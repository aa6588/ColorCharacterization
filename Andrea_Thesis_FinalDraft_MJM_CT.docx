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A91D5" w14:textId="77777777" w:rsidR="0098444A" w:rsidRDefault="0098444A" w:rsidP="0098444A">
      <w:pPr>
        <w:widowControl w:val="0"/>
        <w:spacing w:after="240"/>
        <w:jc w:val="center"/>
        <w:rPr>
          <w:rFonts w:ascii="Times" w:eastAsia="Times" w:hAnsi="Times" w:cs="Times"/>
          <w:color w:val="000000"/>
          <w:sz w:val="40"/>
          <w:szCs w:val="40"/>
        </w:rPr>
      </w:pPr>
      <w:r>
        <w:rPr>
          <w:rFonts w:ascii="Times" w:eastAsia="Times" w:hAnsi="Times" w:cs="Times"/>
          <w:noProof/>
          <w:color w:val="000000"/>
          <w:sz w:val="40"/>
          <w:szCs w:val="40"/>
        </w:rPr>
        <w:drawing>
          <wp:inline distT="0" distB="0" distL="0" distR="0" wp14:anchorId="0BD6F8B3" wp14:editId="41C801F6">
            <wp:extent cx="1193583" cy="617513"/>
            <wp:effectExtent l="0" t="0" r="0" b="0"/>
            <wp:docPr id="4" name="image1.jpg" descr="A close 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1.jpg" descr="A close up of a logo&#10;&#10;AI-generated content may be incorrect."/>
                    <pic:cNvPicPr preferRelativeResize="0"/>
                  </pic:nvPicPr>
                  <pic:blipFill>
                    <a:blip r:embed="rId11"/>
                    <a:srcRect/>
                    <a:stretch>
                      <a:fillRect/>
                    </a:stretch>
                  </pic:blipFill>
                  <pic:spPr>
                    <a:xfrm>
                      <a:off x="0" y="0"/>
                      <a:ext cx="1193583" cy="617513"/>
                    </a:xfrm>
                    <a:prstGeom prst="rect">
                      <a:avLst/>
                    </a:prstGeom>
                    <a:ln/>
                  </pic:spPr>
                </pic:pic>
              </a:graphicData>
            </a:graphic>
          </wp:inline>
        </w:drawing>
      </w:r>
    </w:p>
    <w:p w14:paraId="6E596CAC" w14:textId="77777777" w:rsidR="0098444A" w:rsidRDefault="0098444A" w:rsidP="0098444A">
      <w:pPr>
        <w:widowControl w:val="0"/>
        <w:spacing w:after="240"/>
        <w:jc w:val="center"/>
        <w:rPr>
          <w:rFonts w:ascii="Times" w:eastAsia="Times" w:hAnsi="Times" w:cs="Times"/>
          <w:color w:val="000000"/>
        </w:rPr>
      </w:pPr>
      <w:r>
        <w:rPr>
          <w:rFonts w:ascii="Times" w:eastAsia="Times" w:hAnsi="Times" w:cs="Times"/>
          <w:color w:val="000000"/>
        </w:rPr>
        <w:t>Program of Color Science</w:t>
      </w:r>
    </w:p>
    <w:p w14:paraId="77AAE995" w14:textId="77777777" w:rsidR="0098444A" w:rsidRDefault="0098444A" w:rsidP="0098444A">
      <w:pPr>
        <w:widowControl w:val="0"/>
        <w:spacing w:after="240"/>
        <w:jc w:val="center"/>
        <w:rPr>
          <w:rFonts w:ascii="Times" w:eastAsia="Times" w:hAnsi="Times" w:cs="Times"/>
          <w:color w:val="000000"/>
          <w:sz w:val="21"/>
          <w:szCs w:val="21"/>
        </w:rPr>
      </w:pPr>
      <w:r>
        <w:rPr>
          <w:rFonts w:ascii="Times" w:eastAsia="Times" w:hAnsi="Times" w:cs="Times"/>
          <w:color w:val="000000"/>
        </w:rPr>
        <w:t>Munsell Color Science Laboratory</w:t>
      </w:r>
    </w:p>
    <w:p w14:paraId="72CFF6EE" w14:textId="77777777" w:rsidR="0098444A" w:rsidRDefault="0098444A" w:rsidP="0098444A">
      <w:pPr>
        <w:widowControl w:val="0"/>
        <w:spacing w:after="240"/>
        <w:jc w:val="center"/>
        <w:rPr>
          <w:rFonts w:ascii="Times" w:eastAsia="Times" w:hAnsi="Times" w:cs="Times"/>
          <w:color w:val="000000"/>
        </w:rPr>
      </w:pPr>
      <w:r>
        <w:rPr>
          <w:rFonts w:ascii="Times" w:eastAsia="Times" w:hAnsi="Times" w:cs="Times"/>
          <w:color w:val="000000"/>
        </w:rPr>
        <w:t>College of Science</w:t>
      </w:r>
    </w:p>
    <w:p w14:paraId="2F4107C4" w14:textId="77777777" w:rsidR="0098444A" w:rsidRDefault="0098444A" w:rsidP="0098444A">
      <w:pPr>
        <w:widowControl w:val="0"/>
        <w:spacing w:after="240"/>
        <w:jc w:val="center"/>
        <w:rPr>
          <w:rFonts w:ascii="Times" w:eastAsia="Times" w:hAnsi="Times" w:cs="Times"/>
          <w:color w:val="000000"/>
        </w:rPr>
      </w:pPr>
      <w:r>
        <w:rPr>
          <w:rFonts w:ascii="Times" w:eastAsia="Times" w:hAnsi="Times" w:cs="Times"/>
          <w:color w:val="000000"/>
        </w:rPr>
        <w:t>Rochester, NY</w:t>
      </w:r>
    </w:p>
    <w:p w14:paraId="6CD3B50E" w14:textId="77777777" w:rsidR="0098444A" w:rsidRDefault="0098444A" w:rsidP="0098444A">
      <w:pPr>
        <w:widowControl w:val="0"/>
        <w:spacing w:after="240"/>
        <w:jc w:val="center"/>
        <w:rPr>
          <w:rFonts w:ascii="Times" w:eastAsia="Times" w:hAnsi="Times" w:cs="Times"/>
          <w:color w:val="000000"/>
        </w:rPr>
      </w:pPr>
    </w:p>
    <w:p w14:paraId="7407DE86" w14:textId="7BD4351D" w:rsidR="0098444A" w:rsidRPr="00847903" w:rsidRDefault="0098444A" w:rsidP="00847903">
      <w:pPr>
        <w:pStyle w:val="Title"/>
        <w:spacing w:line="480" w:lineRule="auto"/>
        <w:jc w:val="center"/>
        <w:rPr>
          <w:rFonts w:ascii="Times New Roman" w:eastAsiaTheme="minorHAnsi" w:hAnsi="Times New Roman" w:cs="Times New Roman"/>
          <w:b/>
          <w:bCs/>
          <w:sz w:val="40"/>
          <w:szCs w:val="40"/>
        </w:rPr>
      </w:pPr>
      <w:r w:rsidRPr="00847903">
        <w:rPr>
          <w:rFonts w:ascii="Times New Roman" w:hAnsi="Times New Roman" w:cs="Times New Roman"/>
          <w:b/>
          <w:bCs/>
          <w:sz w:val="40"/>
          <w:szCs w:val="40"/>
        </w:rPr>
        <w:t>Color Constancy in Virtual Environments with Head-Mounted and Flat-Panel Displays Across Different Illuminants and Lightness Levels</w:t>
      </w:r>
    </w:p>
    <w:p w14:paraId="6CF0BF00" w14:textId="38AD05B7" w:rsidR="0098444A" w:rsidRDefault="0098444A" w:rsidP="0098444A">
      <w:pPr>
        <w:widowControl w:val="0"/>
        <w:spacing w:after="240"/>
        <w:jc w:val="center"/>
        <w:rPr>
          <w:rFonts w:ascii="Times" w:eastAsia="Times" w:hAnsi="Times" w:cs="Times"/>
          <w:color w:val="000000"/>
        </w:rPr>
      </w:pPr>
      <w:r>
        <w:rPr>
          <w:rFonts w:ascii="Times" w:eastAsia="Times" w:hAnsi="Times" w:cs="Times"/>
          <w:color w:val="000000"/>
        </w:rPr>
        <w:t>By</w:t>
      </w:r>
      <w:r w:rsidR="00847903">
        <w:rPr>
          <w:rFonts w:ascii="Times" w:eastAsia="Times" w:hAnsi="Times" w:cs="Times"/>
          <w:color w:val="000000"/>
        </w:rPr>
        <w:t xml:space="preserve"> </w:t>
      </w:r>
    </w:p>
    <w:p w14:paraId="6ADC5ACF" w14:textId="43058B6D" w:rsidR="0098444A" w:rsidRDefault="006141B7" w:rsidP="0098444A">
      <w:pPr>
        <w:widowControl w:val="0"/>
        <w:spacing w:after="240"/>
        <w:jc w:val="center"/>
        <w:rPr>
          <w:rFonts w:ascii="Times" w:eastAsia="Times" w:hAnsi="Times" w:cs="Times"/>
          <w:color w:val="000000"/>
        </w:rPr>
      </w:pPr>
      <w:r>
        <w:rPr>
          <w:rFonts w:ascii="Times" w:eastAsia="Times" w:hAnsi="Times" w:cs="Times"/>
          <w:color w:val="000000"/>
        </w:rPr>
        <w:t>Andrea Avendano Martinez</w:t>
      </w:r>
    </w:p>
    <w:p w14:paraId="2294A220" w14:textId="1A2B7155" w:rsidR="0098444A" w:rsidRDefault="006141B7" w:rsidP="0098444A">
      <w:pPr>
        <w:widowControl w:val="0"/>
        <w:spacing w:after="240"/>
        <w:jc w:val="center"/>
        <w:rPr>
          <w:rFonts w:ascii="Times" w:eastAsia="Times" w:hAnsi="Times" w:cs="Times"/>
          <w:color w:val="000000"/>
        </w:rPr>
      </w:pPr>
      <w:r>
        <w:rPr>
          <w:rFonts w:ascii="Times" w:eastAsia="Times" w:hAnsi="Times" w:cs="Times"/>
          <w:color w:val="000000"/>
        </w:rPr>
        <w:t>April 2025</w:t>
      </w:r>
    </w:p>
    <w:p w14:paraId="3B1C60E5" w14:textId="77777777" w:rsidR="0098444A" w:rsidRDefault="0098444A" w:rsidP="0098444A">
      <w:pPr>
        <w:widowControl w:val="0"/>
        <w:spacing w:after="240"/>
        <w:jc w:val="center"/>
        <w:rPr>
          <w:rFonts w:ascii="Times" w:eastAsia="Times" w:hAnsi="Times" w:cs="Times"/>
          <w:color w:val="000000"/>
        </w:rPr>
      </w:pPr>
    </w:p>
    <w:p w14:paraId="4ABDFEAB" w14:textId="77777777" w:rsidR="0098444A" w:rsidRDefault="0098444A" w:rsidP="0098444A">
      <w:pPr>
        <w:widowControl w:val="0"/>
        <w:spacing w:after="240"/>
        <w:jc w:val="center"/>
        <w:rPr>
          <w:rFonts w:ascii="Times" w:eastAsia="Times" w:hAnsi="Times" w:cs="Times"/>
          <w:color w:val="000000"/>
        </w:rPr>
      </w:pPr>
      <w:r>
        <w:rPr>
          <w:rFonts w:ascii="Times" w:eastAsia="Times" w:hAnsi="Times" w:cs="Times"/>
          <w:color w:val="000000"/>
        </w:rPr>
        <w:t xml:space="preserve">A Thesis Submitted in </w:t>
      </w:r>
    </w:p>
    <w:p w14:paraId="75DFB8EA" w14:textId="77777777" w:rsidR="0098444A" w:rsidRDefault="0098444A" w:rsidP="0098444A">
      <w:pPr>
        <w:widowControl w:val="0"/>
        <w:spacing w:after="240"/>
        <w:jc w:val="center"/>
        <w:rPr>
          <w:rFonts w:ascii="Times" w:eastAsia="Times" w:hAnsi="Times" w:cs="Times"/>
          <w:color w:val="000000"/>
        </w:rPr>
      </w:pPr>
      <w:bookmarkStart w:id="0" w:name="_heading=h.gjdgxs" w:colFirst="0" w:colLast="0"/>
      <w:bookmarkEnd w:id="0"/>
      <w:r>
        <w:rPr>
          <w:rFonts w:ascii="Times" w:eastAsia="Times" w:hAnsi="Times" w:cs="Times"/>
          <w:color w:val="000000"/>
        </w:rPr>
        <w:t xml:space="preserve">Partial Fulfillment of the Requirements for the </w:t>
      </w:r>
    </w:p>
    <w:p w14:paraId="22C5DE33" w14:textId="77777777" w:rsidR="0098444A" w:rsidRDefault="0098444A" w:rsidP="0098444A">
      <w:pPr>
        <w:widowControl w:val="0"/>
        <w:spacing w:after="240"/>
        <w:jc w:val="center"/>
        <w:rPr>
          <w:rFonts w:ascii="Times" w:eastAsia="Times" w:hAnsi="Times" w:cs="Times"/>
          <w:color w:val="000000"/>
        </w:rPr>
      </w:pPr>
      <w:r>
        <w:rPr>
          <w:rFonts w:ascii="Times" w:eastAsia="Times" w:hAnsi="Times" w:cs="Times"/>
          <w:color w:val="000000"/>
        </w:rPr>
        <w:t>Degree of Master of Science in Color Science</w:t>
      </w:r>
    </w:p>
    <w:p w14:paraId="1BEA014D" w14:textId="77777777" w:rsidR="0098444A" w:rsidRDefault="0098444A" w:rsidP="0098444A">
      <w:pPr>
        <w:widowControl w:val="0"/>
        <w:spacing w:after="240"/>
        <w:jc w:val="center"/>
        <w:rPr>
          <w:rFonts w:ascii="Times" w:eastAsia="Times" w:hAnsi="Times" w:cs="Times"/>
          <w:color w:val="000000"/>
        </w:rPr>
      </w:pPr>
    </w:p>
    <w:p w14:paraId="7B40B857" w14:textId="77777777" w:rsidR="0098444A" w:rsidRDefault="0098444A" w:rsidP="0098444A">
      <w:pPr>
        <w:widowControl w:val="0"/>
        <w:spacing w:after="240"/>
        <w:rPr>
          <w:rFonts w:ascii="Times" w:eastAsia="Times" w:hAnsi="Times" w:cs="Times"/>
          <w:color w:val="000000"/>
          <w:u w:val="single"/>
        </w:rPr>
      </w:pPr>
      <w:r>
        <w:rPr>
          <w:rFonts w:ascii="Times" w:eastAsia="Times" w:hAnsi="Times" w:cs="Times"/>
          <w:color w:val="000000"/>
        </w:rPr>
        <w:t>Signature of Author _____________________________________________________________</w:t>
      </w:r>
    </w:p>
    <w:p w14:paraId="7CECEBD8" w14:textId="77777777" w:rsidR="0098444A" w:rsidRDefault="0098444A" w:rsidP="0098444A">
      <w:pPr>
        <w:widowControl w:val="0"/>
        <w:rPr>
          <w:rFonts w:ascii="Times" w:eastAsia="Times" w:hAnsi="Times" w:cs="Times"/>
          <w:color w:val="000000"/>
        </w:rPr>
      </w:pPr>
      <w:r>
        <w:rPr>
          <w:rFonts w:ascii="Times" w:eastAsia="Times" w:hAnsi="Times" w:cs="Times"/>
          <w:color w:val="000000"/>
        </w:rPr>
        <w:t>Accepted by   __________________________________________________________________</w:t>
      </w:r>
    </w:p>
    <w:p w14:paraId="513DE378" w14:textId="772A73DB" w:rsidR="00CB3B88" w:rsidRDefault="0098444A" w:rsidP="0098444A">
      <w:pPr>
        <w:widowControl w:val="0"/>
        <w:rPr>
          <w:rFonts w:ascii="Times" w:eastAsia="Times" w:hAnsi="Times" w:cs="Times"/>
          <w:color w:val="000000"/>
          <w:sz w:val="22"/>
          <w:szCs w:val="22"/>
        </w:rPr>
        <w:sectPr w:rsidR="00CB3B88" w:rsidSect="00523252">
          <w:headerReference w:type="default" r:id="rId12"/>
          <w:pgSz w:w="12240" w:h="15840"/>
          <w:pgMar w:top="1440" w:right="1440" w:bottom="1440" w:left="1440" w:header="720" w:footer="720" w:gutter="0"/>
          <w:pgNumType w:start="1"/>
          <w:cols w:space="720"/>
          <w:titlePg/>
          <w:docGrid w:linePitch="360"/>
        </w:sectPr>
      </w:pPr>
      <w:r>
        <w:rPr>
          <w:rFonts w:ascii="Times" w:eastAsia="Times" w:hAnsi="Times" w:cs="Times"/>
          <w:color w:val="000000"/>
          <w:sz w:val="22"/>
          <w:szCs w:val="22"/>
        </w:rPr>
        <w:t xml:space="preserve">                                Dr. </w:t>
      </w:r>
      <w:r>
        <w:rPr>
          <w:rFonts w:ascii="Times" w:eastAsia="Times" w:hAnsi="Times" w:cs="Times"/>
          <w:sz w:val="22"/>
          <w:szCs w:val="22"/>
        </w:rPr>
        <w:t>Susan Farnand</w:t>
      </w:r>
      <w:r>
        <w:rPr>
          <w:rFonts w:ascii="Times" w:eastAsia="Times" w:hAnsi="Times" w:cs="Times"/>
          <w:color w:val="000000"/>
          <w:sz w:val="22"/>
          <w:szCs w:val="22"/>
        </w:rPr>
        <w:t>, Graduate Program Director                              Dat</w:t>
      </w:r>
      <w:r w:rsidR="00CB3B88">
        <w:rPr>
          <w:rFonts w:ascii="Times" w:eastAsia="Times" w:hAnsi="Times" w:cs="Times"/>
          <w:color w:val="000000"/>
          <w:sz w:val="22"/>
          <w:szCs w:val="22"/>
        </w:rPr>
        <w:t>e</w:t>
      </w:r>
    </w:p>
    <w:p w14:paraId="7B46998B" w14:textId="4259CC68" w:rsidR="00994555" w:rsidRDefault="00994555" w:rsidP="0098444A">
      <w:pPr>
        <w:widowControl w:val="0"/>
        <w:rPr>
          <w:rFonts w:ascii="Times" w:eastAsia="Times" w:hAnsi="Times" w:cs="Times"/>
          <w:color w:val="000000"/>
          <w:sz w:val="22"/>
          <w:szCs w:val="22"/>
        </w:rPr>
      </w:pPr>
    </w:p>
    <w:p w14:paraId="3E2CC268" w14:textId="77777777" w:rsidR="007178BD" w:rsidRDefault="007178BD" w:rsidP="007178BD">
      <w:pPr>
        <w:widowControl w:val="0"/>
        <w:spacing w:after="240"/>
        <w:jc w:val="center"/>
        <w:rPr>
          <w:rFonts w:ascii="Times" w:eastAsia="Times" w:hAnsi="Times" w:cs="Times"/>
          <w:color w:val="000000"/>
          <w:sz w:val="40"/>
          <w:szCs w:val="40"/>
        </w:rPr>
      </w:pPr>
      <w:r>
        <w:rPr>
          <w:rFonts w:ascii="Times" w:eastAsia="Times" w:hAnsi="Times" w:cs="Times"/>
          <w:noProof/>
          <w:color w:val="000000"/>
          <w:sz w:val="40"/>
          <w:szCs w:val="40"/>
        </w:rPr>
        <w:drawing>
          <wp:inline distT="0" distB="0" distL="0" distR="0" wp14:anchorId="227CF47D" wp14:editId="2EBC3042">
            <wp:extent cx="1193583" cy="617513"/>
            <wp:effectExtent l="0" t="0" r="0" b="0"/>
            <wp:docPr id="197664017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1193583" cy="617513"/>
                    </a:xfrm>
                    <a:prstGeom prst="rect">
                      <a:avLst/>
                    </a:prstGeom>
                    <a:ln/>
                  </pic:spPr>
                </pic:pic>
              </a:graphicData>
            </a:graphic>
          </wp:inline>
        </w:drawing>
      </w:r>
    </w:p>
    <w:p w14:paraId="562AF070" w14:textId="77777777" w:rsidR="007178BD" w:rsidRDefault="007178BD" w:rsidP="007178BD">
      <w:pPr>
        <w:jc w:val="center"/>
        <w:rPr>
          <w:sz w:val="21"/>
          <w:szCs w:val="21"/>
        </w:rPr>
      </w:pPr>
    </w:p>
    <w:p w14:paraId="4856DEAA" w14:textId="77777777" w:rsidR="007178BD" w:rsidRDefault="007178BD" w:rsidP="007178BD">
      <w:pPr>
        <w:widowControl w:val="0"/>
        <w:spacing w:after="240"/>
        <w:jc w:val="center"/>
        <w:rPr>
          <w:rFonts w:ascii="Times" w:eastAsia="Times" w:hAnsi="Times" w:cs="Times"/>
          <w:color w:val="000000"/>
        </w:rPr>
      </w:pPr>
      <w:r>
        <w:rPr>
          <w:rFonts w:ascii="Times" w:eastAsia="Times" w:hAnsi="Times" w:cs="Times"/>
          <w:color w:val="000000"/>
        </w:rPr>
        <w:t>Program of Color Science</w:t>
      </w:r>
    </w:p>
    <w:p w14:paraId="47A901C4" w14:textId="77777777" w:rsidR="007178BD" w:rsidRDefault="007178BD" w:rsidP="007178BD">
      <w:pPr>
        <w:widowControl w:val="0"/>
        <w:spacing w:after="240"/>
        <w:jc w:val="center"/>
        <w:rPr>
          <w:rFonts w:ascii="Times" w:eastAsia="Times" w:hAnsi="Times" w:cs="Times"/>
          <w:color w:val="000000"/>
          <w:sz w:val="21"/>
          <w:szCs w:val="21"/>
        </w:rPr>
      </w:pPr>
      <w:r>
        <w:rPr>
          <w:rFonts w:ascii="Times" w:eastAsia="Times" w:hAnsi="Times" w:cs="Times"/>
          <w:color w:val="000000"/>
        </w:rPr>
        <w:t>Munsell Color Science Laboratory</w:t>
      </w:r>
    </w:p>
    <w:p w14:paraId="39B58628" w14:textId="77777777" w:rsidR="007178BD" w:rsidRDefault="007178BD" w:rsidP="007178BD">
      <w:pPr>
        <w:widowControl w:val="0"/>
        <w:spacing w:after="240"/>
        <w:jc w:val="center"/>
        <w:rPr>
          <w:rFonts w:ascii="Times" w:eastAsia="Times" w:hAnsi="Times" w:cs="Times"/>
          <w:color w:val="000000"/>
        </w:rPr>
      </w:pPr>
      <w:r>
        <w:rPr>
          <w:rFonts w:ascii="Times" w:eastAsia="Times" w:hAnsi="Times" w:cs="Times"/>
          <w:color w:val="000000"/>
        </w:rPr>
        <w:t>College of Science</w:t>
      </w:r>
    </w:p>
    <w:p w14:paraId="03E89117" w14:textId="77777777" w:rsidR="007178BD" w:rsidRDefault="007178BD" w:rsidP="007178BD">
      <w:pPr>
        <w:widowControl w:val="0"/>
        <w:spacing w:after="240"/>
        <w:jc w:val="center"/>
        <w:rPr>
          <w:rFonts w:ascii="Times" w:eastAsia="Times" w:hAnsi="Times" w:cs="Times"/>
          <w:color w:val="000000"/>
        </w:rPr>
      </w:pPr>
      <w:r>
        <w:rPr>
          <w:rFonts w:ascii="Times" w:eastAsia="Times" w:hAnsi="Times" w:cs="Times"/>
          <w:color w:val="000000"/>
        </w:rPr>
        <w:t>Rochester, NY</w:t>
      </w:r>
    </w:p>
    <w:p w14:paraId="0C12C9B2" w14:textId="77777777" w:rsidR="007178BD" w:rsidRDefault="007178BD" w:rsidP="007178BD">
      <w:pPr>
        <w:widowControl w:val="0"/>
        <w:spacing w:after="240"/>
        <w:jc w:val="center"/>
        <w:rPr>
          <w:rFonts w:ascii="Times" w:eastAsia="Times" w:hAnsi="Times" w:cs="Times"/>
          <w:color w:val="000000"/>
          <w:u w:val="single"/>
        </w:rPr>
      </w:pPr>
      <w:r>
        <w:rPr>
          <w:rFonts w:ascii="Times" w:eastAsia="Times" w:hAnsi="Times" w:cs="Times"/>
          <w:color w:val="000000"/>
          <w:u w:val="single"/>
        </w:rPr>
        <w:t>CERTIFICATE OF APPROVAL</w:t>
      </w:r>
    </w:p>
    <w:p w14:paraId="47D056D4" w14:textId="77777777" w:rsidR="007178BD" w:rsidRDefault="007178BD" w:rsidP="007178BD">
      <w:pPr>
        <w:widowControl w:val="0"/>
        <w:spacing w:after="240"/>
        <w:jc w:val="center"/>
        <w:rPr>
          <w:rFonts w:ascii="Times" w:eastAsia="Times" w:hAnsi="Times" w:cs="Times"/>
          <w:color w:val="000000"/>
          <w:u w:val="single"/>
        </w:rPr>
      </w:pPr>
      <w:r>
        <w:rPr>
          <w:rFonts w:ascii="Times" w:eastAsia="Times" w:hAnsi="Times" w:cs="Times"/>
          <w:color w:val="000000"/>
        </w:rPr>
        <w:t>_____________________________________________________________</w:t>
      </w:r>
    </w:p>
    <w:p w14:paraId="1E9FE074" w14:textId="77777777" w:rsidR="007178BD" w:rsidRDefault="007178BD" w:rsidP="007178BD">
      <w:pPr>
        <w:widowControl w:val="0"/>
        <w:jc w:val="center"/>
        <w:rPr>
          <w:rFonts w:ascii="Times" w:eastAsia="Times" w:hAnsi="Times" w:cs="Times"/>
          <w:color w:val="000000"/>
        </w:rPr>
      </w:pPr>
      <w:r>
        <w:rPr>
          <w:rFonts w:ascii="Times" w:eastAsia="Times" w:hAnsi="Times" w:cs="Times"/>
          <w:color w:val="000000"/>
        </w:rPr>
        <w:t>MASTER’S DEGREE THESIS</w:t>
      </w:r>
    </w:p>
    <w:p w14:paraId="76728905" w14:textId="77777777" w:rsidR="007178BD" w:rsidRDefault="007178BD" w:rsidP="007178BD">
      <w:pPr>
        <w:widowControl w:val="0"/>
        <w:spacing w:after="240"/>
        <w:jc w:val="center"/>
        <w:rPr>
          <w:rFonts w:ascii="Times" w:eastAsia="Times" w:hAnsi="Times" w:cs="Times"/>
          <w:color w:val="000000"/>
          <w:u w:val="single"/>
        </w:rPr>
      </w:pPr>
      <w:r>
        <w:rPr>
          <w:rFonts w:ascii="Times" w:eastAsia="Times" w:hAnsi="Times" w:cs="Times"/>
          <w:color w:val="000000"/>
        </w:rPr>
        <w:t>_____________________________________________________________</w:t>
      </w:r>
    </w:p>
    <w:p w14:paraId="22FF7E94" w14:textId="1B6CD945" w:rsidR="007178BD" w:rsidRDefault="007178BD" w:rsidP="007178BD">
      <w:pPr>
        <w:widowControl w:val="0"/>
        <w:spacing w:after="240"/>
        <w:jc w:val="center"/>
        <w:rPr>
          <w:rFonts w:ascii="Times" w:eastAsia="Times" w:hAnsi="Times" w:cs="Times"/>
          <w:color w:val="000000"/>
        </w:rPr>
      </w:pPr>
      <w:r>
        <w:rPr>
          <w:rFonts w:ascii="Times" w:eastAsia="Times" w:hAnsi="Times" w:cs="Times"/>
          <w:color w:val="000000"/>
        </w:rPr>
        <w:t xml:space="preserve">The Master’s Degree Thesis of </w:t>
      </w:r>
      <w:r w:rsidR="0032539B">
        <w:rPr>
          <w:rFonts w:ascii="Times" w:eastAsia="Times" w:hAnsi="Times" w:cs="Times"/>
          <w:color w:val="000000"/>
        </w:rPr>
        <w:t>Andrea Avendano Martinez</w:t>
      </w:r>
    </w:p>
    <w:p w14:paraId="3EA7ADB0" w14:textId="77777777" w:rsidR="007178BD" w:rsidRDefault="007178BD" w:rsidP="007178BD">
      <w:pPr>
        <w:widowControl w:val="0"/>
        <w:spacing w:after="240"/>
        <w:jc w:val="center"/>
        <w:rPr>
          <w:rFonts w:ascii="Times" w:eastAsia="Times" w:hAnsi="Times" w:cs="Times"/>
          <w:color w:val="000000"/>
        </w:rPr>
      </w:pPr>
      <w:r>
        <w:rPr>
          <w:rFonts w:ascii="Times" w:eastAsia="Times" w:hAnsi="Times" w:cs="Times"/>
          <w:color w:val="000000"/>
        </w:rPr>
        <w:t>Has been examined and approved by the</w:t>
      </w:r>
    </w:p>
    <w:p w14:paraId="41BEFC13" w14:textId="77777777" w:rsidR="007178BD" w:rsidRDefault="007178BD" w:rsidP="007178BD">
      <w:pPr>
        <w:widowControl w:val="0"/>
        <w:spacing w:after="240"/>
        <w:jc w:val="center"/>
        <w:rPr>
          <w:rFonts w:ascii="Times" w:eastAsia="Times" w:hAnsi="Times" w:cs="Times"/>
          <w:color w:val="000000"/>
        </w:rPr>
      </w:pPr>
      <w:r>
        <w:rPr>
          <w:rFonts w:ascii="Times" w:eastAsia="Times" w:hAnsi="Times" w:cs="Times"/>
          <w:color w:val="000000"/>
        </w:rPr>
        <w:t xml:space="preserve">Committee as satisfactory for the </w:t>
      </w:r>
    </w:p>
    <w:p w14:paraId="56D93526" w14:textId="77777777" w:rsidR="007178BD" w:rsidRDefault="007178BD" w:rsidP="007178BD">
      <w:pPr>
        <w:widowControl w:val="0"/>
        <w:spacing w:after="240"/>
        <w:jc w:val="center"/>
        <w:rPr>
          <w:rFonts w:ascii="Times" w:eastAsia="Times" w:hAnsi="Times" w:cs="Times"/>
          <w:color w:val="000000"/>
        </w:rPr>
      </w:pPr>
      <w:r>
        <w:rPr>
          <w:rFonts w:ascii="Times" w:eastAsia="Times" w:hAnsi="Times" w:cs="Times"/>
          <w:color w:val="000000"/>
        </w:rPr>
        <w:t>Thesis required for the</w:t>
      </w:r>
    </w:p>
    <w:p w14:paraId="65D8E13F" w14:textId="77777777" w:rsidR="007178BD" w:rsidRDefault="007178BD" w:rsidP="007178BD">
      <w:pPr>
        <w:widowControl w:val="0"/>
        <w:spacing w:after="240"/>
        <w:jc w:val="center"/>
        <w:rPr>
          <w:rFonts w:ascii="Times" w:eastAsia="Times" w:hAnsi="Times" w:cs="Times"/>
          <w:color w:val="000000"/>
        </w:rPr>
      </w:pPr>
      <w:r>
        <w:rPr>
          <w:rFonts w:ascii="Times" w:eastAsia="Times" w:hAnsi="Times" w:cs="Times"/>
          <w:color w:val="000000"/>
        </w:rPr>
        <w:t>Master’s degree in Color Science</w:t>
      </w:r>
    </w:p>
    <w:p w14:paraId="4C46240C" w14:textId="77777777" w:rsidR="007178BD" w:rsidRDefault="007178BD" w:rsidP="007178BD">
      <w:pPr>
        <w:widowControl w:val="0"/>
        <w:spacing w:after="240"/>
        <w:jc w:val="center"/>
        <w:rPr>
          <w:rFonts w:ascii="Times" w:eastAsia="Times" w:hAnsi="Times" w:cs="Times"/>
          <w:color w:val="000000"/>
        </w:rPr>
      </w:pPr>
    </w:p>
    <w:p w14:paraId="39E1CB5C" w14:textId="77777777" w:rsidR="007178BD" w:rsidRDefault="007178BD" w:rsidP="007178BD">
      <w:pPr>
        <w:widowControl w:val="0"/>
        <w:pBdr>
          <w:bottom w:val="single" w:sz="12" w:space="1" w:color="000000"/>
        </w:pBdr>
        <w:jc w:val="center"/>
        <w:rPr>
          <w:rFonts w:ascii="Times" w:eastAsia="Times" w:hAnsi="Times" w:cs="Times"/>
          <w:color w:val="000000"/>
        </w:rPr>
      </w:pPr>
    </w:p>
    <w:p w14:paraId="26434A96" w14:textId="77777777" w:rsidR="007178BD" w:rsidRDefault="007178BD" w:rsidP="007178BD">
      <w:pPr>
        <w:widowControl w:val="0"/>
        <w:spacing w:after="240"/>
        <w:rPr>
          <w:rFonts w:ascii="Times" w:eastAsia="Times" w:hAnsi="Times" w:cs="Times"/>
          <w:color w:val="000000"/>
          <w:u w:val="single"/>
        </w:rPr>
      </w:pPr>
      <w:r>
        <w:rPr>
          <w:rFonts w:ascii="Times" w:eastAsia="Times" w:hAnsi="Times" w:cs="Times"/>
          <w:color w:val="000000"/>
        </w:rPr>
        <w:t>Name, Advisor</w:t>
      </w:r>
    </w:p>
    <w:p w14:paraId="7E911EE0" w14:textId="77777777" w:rsidR="007178BD" w:rsidRDefault="007178BD" w:rsidP="007178BD">
      <w:pPr>
        <w:widowControl w:val="0"/>
        <w:pBdr>
          <w:bottom w:val="single" w:sz="12" w:space="1" w:color="000000"/>
        </w:pBdr>
        <w:jc w:val="center"/>
        <w:rPr>
          <w:rFonts w:ascii="Times" w:eastAsia="Times" w:hAnsi="Times" w:cs="Times"/>
          <w:color w:val="000000"/>
        </w:rPr>
      </w:pPr>
    </w:p>
    <w:p w14:paraId="205A7508" w14:textId="77777777" w:rsidR="007178BD" w:rsidRDefault="007178BD" w:rsidP="007178BD">
      <w:pPr>
        <w:widowControl w:val="0"/>
        <w:spacing w:after="240"/>
        <w:rPr>
          <w:rFonts w:ascii="Times" w:eastAsia="Times" w:hAnsi="Times" w:cs="Times"/>
          <w:color w:val="000000"/>
          <w:u w:val="single"/>
        </w:rPr>
      </w:pPr>
      <w:r>
        <w:rPr>
          <w:rFonts w:ascii="Times" w:eastAsia="Times" w:hAnsi="Times" w:cs="Times"/>
          <w:color w:val="000000"/>
        </w:rPr>
        <w:t>Name, Faculty Member</w:t>
      </w:r>
    </w:p>
    <w:p w14:paraId="49487EE9" w14:textId="77777777" w:rsidR="007178BD" w:rsidRDefault="007178BD" w:rsidP="007178BD">
      <w:pPr>
        <w:widowControl w:val="0"/>
        <w:pBdr>
          <w:bottom w:val="single" w:sz="12" w:space="1" w:color="000000"/>
        </w:pBdr>
        <w:jc w:val="center"/>
        <w:rPr>
          <w:rFonts w:ascii="Times" w:eastAsia="Times" w:hAnsi="Times" w:cs="Times"/>
          <w:color w:val="000000"/>
        </w:rPr>
      </w:pPr>
    </w:p>
    <w:p w14:paraId="08C423F9" w14:textId="6BEEA187" w:rsidR="00936321" w:rsidRPr="007178BD" w:rsidRDefault="007178BD" w:rsidP="007178BD">
      <w:pPr>
        <w:widowControl w:val="0"/>
        <w:spacing w:after="240"/>
        <w:rPr>
          <w:rFonts w:ascii="Times" w:eastAsia="Times" w:hAnsi="Times" w:cs="Times"/>
          <w:color w:val="000000"/>
          <w:u w:val="single"/>
        </w:rPr>
      </w:pPr>
      <w:r>
        <w:rPr>
          <w:rFonts w:ascii="Times" w:eastAsia="Times" w:hAnsi="Times" w:cs="Times"/>
          <w:color w:val="000000"/>
        </w:rPr>
        <w:t>Date</w:t>
      </w:r>
    </w:p>
    <w:p w14:paraId="183E895E" w14:textId="77777777" w:rsidR="00860F40" w:rsidRDefault="00860F40" w:rsidP="00860F40">
      <w:pPr>
        <w:pStyle w:val="ChapterTitle"/>
      </w:pPr>
      <w:bookmarkStart w:id="1" w:name="_Toc195975212"/>
      <w:r w:rsidRPr="00994555">
        <w:lastRenderedPageBreak/>
        <w:t>Abstract</w:t>
      </w:r>
      <w:bookmarkEnd w:id="1"/>
    </w:p>
    <w:p w14:paraId="3228AB19" w14:textId="77777777" w:rsidR="00860F40" w:rsidRDefault="00860F40" w:rsidP="00630B2F">
      <w:pPr>
        <w:spacing w:line="480" w:lineRule="auto"/>
        <w:rPr>
          <w:rFonts w:ascii="Times New Roman" w:hAnsi="Times New Roman" w:cs="Times New Roman"/>
        </w:rPr>
      </w:pPr>
      <w:r w:rsidRPr="00BF28BC">
        <w:rPr>
          <w:rFonts w:ascii="Times New Roman" w:hAnsi="Times New Roman" w:cs="Times New Roman"/>
        </w:rPr>
        <w:t xml:space="preserve"> </w:t>
      </w:r>
      <w:r w:rsidRPr="00F76B79">
        <w:rPr>
          <w:rFonts w:ascii="Times New Roman" w:hAnsi="Times New Roman" w:cs="Times New Roman"/>
        </w:rPr>
        <w:t>Virtual reality (VR) is commonly used as a tool for enhancing immersion within virtual environments, with one of its primary goals being to approximate real-world perception as closely as possible. In everyday life, variations in lighting conditions significantly influence how colors are perceived across different times and settings. However, the human visual system compensates for these changes, maintaining relatively stable color perception</w:t>
      </w:r>
      <w:r>
        <w:rPr>
          <w:rFonts w:ascii="Times New Roman" w:hAnsi="Times New Roman" w:cs="Times New Roman"/>
        </w:rPr>
        <w:t xml:space="preserve">; </w:t>
      </w:r>
      <w:r w:rsidRPr="00F76B79">
        <w:rPr>
          <w:rFonts w:ascii="Times New Roman" w:hAnsi="Times New Roman" w:cs="Times New Roman"/>
        </w:rPr>
        <w:t xml:space="preserve">a phenomenon known as color constancy. This process is </w:t>
      </w:r>
      <w:r>
        <w:rPr>
          <w:rFonts w:ascii="Times New Roman" w:hAnsi="Times New Roman" w:cs="Times New Roman"/>
        </w:rPr>
        <w:t>driven</w:t>
      </w:r>
      <w:r w:rsidRPr="00F76B79">
        <w:rPr>
          <w:rFonts w:ascii="Times New Roman" w:hAnsi="Times New Roman" w:cs="Times New Roman"/>
        </w:rPr>
        <w:t xml:space="preserve"> by chromatic adaptation, the visual system’s adjustment to changes in illumination.</w:t>
      </w:r>
      <w:r>
        <w:rPr>
          <w:rFonts w:ascii="Times New Roman" w:hAnsi="Times New Roman" w:cs="Times New Roman"/>
        </w:rPr>
        <w:t xml:space="preserve"> </w:t>
      </w:r>
      <w:r w:rsidRPr="00F76B79">
        <w:rPr>
          <w:rFonts w:ascii="Times New Roman" w:hAnsi="Times New Roman" w:cs="Times New Roman"/>
        </w:rPr>
        <w:t>Despite the growing use of VR, little research has explored how color constancy operates in virtual environments viewed through a head-mounted display (HMD), particularly in comparison to conventional flat-panel displays. To address this gap, we conducted a psychophysical achromatic adjustment experiment to compare color constancy between VR and flat display conditions. We also examined the influence of secondary factors such as illuminant chromaticity and target lightness, testing five illuminants (white, red, green, blue, yellow) and three lightness levels (L* = 40, 55, 70).</w:t>
      </w:r>
      <w:r w:rsidRPr="00994555">
        <w:rPr>
          <w:rFonts w:ascii="Times New Roman" w:hAnsi="Times New Roman" w:cs="Times New Roman"/>
        </w:rPr>
        <w:t xml:space="preserve"> </w:t>
      </w:r>
      <w:r w:rsidRPr="00E7444C">
        <w:rPr>
          <w:rFonts w:ascii="Times New Roman" w:hAnsi="Times New Roman" w:cs="Times New Roman"/>
        </w:rPr>
        <w:t xml:space="preserve">Our findings reveal that color constancy is significantly higher in VR than on flat displays across all tested conditions. We also observe significant differences in constancy between illuminants, with the green illuminant yielding the highest constancy and red the lowest. Additionally, higher target lightness levels led to </w:t>
      </w:r>
      <w:r>
        <w:rPr>
          <w:rFonts w:ascii="Times New Roman" w:hAnsi="Times New Roman" w:cs="Times New Roman"/>
        </w:rPr>
        <w:t>lower</w:t>
      </w:r>
      <w:r w:rsidRPr="00E7444C">
        <w:rPr>
          <w:rFonts w:ascii="Times New Roman" w:hAnsi="Times New Roman" w:cs="Times New Roman"/>
        </w:rPr>
        <w:t xml:space="preserve"> constancy</w:t>
      </w:r>
      <w:r>
        <w:rPr>
          <w:rFonts w:ascii="Times New Roman" w:hAnsi="Times New Roman" w:cs="Times New Roman"/>
        </w:rPr>
        <w:t xml:space="preserve">. </w:t>
      </w:r>
      <w:r w:rsidRPr="00097349">
        <w:rPr>
          <w:rFonts w:ascii="Times New Roman" w:hAnsi="Times New Roman" w:cs="Times New Roman"/>
        </w:rPr>
        <w:t xml:space="preserve">By directly comparing VR to flat displays, our study offers evidence that perceptual measures like color constancy </w:t>
      </w:r>
      <w:r>
        <w:rPr>
          <w:rFonts w:ascii="Times New Roman" w:hAnsi="Times New Roman" w:cs="Times New Roman"/>
        </w:rPr>
        <w:t>may</w:t>
      </w:r>
      <w:r w:rsidRPr="00097349">
        <w:rPr>
          <w:rFonts w:ascii="Times New Roman" w:hAnsi="Times New Roman" w:cs="Times New Roman"/>
        </w:rPr>
        <w:t xml:space="preserve"> serve as quantifiable indicators of immersion. This has important implications </w:t>
      </w:r>
      <w:r>
        <w:rPr>
          <w:rFonts w:ascii="Times New Roman" w:hAnsi="Times New Roman" w:cs="Times New Roman"/>
        </w:rPr>
        <w:t xml:space="preserve">not only </w:t>
      </w:r>
      <w:r w:rsidRPr="00E740A4">
        <w:rPr>
          <w:rFonts w:ascii="Times New Roman" w:hAnsi="Times New Roman" w:cs="Times New Roman"/>
        </w:rPr>
        <w:t xml:space="preserve">for refining theories of </w:t>
      </w:r>
      <w:r>
        <w:rPr>
          <w:rFonts w:ascii="Times New Roman" w:hAnsi="Times New Roman" w:cs="Times New Roman"/>
        </w:rPr>
        <w:t>color constancy</w:t>
      </w:r>
      <w:r w:rsidRPr="00E740A4">
        <w:rPr>
          <w:rFonts w:ascii="Times New Roman" w:hAnsi="Times New Roman" w:cs="Times New Roman"/>
        </w:rPr>
        <w:t xml:space="preserve"> </w:t>
      </w:r>
      <w:r>
        <w:rPr>
          <w:rFonts w:ascii="Times New Roman" w:hAnsi="Times New Roman" w:cs="Times New Roman"/>
        </w:rPr>
        <w:t>within</w:t>
      </w:r>
      <w:r w:rsidRPr="00E740A4">
        <w:rPr>
          <w:rFonts w:ascii="Times New Roman" w:hAnsi="Times New Roman" w:cs="Times New Roman"/>
        </w:rPr>
        <w:t xml:space="preserve"> virtual environments</w:t>
      </w:r>
      <w:r>
        <w:rPr>
          <w:rFonts w:ascii="Times New Roman" w:hAnsi="Times New Roman" w:cs="Times New Roman"/>
        </w:rPr>
        <w:t xml:space="preserve">, but also </w:t>
      </w:r>
      <w:r w:rsidRPr="00097349">
        <w:rPr>
          <w:rFonts w:ascii="Times New Roman" w:hAnsi="Times New Roman" w:cs="Times New Roman"/>
        </w:rPr>
        <w:t>for the development of more immersive virtual experiences</w:t>
      </w:r>
      <w:r>
        <w:rPr>
          <w:rFonts w:ascii="Times New Roman" w:hAnsi="Times New Roman" w:cs="Times New Roman"/>
        </w:rPr>
        <w:t>.</w:t>
      </w:r>
    </w:p>
    <w:p w14:paraId="54B4E26D" w14:textId="742E132A" w:rsidR="00860F40" w:rsidRDefault="00860F40" w:rsidP="00EB74A9">
      <w:pPr>
        <w:pStyle w:val="ChapterTitle"/>
        <w:spacing w:line="480" w:lineRule="auto"/>
      </w:pPr>
      <w:bookmarkStart w:id="2" w:name="_Toc195975213"/>
      <w:r w:rsidRPr="00994555">
        <w:lastRenderedPageBreak/>
        <w:t>Acknowledgments</w:t>
      </w:r>
      <w:bookmarkEnd w:id="2"/>
    </w:p>
    <w:p w14:paraId="16F6E1BB" w14:textId="6FEAEFFF" w:rsidR="00860F40" w:rsidRDefault="008374E7" w:rsidP="00EB74A9">
      <w:pPr>
        <w:spacing w:line="480" w:lineRule="auto"/>
        <w:rPr>
          <w:rFonts w:ascii="Times New Roman" w:hAnsi="Times New Roman" w:cs="Times New Roman"/>
        </w:rPr>
      </w:pPr>
      <w:r w:rsidRPr="008374E7">
        <w:rPr>
          <w:rFonts w:ascii="Times New Roman" w:hAnsi="Times New Roman" w:cs="Times New Roman"/>
        </w:rPr>
        <w:t>First, I would like to thank my thesis advisors, Dr. Chris Thorstenson and Dr. Mike Murdoch, for their support and guidance throughout this research project. I appreciate the time and effort they spent working with me.</w:t>
      </w:r>
      <w:r>
        <w:rPr>
          <w:rFonts w:ascii="Times New Roman" w:hAnsi="Times New Roman" w:cs="Times New Roman"/>
        </w:rPr>
        <w:t xml:space="preserve"> </w:t>
      </w:r>
      <w:r w:rsidRPr="008374E7">
        <w:rPr>
          <w:rFonts w:ascii="Times New Roman" w:hAnsi="Times New Roman" w:cs="Times New Roman"/>
        </w:rPr>
        <w:t>I also want to thank Dr. David Long and Dr. Ricky Figueroa, my undergraduate capstone advisor and program director, for their guidance during my academic journey and for helping me transition into graduate school.</w:t>
      </w:r>
      <w:r w:rsidR="001D344B">
        <w:rPr>
          <w:rFonts w:ascii="Times New Roman" w:hAnsi="Times New Roman" w:cs="Times New Roman"/>
        </w:rPr>
        <w:t xml:space="preserve"> </w:t>
      </w:r>
      <w:r w:rsidR="0064395F">
        <w:rPr>
          <w:rFonts w:ascii="Times New Roman" w:hAnsi="Times New Roman" w:cs="Times New Roman"/>
        </w:rPr>
        <w:t>A heartfelt t</w:t>
      </w:r>
      <w:r w:rsidRPr="008374E7">
        <w:rPr>
          <w:rFonts w:ascii="Times New Roman" w:hAnsi="Times New Roman" w:cs="Times New Roman"/>
        </w:rPr>
        <w:t xml:space="preserve">hank you to the faculty, staff, and students in </w:t>
      </w:r>
      <w:r w:rsidR="007545D4">
        <w:rPr>
          <w:rFonts w:ascii="Times New Roman" w:hAnsi="Times New Roman" w:cs="Times New Roman"/>
        </w:rPr>
        <w:t xml:space="preserve">the </w:t>
      </w:r>
      <w:r w:rsidRPr="008374E7">
        <w:rPr>
          <w:rFonts w:ascii="Times New Roman" w:hAnsi="Times New Roman" w:cs="Times New Roman"/>
        </w:rPr>
        <w:t>MCSL color science community for creating a supportive environment that helped me grow during my time here.</w:t>
      </w:r>
      <w:r>
        <w:rPr>
          <w:rFonts w:ascii="Times New Roman" w:hAnsi="Times New Roman" w:cs="Times New Roman"/>
        </w:rPr>
        <w:t xml:space="preserve"> </w:t>
      </w:r>
      <w:r w:rsidRPr="008374E7">
        <w:rPr>
          <w:rFonts w:ascii="Times New Roman" w:hAnsi="Times New Roman" w:cs="Times New Roman"/>
        </w:rPr>
        <w:t xml:space="preserve">Finally, I want to thank my family and loved ones for their support throughout my undergraduate and graduate studies. </w:t>
      </w:r>
      <w:r w:rsidR="003625D2" w:rsidRPr="003625D2">
        <w:rPr>
          <w:rFonts w:ascii="Times New Roman" w:hAnsi="Times New Roman" w:cs="Times New Roman"/>
        </w:rPr>
        <w:t>I would not be where I am today without your love, belief, and encouragement</w:t>
      </w:r>
      <w:r w:rsidRPr="008374E7">
        <w:rPr>
          <w:rFonts w:ascii="Times New Roman" w:hAnsi="Times New Roman" w:cs="Times New Roman"/>
        </w:rPr>
        <w:t>.</w:t>
      </w:r>
      <w:r w:rsidR="001D344B">
        <w:rPr>
          <w:rFonts w:ascii="Times New Roman" w:hAnsi="Times New Roman" w:cs="Times New Roman"/>
        </w:rPr>
        <w:t xml:space="preserve"> I’m excited to continue the next chapter of my journey!</w:t>
      </w:r>
    </w:p>
    <w:p w14:paraId="4824150D" w14:textId="77777777" w:rsidR="00630B2F" w:rsidRDefault="00630B2F" w:rsidP="00630B2F">
      <w:pPr>
        <w:spacing w:line="480" w:lineRule="auto"/>
        <w:rPr>
          <w:rFonts w:ascii="Times New Roman" w:hAnsi="Times New Roman" w:cs="Times New Roman"/>
        </w:rPr>
      </w:pPr>
    </w:p>
    <w:p w14:paraId="14696172" w14:textId="77777777" w:rsidR="00630B2F" w:rsidRDefault="00630B2F" w:rsidP="00630B2F">
      <w:pPr>
        <w:spacing w:line="480" w:lineRule="auto"/>
        <w:rPr>
          <w:rFonts w:ascii="Times New Roman" w:hAnsi="Times New Roman" w:cs="Times New Roman"/>
        </w:rPr>
      </w:pPr>
    </w:p>
    <w:p w14:paraId="1335EB90" w14:textId="77777777" w:rsidR="00630B2F" w:rsidRDefault="00630B2F" w:rsidP="00630B2F">
      <w:pPr>
        <w:spacing w:line="480" w:lineRule="auto"/>
        <w:rPr>
          <w:rFonts w:ascii="Times New Roman" w:hAnsi="Times New Roman" w:cs="Times New Roman"/>
        </w:rPr>
      </w:pPr>
    </w:p>
    <w:p w14:paraId="48282C18" w14:textId="77777777" w:rsidR="00630B2F" w:rsidRDefault="00630B2F" w:rsidP="00630B2F">
      <w:pPr>
        <w:spacing w:line="480" w:lineRule="auto"/>
        <w:rPr>
          <w:rFonts w:ascii="Times New Roman" w:hAnsi="Times New Roman" w:cs="Times New Roman"/>
        </w:rPr>
      </w:pPr>
    </w:p>
    <w:p w14:paraId="0686C4AF" w14:textId="77777777" w:rsidR="00630B2F" w:rsidRDefault="00630B2F" w:rsidP="00630B2F">
      <w:pPr>
        <w:spacing w:line="480" w:lineRule="auto"/>
        <w:rPr>
          <w:rFonts w:ascii="Times New Roman" w:hAnsi="Times New Roman" w:cs="Times New Roman"/>
        </w:rPr>
      </w:pPr>
    </w:p>
    <w:p w14:paraId="196926F5" w14:textId="77777777" w:rsidR="00630B2F" w:rsidRDefault="00630B2F" w:rsidP="00630B2F">
      <w:pPr>
        <w:spacing w:line="480" w:lineRule="auto"/>
        <w:rPr>
          <w:rFonts w:ascii="Times New Roman" w:hAnsi="Times New Roman" w:cs="Times New Roman"/>
        </w:rPr>
      </w:pPr>
    </w:p>
    <w:p w14:paraId="43EC7002" w14:textId="77777777" w:rsidR="00630B2F" w:rsidRDefault="00630B2F" w:rsidP="00630B2F">
      <w:pPr>
        <w:spacing w:line="480" w:lineRule="auto"/>
        <w:rPr>
          <w:rFonts w:ascii="Times New Roman" w:hAnsi="Times New Roman" w:cs="Times New Roman"/>
        </w:rPr>
      </w:pPr>
    </w:p>
    <w:p w14:paraId="52DEED02" w14:textId="77777777" w:rsidR="00630B2F" w:rsidRDefault="00630B2F" w:rsidP="00630B2F">
      <w:pPr>
        <w:spacing w:line="480" w:lineRule="auto"/>
        <w:rPr>
          <w:rFonts w:ascii="Times New Roman" w:hAnsi="Times New Roman" w:cs="Times New Roman"/>
        </w:rPr>
      </w:pPr>
    </w:p>
    <w:p w14:paraId="5A46BE17" w14:textId="77777777" w:rsidR="00630B2F" w:rsidRDefault="00630B2F" w:rsidP="00630B2F">
      <w:pPr>
        <w:spacing w:line="480" w:lineRule="auto"/>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598528476"/>
        <w:docPartObj>
          <w:docPartGallery w:val="Table of Contents"/>
          <w:docPartUnique/>
        </w:docPartObj>
      </w:sdtPr>
      <w:sdtEndPr>
        <w:rPr>
          <w:rFonts w:asciiTheme="minorHAnsi" w:hAnsiTheme="minorHAnsi" w:cstheme="minorBidi"/>
          <w:b/>
          <w:bCs/>
          <w:noProof/>
        </w:rPr>
      </w:sdtEndPr>
      <w:sdtContent>
        <w:p w14:paraId="288584BA" w14:textId="2E6C7522" w:rsidR="00743A15" w:rsidRPr="00D10285" w:rsidRDefault="00743A15" w:rsidP="00171CC2">
          <w:pPr>
            <w:pStyle w:val="TOCHeading"/>
            <w:spacing w:line="480" w:lineRule="auto"/>
            <w:rPr>
              <w:rStyle w:val="ChapterTitleChar"/>
              <w:color w:val="000000" w:themeColor="text1"/>
            </w:rPr>
          </w:pPr>
          <w:r w:rsidRPr="00D10285">
            <w:rPr>
              <w:rStyle w:val="ChapterTitleChar"/>
              <w:color w:val="000000" w:themeColor="text1"/>
            </w:rPr>
            <w:t>Table of Contents</w:t>
          </w:r>
        </w:p>
        <w:p w14:paraId="0B295124" w14:textId="14B0B824" w:rsidR="00171CC2" w:rsidRPr="00171CC2" w:rsidRDefault="00743A15" w:rsidP="00171CC2">
          <w:pPr>
            <w:pStyle w:val="TOC1"/>
            <w:spacing w:line="480" w:lineRule="auto"/>
            <w:rPr>
              <w:rFonts w:ascii="Times New Roman" w:eastAsiaTheme="minorEastAsia" w:hAnsi="Times New Roman" w:cs="Times New Roman"/>
              <w:b w:val="0"/>
              <w:bCs w:val="0"/>
            </w:rPr>
          </w:pPr>
          <w:r w:rsidRPr="00171CC2">
            <w:rPr>
              <w:rFonts w:ascii="Times New Roman" w:hAnsi="Times New Roman" w:cs="Times New Roman"/>
            </w:rPr>
            <w:fldChar w:fldCharType="begin"/>
          </w:r>
          <w:r w:rsidRPr="00171CC2">
            <w:rPr>
              <w:rFonts w:ascii="Times New Roman" w:hAnsi="Times New Roman" w:cs="Times New Roman"/>
            </w:rPr>
            <w:instrText xml:space="preserve"> TOC \o "1-3" \h \z \u </w:instrText>
          </w:r>
          <w:r w:rsidRPr="00171CC2">
            <w:rPr>
              <w:rFonts w:ascii="Times New Roman" w:hAnsi="Times New Roman" w:cs="Times New Roman"/>
            </w:rPr>
            <w:fldChar w:fldCharType="separate"/>
          </w:r>
          <w:hyperlink w:anchor="_Toc195975212" w:history="1">
            <w:r w:rsidR="00171CC2" w:rsidRPr="00171CC2">
              <w:rPr>
                <w:rStyle w:val="Hyperlink"/>
                <w:rFonts w:ascii="Times New Roman" w:hAnsi="Times New Roman" w:cs="Times New Roman"/>
              </w:rPr>
              <w:t>Abstract</w:t>
            </w:r>
            <w:r w:rsidR="00171CC2" w:rsidRPr="00171CC2">
              <w:rPr>
                <w:rFonts w:ascii="Times New Roman" w:hAnsi="Times New Roman" w:cs="Times New Roman"/>
                <w:webHidden/>
              </w:rPr>
              <w:tab/>
            </w:r>
            <w:r w:rsidR="00171CC2" w:rsidRPr="00171CC2">
              <w:rPr>
                <w:rFonts w:ascii="Times New Roman" w:hAnsi="Times New Roman" w:cs="Times New Roman"/>
                <w:webHidden/>
              </w:rPr>
              <w:fldChar w:fldCharType="begin"/>
            </w:r>
            <w:r w:rsidR="00171CC2" w:rsidRPr="00171CC2">
              <w:rPr>
                <w:rFonts w:ascii="Times New Roman" w:hAnsi="Times New Roman" w:cs="Times New Roman"/>
                <w:webHidden/>
              </w:rPr>
              <w:instrText xml:space="preserve"> PAGEREF _Toc195975212 \h </w:instrText>
            </w:r>
            <w:r w:rsidR="00171CC2" w:rsidRPr="00171CC2">
              <w:rPr>
                <w:rFonts w:ascii="Times New Roman" w:hAnsi="Times New Roman" w:cs="Times New Roman"/>
                <w:webHidden/>
              </w:rPr>
            </w:r>
            <w:r w:rsidR="00171CC2" w:rsidRPr="00171CC2">
              <w:rPr>
                <w:rFonts w:ascii="Times New Roman" w:hAnsi="Times New Roman" w:cs="Times New Roman"/>
                <w:webHidden/>
              </w:rPr>
              <w:fldChar w:fldCharType="separate"/>
            </w:r>
            <w:r w:rsidR="00D10285">
              <w:rPr>
                <w:rFonts w:ascii="Times New Roman" w:hAnsi="Times New Roman" w:cs="Times New Roman"/>
                <w:webHidden/>
              </w:rPr>
              <w:t>3</w:t>
            </w:r>
            <w:r w:rsidR="00171CC2" w:rsidRPr="00171CC2">
              <w:rPr>
                <w:rFonts w:ascii="Times New Roman" w:hAnsi="Times New Roman" w:cs="Times New Roman"/>
                <w:webHidden/>
              </w:rPr>
              <w:fldChar w:fldCharType="end"/>
            </w:r>
          </w:hyperlink>
        </w:p>
        <w:p w14:paraId="4B1A83AE" w14:textId="1DE054A4" w:rsidR="00171CC2" w:rsidRPr="00171CC2" w:rsidRDefault="00171CC2" w:rsidP="00171CC2">
          <w:pPr>
            <w:pStyle w:val="TOC1"/>
            <w:spacing w:line="480" w:lineRule="auto"/>
            <w:rPr>
              <w:rFonts w:ascii="Times New Roman" w:eastAsiaTheme="minorEastAsia" w:hAnsi="Times New Roman" w:cs="Times New Roman"/>
              <w:b w:val="0"/>
              <w:bCs w:val="0"/>
            </w:rPr>
          </w:pPr>
          <w:hyperlink w:anchor="_Toc195975213" w:history="1">
            <w:r w:rsidRPr="00171CC2">
              <w:rPr>
                <w:rStyle w:val="Hyperlink"/>
                <w:rFonts w:ascii="Times New Roman" w:hAnsi="Times New Roman" w:cs="Times New Roman"/>
              </w:rPr>
              <w:t>Acknowledgments</w:t>
            </w:r>
            <w:r w:rsidRPr="00171CC2">
              <w:rPr>
                <w:rFonts w:ascii="Times New Roman" w:hAnsi="Times New Roman" w:cs="Times New Roman"/>
                <w:webHidden/>
              </w:rPr>
              <w:tab/>
            </w:r>
            <w:r w:rsidRPr="00171CC2">
              <w:rPr>
                <w:rFonts w:ascii="Times New Roman" w:hAnsi="Times New Roman" w:cs="Times New Roman"/>
                <w:webHidden/>
              </w:rPr>
              <w:fldChar w:fldCharType="begin"/>
            </w:r>
            <w:r w:rsidRPr="00171CC2">
              <w:rPr>
                <w:rFonts w:ascii="Times New Roman" w:hAnsi="Times New Roman" w:cs="Times New Roman"/>
                <w:webHidden/>
              </w:rPr>
              <w:instrText xml:space="preserve"> PAGEREF _Toc195975213 \h </w:instrText>
            </w:r>
            <w:r w:rsidRPr="00171CC2">
              <w:rPr>
                <w:rFonts w:ascii="Times New Roman" w:hAnsi="Times New Roman" w:cs="Times New Roman"/>
                <w:webHidden/>
              </w:rPr>
            </w:r>
            <w:r w:rsidRPr="00171CC2">
              <w:rPr>
                <w:rFonts w:ascii="Times New Roman" w:hAnsi="Times New Roman" w:cs="Times New Roman"/>
                <w:webHidden/>
              </w:rPr>
              <w:fldChar w:fldCharType="separate"/>
            </w:r>
            <w:r w:rsidR="00D10285">
              <w:rPr>
                <w:rFonts w:ascii="Times New Roman" w:hAnsi="Times New Roman" w:cs="Times New Roman"/>
                <w:webHidden/>
              </w:rPr>
              <w:t>4</w:t>
            </w:r>
            <w:r w:rsidRPr="00171CC2">
              <w:rPr>
                <w:rFonts w:ascii="Times New Roman" w:hAnsi="Times New Roman" w:cs="Times New Roman"/>
                <w:webHidden/>
              </w:rPr>
              <w:fldChar w:fldCharType="end"/>
            </w:r>
          </w:hyperlink>
        </w:p>
        <w:p w14:paraId="533A8D7D" w14:textId="41D34C88" w:rsidR="00171CC2" w:rsidRPr="00171CC2" w:rsidRDefault="00171CC2" w:rsidP="00171CC2">
          <w:pPr>
            <w:pStyle w:val="TOC1"/>
            <w:spacing w:line="480" w:lineRule="auto"/>
            <w:rPr>
              <w:rFonts w:ascii="Times New Roman" w:eastAsiaTheme="minorEastAsia" w:hAnsi="Times New Roman" w:cs="Times New Roman"/>
              <w:b w:val="0"/>
              <w:bCs w:val="0"/>
            </w:rPr>
          </w:pPr>
          <w:hyperlink w:anchor="_Toc195975214" w:history="1">
            <w:r w:rsidRPr="00171CC2">
              <w:rPr>
                <w:rStyle w:val="Hyperlink"/>
                <w:rFonts w:ascii="Times New Roman" w:hAnsi="Times New Roman" w:cs="Times New Roman"/>
              </w:rPr>
              <w:t>List of Figures</w:t>
            </w:r>
            <w:r w:rsidRPr="00171CC2">
              <w:rPr>
                <w:rFonts w:ascii="Times New Roman" w:hAnsi="Times New Roman" w:cs="Times New Roman"/>
                <w:webHidden/>
              </w:rPr>
              <w:tab/>
            </w:r>
            <w:r w:rsidRPr="00171CC2">
              <w:rPr>
                <w:rFonts w:ascii="Times New Roman" w:hAnsi="Times New Roman" w:cs="Times New Roman"/>
                <w:webHidden/>
              </w:rPr>
              <w:fldChar w:fldCharType="begin"/>
            </w:r>
            <w:r w:rsidRPr="00171CC2">
              <w:rPr>
                <w:rFonts w:ascii="Times New Roman" w:hAnsi="Times New Roman" w:cs="Times New Roman"/>
                <w:webHidden/>
              </w:rPr>
              <w:instrText xml:space="preserve"> PAGEREF _Toc195975214 \h </w:instrText>
            </w:r>
            <w:r w:rsidRPr="00171CC2">
              <w:rPr>
                <w:rFonts w:ascii="Times New Roman" w:hAnsi="Times New Roman" w:cs="Times New Roman"/>
                <w:webHidden/>
              </w:rPr>
            </w:r>
            <w:r w:rsidRPr="00171CC2">
              <w:rPr>
                <w:rFonts w:ascii="Times New Roman" w:hAnsi="Times New Roman" w:cs="Times New Roman"/>
                <w:webHidden/>
              </w:rPr>
              <w:fldChar w:fldCharType="separate"/>
            </w:r>
            <w:r w:rsidR="00D10285">
              <w:rPr>
                <w:rFonts w:ascii="Times New Roman" w:hAnsi="Times New Roman" w:cs="Times New Roman"/>
                <w:webHidden/>
              </w:rPr>
              <w:t>8</w:t>
            </w:r>
            <w:r w:rsidRPr="00171CC2">
              <w:rPr>
                <w:rFonts w:ascii="Times New Roman" w:hAnsi="Times New Roman" w:cs="Times New Roman"/>
                <w:webHidden/>
              </w:rPr>
              <w:fldChar w:fldCharType="end"/>
            </w:r>
          </w:hyperlink>
        </w:p>
        <w:p w14:paraId="0852E81A" w14:textId="4543F0B3" w:rsidR="00171CC2" w:rsidRPr="00171CC2" w:rsidRDefault="00171CC2" w:rsidP="00171CC2">
          <w:pPr>
            <w:pStyle w:val="TOC1"/>
            <w:spacing w:line="480" w:lineRule="auto"/>
            <w:rPr>
              <w:rFonts w:ascii="Times New Roman" w:eastAsiaTheme="minorEastAsia" w:hAnsi="Times New Roman" w:cs="Times New Roman"/>
              <w:b w:val="0"/>
              <w:bCs w:val="0"/>
            </w:rPr>
          </w:pPr>
          <w:hyperlink w:anchor="_Toc195975215" w:history="1">
            <w:r w:rsidRPr="00171CC2">
              <w:rPr>
                <w:rStyle w:val="Hyperlink"/>
                <w:rFonts w:ascii="Times New Roman" w:hAnsi="Times New Roman" w:cs="Times New Roman"/>
              </w:rPr>
              <w:t>List of Tables</w:t>
            </w:r>
            <w:r w:rsidRPr="00171CC2">
              <w:rPr>
                <w:rFonts w:ascii="Times New Roman" w:hAnsi="Times New Roman" w:cs="Times New Roman"/>
                <w:webHidden/>
              </w:rPr>
              <w:tab/>
            </w:r>
            <w:r w:rsidRPr="00171CC2">
              <w:rPr>
                <w:rFonts w:ascii="Times New Roman" w:hAnsi="Times New Roman" w:cs="Times New Roman"/>
                <w:webHidden/>
              </w:rPr>
              <w:fldChar w:fldCharType="begin"/>
            </w:r>
            <w:r w:rsidRPr="00171CC2">
              <w:rPr>
                <w:rFonts w:ascii="Times New Roman" w:hAnsi="Times New Roman" w:cs="Times New Roman"/>
                <w:webHidden/>
              </w:rPr>
              <w:instrText xml:space="preserve"> PAGEREF _Toc195975215 \h </w:instrText>
            </w:r>
            <w:r w:rsidRPr="00171CC2">
              <w:rPr>
                <w:rFonts w:ascii="Times New Roman" w:hAnsi="Times New Roman" w:cs="Times New Roman"/>
                <w:webHidden/>
              </w:rPr>
            </w:r>
            <w:r w:rsidRPr="00171CC2">
              <w:rPr>
                <w:rFonts w:ascii="Times New Roman" w:hAnsi="Times New Roman" w:cs="Times New Roman"/>
                <w:webHidden/>
              </w:rPr>
              <w:fldChar w:fldCharType="separate"/>
            </w:r>
            <w:r w:rsidR="00D10285">
              <w:rPr>
                <w:rFonts w:ascii="Times New Roman" w:hAnsi="Times New Roman" w:cs="Times New Roman"/>
                <w:webHidden/>
              </w:rPr>
              <w:t>13</w:t>
            </w:r>
            <w:r w:rsidRPr="00171CC2">
              <w:rPr>
                <w:rFonts w:ascii="Times New Roman" w:hAnsi="Times New Roman" w:cs="Times New Roman"/>
                <w:webHidden/>
              </w:rPr>
              <w:fldChar w:fldCharType="end"/>
            </w:r>
          </w:hyperlink>
        </w:p>
        <w:p w14:paraId="6F9EF24D" w14:textId="760049D1" w:rsidR="00171CC2" w:rsidRPr="00171CC2" w:rsidRDefault="00171CC2" w:rsidP="00171CC2">
          <w:pPr>
            <w:pStyle w:val="TOC1"/>
            <w:spacing w:line="480" w:lineRule="auto"/>
            <w:rPr>
              <w:rFonts w:ascii="Times New Roman" w:eastAsiaTheme="minorEastAsia" w:hAnsi="Times New Roman" w:cs="Times New Roman"/>
              <w:b w:val="0"/>
              <w:bCs w:val="0"/>
            </w:rPr>
          </w:pPr>
          <w:hyperlink w:anchor="_Toc195975216" w:history="1">
            <w:r w:rsidRPr="00171CC2">
              <w:rPr>
                <w:rStyle w:val="Hyperlink"/>
                <w:rFonts w:ascii="Times New Roman" w:hAnsi="Times New Roman" w:cs="Times New Roman"/>
              </w:rPr>
              <w:t>Chapter 1: Introduction</w:t>
            </w:r>
            <w:r w:rsidRPr="00171CC2">
              <w:rPr>
                <w:rFonts w:ascii="Times New Roman" w:hAnsi="Times New Roman" w:cs="Times New Roman"/>
                <w:webHidden/>
              </w:rPr>
              <w:tab/>
            </w:r>
            <w:r w:rsidRPr="00171CC2">
              <w:rPr>
                <w:rFonts w:ascii="Times New Roman" w:hAnsi="Times New Roman" w:cs="Times New Roman"/>
                <w:webHidden/>
              </w:rPr>
              <w:fldChar w:fldCharType="begin"/>
            </w:r>
            <w:r w:rsidRPr="00171CC2">
              <w:rPr>
                <w:rFonts w:ascii="Times New Roman" w:hAnsi="Times New Roman" w:cs="Times New Roman"/>
                <w:webHidden/>
              </w:rPr>
              <w:instrText xml:space="preserve"> PAGEREF _Toc195975216 \h </w:instrText>
            </w:r>
            <w:r w:rsidRPr="00171CC2">
              <w:rPr>
                <w:rFonts w:ascii="Times New Roman" w:hAnsi="Times New Roman" w:cs="Times New Roman"/>
                <w:webHidden/>
              </w:rPr>
            </w:r>
            <w:r w:rsidRPr="00171CC2">
              <w:rPr>
                <w:rFonts w:ascii="Times New Roman" w:hAnsi="Times New Roman" w:cs="Times New Roman"/>
                <w:webHidden/>
              </w:rPr>
              <w:fldChar w:fldCharType="separate"/>
            </w:r>
            <w:r w:rsidR="00D10285">
              <w:rPr>
                <w:rFonts w:ascii="Times New Roman" w:hAnsi="Times New Roman" w:cs="Times New Roman"/>
                <w:webHidden/>
              </w:rPr>
              <w:t>14</w:t>
            </w:r>
            <w:r w:rsidRPr="00171CC2">
              <w:rPr>
                <w:rFonts w:ascii="Times New Roman" w:hAnsi="Times New Roman" w:cs="Times New Roman"/>
                <w:webHidden/>
              </w:rPr>
              <w:fldChar w:fldCharType="end"/>
            </w:r>
          </w:hyperlink>
        </w:p>
        <w:p w14:paraId="3FC27167" w14:textId="62B7D040" w:rsidR="00171CC2" w:rsidRPr="00171CC2" w:rsidRDefault="00171CC2" w:rsidP="00171CC2">
          <w:pPr>
            <w:pStyle w:val="TOC1"/>
            <w:spacing w:line="480" w:lineRule="auto"/>
            <w:rPr>
              <w:rFonts w:ascii="Times New Roman" w:eastAsiaTheme="minorEastAsia" w:hAnsi="Times New Roman" w:cs="Times New Roman"/>
              <w:b w:val="0"/>
              <w:bCs w:val="0"/>
            </w:rPr>
          </w:pPr>
          <w:hyperlink w:anchor="_Toc195975217" w:history="1">
            <w:r w:rsidRPr="00171CC2">
              <w:rPr>
                <w:rStyle w:val="Hyperlink"/>
                <w:rFonts w:ascii="Times New Roman" w:hAnsi="Times New Roman" w:cs="Times New Roman"/>
              </w:rPr>
              <w:t>Chapter 2: Background &amp; Literature Review</w:t>
            </w:r>
            <w:r w:rsidRPr="00171CC2">
              <w:rPr>
                <w:rFonts w:ascii="Times New Roman" w:hAnsi="Times New Roman" w:cs="Times New Roman"/>
                <w:webHidden/>
              </w:rPr>
              <w:tab/>
            </w:r>
            <w:r w:rsidRPr="00171CC2">
              <w:rPr>
                <w:rFonts w:ascii="Times New Roman" w:hAnsi="Times New Roman" w:cs="Times New Roman"/>
                <w:webHidden/>
              </w:rPr>
              <w:fldChar w:fldCharType="begin"/>
            </w:r>
            <w:r w:rsidRPr="00171CC2">
              <w:rPr>
                <w:rFonts w:ascii="Times New Roman" w:hAnsi="Times New Roman" w:cs="Times New Roman"/>
                <w:webHidden/>
              </w:rPr>
              <w:instrText xml:space="preserve"> PAGEREF _Toc195975217 \h </w:instrText>
            </w:r>
            <w:r w:rsidRPr="00171CC2">
              <w:rPr>
                <w:rFonts w:ascii="Times New Roman" w:hAnsi="Times New Roman" w:cs="Times New Roman"/>
                <w:webHidden/>
              </w:rPr>
            </w:r>
            <w:r w:rsidRPr="00171CC2">
              <w:rPr>
                <w:rFonts w:ascii="Times New Roman" w:hAnsi="Times New Roman" w:cs="Times New Roman"/>
                <w:webHidden/>
              </w:rPr>
              <w:fldChar w:fldCharType="separate"/>
            </w:r>
            <w:r w:rsidR="00D10285">
              <w:rPr>
                <w:rFonts w:ascii="Times New Roman" w:hAnsi="Times New Roman" w:cs="Times New Roman"/>
                <w:webHidden/>
              </w:rPr>
              <w:t>17</w:t>
            </w:r>
            <w:r w:rsidRPr="00171CC2">
              <w:rPr>
                <w:rFonts w:ascii="Times New Roman" w:hAnsi="Times New Roman" w:cs="Times New Roman"/>
                <w:webHidden/>
              </w:rPr>
              <w:fldChar w:fldCharType="end"/>
            </w:r>
          </w:hyperlink>
        </w:p>
        <w:p w14:paraId="218558F5" w14:textId="2EABB7D9"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18" w:history="1">
            <w:r w:rsidRPr="00171CC2">
              <w:rPr>
                <w:rStyle w:val="Hyperlink"/>
                <w:rFonts w:ascii="Times New Roman" w:hAnsi="Times New Roman" w:cs="Times New Roman"/>
                <w:noProof/>
              </w:rPr>
              <w:t>2.1 The Human Visual System</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_Toc195975218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17</w:t>
            </w:r>
            <w:r w:rsidRPr="00171CC2">
              <w:rPr>
                <w:rFonts w:ascii="Times New Roman" w:hAnsi="Times New Roman" w:cs="Times New Roman"/>
                <w:noProof/>
                <w:webHidden/>
              </w:rPr>
              <w:fldChar w:fldCharType="end"/>
            </w:r>
          </w:hyperlink>
        </w:p>
        <w:p w14:paraId="13B26EFF" w14:textId="26D77773"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19" w:history="1">
            <w:r w:rsidRPr="00171CC2">
              <w:rPr>
                <w:rStyle w:val="Hyperlink"/>
                <w:rFonts w:ascii="Times New Roman" w:hAnsi="Times New Roman" w:cs="Times New Roman"/>
                <w:noProof/>
              </w:rPr>
              <w:t>2.1.3 Cognitive Mechanisms of Chromatic Adaptation</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_Toc195975219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21</w:t>
            </w:r>
            <w:r w:rsidRPr="00171CC2">
              <w:rPr>
                <w:rFonts w:ascii="Times New Roman" w:hAnsi="Times New Roman" w:cs="Times New Roman"/>
                <w:noProof/>
                <w:webHidden/>
              </w:rPr>
              <w:fldChar w:fldCharType="end"/>
            </w:r>
          </w:hyperlink>
        </w:p>
        <w:p w14:paraId="3F58E4C2" w14:textId="422169A8"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20" w:history="1">
            <w:r w:rsidRPr="00171CC2">
              <w:rPr>
                <w:rStyle w:val="Hyperlink"/>
                <w:rFonts w:ascii="Times New Roman" w:hAnsi="Times New Roman" w:cs="Times New Roman"/>
                <w:noProof/>
              </w:rPr>
              <w:t>2.2 Measuring Color Constancy</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_Toc195975220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22</w:t>
            </w:r>
            <w:r w:rsidRPr="00171CC2">
              <w:rPr>
                <w:rFonts w:ascii="Times New Roman" w:hAnsi="Times New Roman" w:cs="Times New Roman"/>
                <w:noProof/>
                <w:webHidden/>
              </w:rPr>
              <w:fldChar w:fldCharType="end"/>
            </w:r>
          </w:hyperlink>
        </w:p>
        <w:p w14:paraId="504CC230" w14:textId="08A052D6"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21" w:history="1">
            <w:r w:rsidRPr="00171CC2">
              <w:rPr>
                <w:rStyle w:val="Hyperlink"/>
                <w:rFonts w:ascii="Times New Roman" w:hAnsi="Times New Roman" w:cs="Times New Roman"/>
                <w:noProof/>
              </w:rPr>
              <w:t>2.3 Color Constancy Experiment Methods</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_Toc195975221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26</w:t>
            </w:r>
            <w:r w:rsidRPr="00171CC2">
              <w:rPr>
                <w:rFonts w:ascii="Times New Roman" w:hAnsi="Times New Roman" w:cs="Times New Roman"/>
                <w:noProof/>
                <w:webHidden/>
              </w:rPr>
              <w:fldChar w:fldCharType="end"/>
            </w:r>
          </w:hyperlink>
        </w:p>
        <w:p w14:paraId="2BC291DE" w14:textId="71403AA8"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22" w:history="1">
            <w:r w:rsidRPr="00171CC2">
              <w:rPr>
                <w:rStyle w:val="Hyperlink"/>
                <w:rFonts w:ascii="Times New Roman" w:hAnsi="Times New Roman" w:cs="Times New Roman"/>
                <w:noProof/>
              </w:rPr>
              <w:t>2.3.1 Asymmetric Simultaneous and Successive Matching</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_Toc195975222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26</w:t>
            </w:r>
            <w:r w:rsidRPr="00171CC2">
              <w:rPr>
                <w:rFonts w:ascii="Times New Roman" w:hAnsi="Times New Roman" w:cs="Times New Roman"/>
                <w:noProof/>
                <w:webHidden/>
              </w:rPr>
              <w:fldChar w:fldCharType="end"/>
            </w:r>
          </w:hyperlink>
        </w:p>
        <w:p w14:paraId="6262B0BC" w14:textId="3F408E34"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23" w:history="1">
            <w:r w:rsidRPr="00171CC2">
              <w:rPr>
                <w:rStyle w:val="Hyperlink"/>
                <w:rFonts w:ascii="Times New Roman" w:hAnsi="Times New Roman" w:cs="Times New Roman"/>
                <w:noProof/>
              </w:rPr>
              <w:t>2.3.2 Color Categorization</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_Toc195975223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27</w:t>
            </w:r>
            <w:r w:rsidRPr="00171CC2">
              <w:rPr>
                <w:rFonts w:ascii="Times New Roman" w:hAnsi="Times New Roman" w:cs="Times New Roman"/>
                <w:noProof/>
                <w:webHidden/>
              </w:rPr>
              <w:fldChar w:fldCharType="end"/>
            </w:r>
          </w:hyperlink>
        </w:p>
        <w:p w14:paraId="7F231A3F" w14:textId="4352AE77"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24" w:history="1">
            <w:r w:rsidRPr="00171CC2">
              <w:rPr>
                <w:rStyle w:val="Hyperlink"/>
                <w:rFonts w:ascii="Times New Roman" w:hAnsi="Times New Roman" w:cs="Times New Roman"/>
                <w:noProof/>
              </w:rPr>
              <w:t>2.3.3 Achromatic Matching</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_Toc195975224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28</w:t>
            </w:r>
            <w:r w:rsidRPr="00171CC2">
              <w:rPr>
                <w:rFonts w:ascii="Times New Roman" w:hAnsi="Times New Roman" w:cs="Times New Roman"/>
                <w:noProof/>
                <w:webHidden/>
              </w:rPr>
              <w:fldChar w:fldCharType="end"/>
            </w:r>
          </w:hyperlink>
        </w:p>
        <w:p w14:paraId="00B2F00E" w14:textId="39482F77"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25" w:history="1">
            <w:r w:rsidRPr="00171CC2">
              <w:rPr>
                <w:rStyle w:val="Hyperlink"/>
                <w:rFonts w:ascii="Times New Roman" w:hAnsi="Times New Roman" w:cs="Times New Roman"/>
                <w:noProof/>
              </w:rPr>
              <w:t>2.4 Color constancy in VR</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_Toc195975225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29</w:t>
            </w:r>
            <w:r w:rsidRPr="00171CC2">
              <w:rPr>
                <w:rFonts w:ascii="Times New Roman" w:hAnsi="Times New Roman" w:cs="Times New Roman"/>
                <w:noProof/>
                <w:webHidden/>
              </w:rPr>
              <w:fldChar w:fldCharType="end"/>
            </w:r>
          </w:hyperlink>
        </w:p>
        <w:p w14:paraId="6BB004A7" w14:textId="57612BCA"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26" w:history="1">
            <w:r w:rsidRPr="00171CC2">
              <w:rPr>
                <w:rStyle w:val="Hyperlink"/>
                <w:rFonts w:ascii="Times New Roman" w:hAnsi="Times New Roman" w:cs="Times New Roman"/>
                <w:noProof/>
              </w:rPr>
              <w:t>2.5 Color Constancy Across Media Types</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_Toc195975226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31</w:t>
            </w:r>
            <w:r w:rsidRPr="00171CC2">
              <w:rPr>
                <w:rFonts w:ascii="Times New Roman" w:hAnsi="Times New Roman" w:cs="Times New Roman"/>
                <w:noProof/>
                <w:webHidden/>
              </w:rPr>
              <w:fldChar w:fldCharType="end"/>
            </w:r>
          </w:hyperlink>
        </w:p>
        <w:p w14:paraId="5AAF6404" w14:textId="4EED30A9" w:rsidR="00171CC2" w:rsidRPr="00171CC2" w:rsidRDefault="00171CC2" w:rsidP="00171CC2">
          <w:pPr>
            <w:pStyle w:val="TOC1"/>
            <w:spacing w:line="480" w:lineRule="auto"/>
            <w:rPr>
              <w:rFonts w:ascii="Times New Roman" w:eastAsiaTheme="minorEastAsia" w:hAnsi="Times New Roman" w:cs="Times New Roman"/>
              <w:b w:val="0"/>
              <w:bCs w:val="0"/>
            </w:rPr>
          </w:pPr>
          <w:hyperlink w:anchor="_Toc195975227" w:history="1">
            <w:r w:rsidRPr="00171CC2">
              <w:rPr>
                <w:rStyle w:val="Hyperlink"/>
                <w:rFonts w:ascii="Times New Roman" w:hAnsi="Times New Roman" w:cs="Times New Roman"/>
              </w:rPr>
              <w:t>Chapter 3: Color Characterization</w:t>
            </w:r>
            <w:r w:rsidRPr="00171CC2">
              <w:rPr>
                <w:rFonts w:ascii="Times New Roman" w:hAnsi="Times New Roman" w:cs="Times New Roman"/>
                <w:webHidden/>
              </w:rPr>
              <w:tab/>
            </w:r>
            <w:r w:rsidRPr="00171CC2">
              <w:rPr>
                <w:rFonts w:ascii="Times New Roman" w:hAnsi="Times New Roman" w:cs="Times New Roman"/>
                <w:webHidden/>
              </w:rPr>
              <w:fldChar w:fldCharType="begin"/>
            </w:r>
            <w:r w:rsidRPr="00171CC2">
              <w:rPr>
                <w:rFonts w:ascii="Times New Roman" w:hAnsi="Times New Roman" w:cs="Times New Roman"/>
                <w:webHidden/>
              </w:rPr>
              <w:instrText xml:space="preserve"> PAGEREF _Toc195975227 \h </w:instrText>
            </w:r>
            <w:r w:rsidRPr="00171CC2">
              <w:rPr>
                <w:rFonts w:ascii="Times New Roman" w:hAnsi="Times New Roman" w:cs="Times New Roman"/>
                <w:webHidden/>
              </w:rPr>
            </w:r>
            <w:r w:rsidRPr="00171CC2">
              <w:rPr>
                <w:rFonts w:ascii="Times New Roman" w:hAnsi="Times New Roman" w:cs="Times New Roman"/>
                <w:webHidden/>
              </w:rPr>
              <w:fldChar w:fldCharType="separate"/>
            </w:r>
            <w:r w:rsidR="00D10285">
              <w:rPr>
                <w:rFonts w:ascii="Times New Roman" w:hAnsi="Times New Roman" w:cs="Times New Roman"/>
                <w:webHidden/>
              </w:rPr>
              <w:t>33</w:t>
            </w:r>
            <w:r w:rsidRPr="00171CC2">
              <w:rPr>
                <w:rFonts w:ascii="Times New Roman" w:hAnsi="Times New Roman" w:cs="Times New Roman"/>
                <w:webHidden/>
              </w:rPr>
              <w:fldChar w:fldCharType="end"/>
            </w:r>
          </w:hyperlink>
        </w:p>
        <w:p w14:paraId="159CE1AB" w14:textId="08DC667F"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28" w:history="1">
            <w:r w:rsidRPr="00171CC2">
              <w:rPr>
                <w:rStyle w:val="Hyperlink"/>
                <w:rFonts w:ascii="Times New Roman" w:hAnsi="Times New Roman" w:cs="Times New Roman"/>
                <w:noProof/>
              </w:rPr>
              <w:t>3.1 Color Characterization Methods</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_Toc195975228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33</w:t>
            </w:r>
            <w:r w:rsidRPr="00171CC2">
              <w:rPr>
                <w:rFonts w:ascii="Times New Roman" w:hAnsi="Times New Roman" w:cs="Times New Roman"/>
                <w:noProof/>
                <w:webHidden/>
              </w:rPr>
              <w:fldChar w:fldCharType="end"/>
            </w:r>
          </w:hyperlink>
        </w:p>
        <w:p w14:paraId="3E8A2C65" w14:textId="721D99D3"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29" w:history="1">
            <w:r w:rsidRPr="00171CC2">
              <w:rPr>
                <w:rStyle w:val="Hyperlink"/>
                <w:rFonts w:ascii="Times New Roman" w:hAnsi="Times New Roman" w:cs="Times New Roman"/>
                <w:noProof/>
              </w:rPr>
              <w:t>3.2 VR Head-Mounted Display Architecture</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_Toc195975229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34</w:t>
            </w:r>
            <w:r w:rsidRPr="00171CC2">
              <w:rPr>
                <w:rFonts w:ascii="Times New Roman" w:hAnsi="Times New Roman" w:cs="Times New Roman"/>
                <w:noProof/>
                <w:webHidden/>
              </w:rPr>
              <w:fldChar w:fldCharType="end"/>
            </w:r>
          </w:hyperlink>
        </w:p>
        <w:p w14:paraId="55D5FF46" w14:textId="32B039D3"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30" w:history="1">
            <w:r w:rsidRPr="00171CC2">
              <w:rPr>
                <w:rStyle w:val="Hyperlink"/>
                <w:rFonts w:ascii="Times New Roman" w:hAnsi="Times New Roman" w:cs="Times New Roman"/>
                <w:noProof/>
              </w:rPr>
              <w:t>3.3 Color Characterization for VR HMDs</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_Toc195975230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35</w:t>
            </w:r>
            <w:r w:rsidRPr="00171CC2">
              <w:rPr>
                <w:rFonts w:ascii="Times New Roman" w:hAnsi="Times New Roman" w:cs="Times New Roman"/>
                <w:noProof/>
                <w:webHidden/>
              </w:rPr>
              <w:fldChar w:fldCharType="end"/>
            </w:r>
          </w:hyperlink>
        </w:p>
        <w:p w14:paraId="0DAEFF71" w14:textId="01E50850" w:rsidR="00171CC2" w:rsidRPr="00171CC2" w:rsidRDefault="00171CC2" w:rsidP="00171CC2">
          <w:pPr>
            <w:pStyle w:val="TOC1"/>
            <w:spacing w:line="480" w:lineRule="auto"/>
            <w:rPr>
              <w:rFonts w:ascii="Times New Roman" w:eastAsiaTheme="minorEastAsia" w:hAnsi="Times New Roman" w:cs="Times New Roman"/>
              <w:b w:val="0"/>
              <w:bCs w:val="0"/>
            </w:rPr>
          </w:pPr>
          <w:hyperlink w:anchor="_Toc195975231" w:history="1">
            <w:r w:rsidRPr="00171CC2">
              <w:rPr>
                <w:rStyle w:val="Hyperlink"/>
                <w:rFonts w:ascii="Times New Roman" w:hAnsi="Times New Roman" w:cs="Times New Roman"/>
              </w:rPr>
              <w:t>Chapter 4: Methods</w:t>
            </w:r>
            <w:r w:rsidRPr="00171CC2">
              <w:rPr>
                <w:rFonts w:ascii="Times New Roman" w:hAnsi="Times New Roman" w:cs="Times New Roman"/>
                <w:webHidden/>
              </w:rPr>
              <w:tab/>
            </w:r>
            <w:r w:rsidRPr="00171CC2">
              <w:rPr>
                <w:rFonts w:ascii="Times New Roman" w:hAnsi="Times New Roman" w:cs="Times New Roman"/>
                <w:webHidden/>
              </w:rPr>
              <w:fldChar w:fldCharType="begin"/>
            </w:r>
            <w:r w:rsidRPr="00171CC2">
              <w:rPr>
                <w:rFonts w:ascii="Times New Roman" w:hAnsi="Times New Roman" w:cs="Times New Roman"/>
                <w:webHidden/>
              </w:rPr>
              <w:instrText xml:space="preserve"> PAGEREF _Toc195975231 \h </w:instrText>
            </w:r>
            <w:r w:rsidRPr="00171CC2">
              <w:rPr>
                <w:rFonts w:ascii="Times New Roman" w:hAnsi="Times New Roman" w:cs="Times New Roman"/>
                <w:webHidden/>
              </w:rPr>
            </w:r>
            <w:r w:rsidRPr="00171CC2">
              <w:rPr>
                <w:rFonts w:ascii="Times New Roman" w:hAnsi="Times New Roman" w:cs="Times New Roman"/>
                <w:webHidden/>
              </w:rPr>
              <w:fldChar w:fldCharType="separate"/>
            </w:r>
            <w:r w:rsidR="00D10285">
              <w:rPr>
                <w:rFonts w:ascii="Times New Roman" w:hAnsi="Times New Roman" w:cs="Times New Roman"/>
                <w:webHidden/>
              </w:rPr>
              <w:t>38</w:t>
            </w:r>
            <w:r w:rsidRPr="00171CC2">
              <w:rPr>
                <w:rFonts w:ascii="Times New Roman" w:hAnsi="Times New Roman" w:cs="Times New Roman"/>
                <w:webHidden/>
              </w:rPr>
              <w:fldChar w:fldCharType="end"/>
            </w:r>
          </w:hyperlink>
        </w:p>
        <w:p w14:paraId="0D8A51D1" w14:textId="265F958E"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32" w:history="1">
            <w:r w:rsidRPr="00171CC2">
              <w:rPr>
                <w:rStyle w:val="Hyperlink"/>
                <w:rFonts w:ascii="Times New Roman" w:hAnsi="Times New Roman" w:cs="Times New Roman"/>
                <w:noProof/>
              </w:rPr>
              <w:t>4.1 Participants</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_Toc195975232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38</w:t>
            </w:r>
            <w:r w:rsidRPr="00171CC2">
              <w:rPr>
                <w:rFonts w:ascii="Times New Roman" w:hAnsi="Times New Roman" w:cs="Times New Roman"/>
                <w:noProof/>
                <w:webHidden/>
              </w:rPr>
              <w:fldChar w:fldCharType="end"/>
            </w:r>
          </w:hyperlink>
        </w:p>
        <w:p w14:paraId="0E718882" w14:textId="60686FF4"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33" w:history="1">
            <w:r w:rsidRPr="00171CC2">
              <w:rPr>
                <w:rStyle w:val="Hyperlink"/>
                <w:rFonts w:ascii="Times New Roman" w:hAnsi="Times New Roman" w:cs="Times New Roman"/>
                <w:noProof/>
              </w:rPr>
              <w:t>4.2 Stimuli</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_Toc195975233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39</w:t>
            </w:r>
            <w:r w:rsidRPr="00171CC2">
              <w:rPr>
                <w:rFonts w:ascii="Times New Roman" w:hAnsi="Times New Roman" w:cs="Times New Roman"/>
                <w:noProof/>
                <w:webHidden/>
              </w:rPr>
              <w:fldChar w:fldCharType="end"/>
            </w:r>
          </w:hyperlink>
        </w:p>
        <w:p w14:paraId="348EA4F1" w14:textId="732A9687"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34" w:history="1">
            <w:r w:rsidRPr="00171CC2">
              <w:rPr>
                <w:rStyle w:val="Hyperlink"/>
                <w:rFonts w:ascii="Times New Roman" w:hAnsi="Times New Roman" w:cs="Times New Roman"/>
                <w:noProof/>
              </w:rPr>
              <w:t>4.2.1 Virtual Environment</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_Toc195975234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39</w:t>
            </w:r>
            <w:r w:rsidRPr="00171CC2">
              <w:rPr>
                <w:rFonts w:ascii="Times New Roman" w:hAnsi="Times New Roman" w:cs="Times New Roman"/>
                <w:noProof/>
                <w:webHidden/>
              </w:rPr>
              <w:fldChar w:fldCharType="end"/>
            </w:r>
          </w:hyperlink>
        </w:p>
        <w:p w14:paraId="5F5A707D" w14:textId="2AC826D7"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35" w:history="1">
            <w:r w:rsidRPr="00171CC2">
              <w:rPr>
                <w:rStyle w:val="Hyperlink"/>
                <w:rFonts w:ascii="Times New Roman" w:hAnsi="Times New Roman" w:cs="Times New Roman"/>
                <w:noProof/>
              </w:rPr>
              <w:t>4.2.2 Target Stimulus</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_Toc195975235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41</w:t>
            </w:r>
            <w:r w:rsidRPr="00171CC2">
              <w:rPr>
                <w:rFonts w:ascii="Times New Roman" w:hAnsi="Times New Roman" w:cs="Times New Roman"/>
                <w:noProof/>
                <w:webHidden/>
              </w:rPr>
              <w:fldChar w:fldCharType="end"/>
            </w:r>
          </w:hyperlink>
        </w:p>
        <w:p w14:paraId="2B9A5B6E" w14:textId="5FD43DE3"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36" w:history="1">
            <w:r w:rsidRPr="00171CC2">
              <w:rPr>
                <w:rStyle w:val="Hyperlink"/>
                <w:rFonts w:ascii="Times New Roman" w:hAnsi="Times New Roman" w:cs="Times New Roman"/>
                <w:noProof/>
              </w:rPr>
              <w:t>4.2.3 Illuminants</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_Toc195975236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42</w:t>
            </w:r>
            <w:r w:rsidRPr="00171CC2">
              <w:rPr>
                <w:rFonts w:ascii="Times New Roman" w:hAnsi="Times New Roman" w:cs="Times New Roman"/>
                <w:noProof/>
                <w:webHidden/>
              </w:rPr>
              <w:fldChar w:fldCharType="end"/>
            </w:r>
          </w:hyperlink>
        </w:p>
        <w:p w14:paraId="5BB253A4" w14:textId="6401D303"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37" w:history="1">
            <w:r w:rsidRPr="00171CC2">
              <w:rPr>
                <w:rStyle w:val="Hyperlink"/>
                <w:rFonts w:ascii="Times New Roman" w:hAnsi="Times New Roman" w:cs="Times New Roman"/>
                <w:noProof/>
              </w:rPr>
              <w:t>4.3 Color Characterization</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_Toc195975237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45</w:t>
            </w:r>
            <w:r w:rsidRPr="00171CC2">
              <w:rPr>
                <w:rFonts w:ascii="Times New Roman" w:hAnsi="Times New Roman" w:cs="Times New Roman"/>
                <w:noProof/>
                <w:webHidden/>
              </w:rPr>
              <w:fldChar w:fldCharType="end"/>
            </w:r>
          </w:hyperlink>
        </w:p>
        <w:p w14:paraId="633F9BC2" w14:textId="35CD28C0"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38" w:history="1">
            <w:r w:rsidRPr="00171CC2">
              <w:rPr>
                <w:rStyle w:val="Hyperlink"/>
                <w:rFonts w:ascii="Times New Roman" w:hAnsi="Times New Roman" w:cs="Times New Roman"/>
                <w:noProof/>
              </w:rPr>
              <w:t>4.3.1 VR HMD Characterization</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_Toc195975238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48</w:t>
            </w:r>
            <w:r w:rsidRPr="00171CC2">
              <w:rPr>
                <w:rFonts w:ascii="Times New Roman" w:hAnsi="Times New Roman" w:cs="Times New Roman"/>
                <w:noProof/>
                <w:webHidden/>
              </w:rPr>
              <w:fldChar w:fldCharType="end"/>
            </w:r>
          </w:hyperlink>
        </w:p>
        <w:p w14:paraId="1A4751DF" w14:textId="33E5D89D"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39" w:history="1">
            <w:r w:rsidRPr="00171CC2">
              <w:rPr>
                <w:rStyle w:val="Hyperlink"/>
                <w:rFonts w:ascii="Times New Roman" w:hAnsi="Times New Roman" w:cs="Times New Roman"/>
                <w:noProof/>
              </w:rPr>
              <w:t>4.3.2 Flat-Panel Display Characterization</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_Toc195975239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54</w:t>
            </w:r>
            <w:r w:rsidRPr="00171CC2">
              <w:rPr>
                <w:rFonts w:ascii="Times New Roman" w:hAnsi="Times New Roman" w:cs="Times New Roman"/>
                <w:noProof/>
                <w:webHidden/>
              </w:rPr>
              <w:fldChar w:fldCharType="end"/>
            </w:r>
          </w:hyperlink>
        </w:p>
        <w:p w14:paraId="3D1C9D2C" w14:textId="7509E140"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40" w:history="1">
            <w:r w:rsidRPr="00171CC2">
              <w:rPr>
                <w:rStyle w:val="Hyperlink"/>
                <w:rFonts w:ascii="Times New Roman" w:hAnsi="Times New Roman" w:cs="Times New Roman"/>
                <w:noProof/>
              </w:rPr>
              <w:t>4.4 Apparatus</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_Toc195975240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56</w:t>
            </w:r>
            <w:r w:rsidRPr="00171CC2">
              <w:rPr>
                <w:rFonts w:ascii="Times New Roman" w:hAnsi="Times New Roman" w:cs="Times New Roman"/>
                <w:noProof/>
                <w:webHidden/>
              </w:rPr>
              <w:fldChar w:fldCharType="end"/>
            </w:r>
          </w:hyperlink>
        </w:p>
        <w:p w14:paraId="0DC66D91" w14:textId="5C706E51"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41" w:history="1">
            <w:r w:rsidRPr="00171CC2">
              <w:rPr>
                <w:rStyle w:val="Hyperlink"/>
                <w:rFonts w:ascii="Times New Roman" w:hAnsi="Times New Roman" w:cs="Times New Roman"/>
                <w:noProof/>
              </w:rPr>
              <w:t>4.5 Experiment Procedure</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_Toc195975241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58</w:t>
            </w:r>
            <w:r w:rsidRPr="00171CC2">
              <w:rPr>
                <w:rFonts w:ascii="Times New Roman" w:hAnsi="Times New Roman" w:cs="Times New Roman"/>
                <w:noProof/>
                <w:webHidden/>
              </w:rPr>
              <w:fldChar w:fldCharType="end"/>
            </w:r>
          </w:hyperlink>
        </w:p>
        <w:p w14:paraId="1065F938" w14:textId="517A1AC3"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42" w:history="1">
            <w:r w:rsidRPr="00171CC2">
              <w:rPr>
                <w:rStyle w:val="Hyperlink"/>
                <w:rFonts w:ascii="Times New Roman" w:hAnsi="Times New Roman" w:cs="Times New Roman"/>
                <w:noProof/>
              </w:rPr>
              <w:t>4.6 Data Analysis</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_Toc195975242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61</w:t>
            </w:r>
            <w:r w:rsidRPr="00171CC2">
              <w:rPr>
                <w:rFonts w:ascii="Times New Roman" w:hAnsi="Times New Roman" w:cs="Times New Roman"/>
                <w:noProof/>
                <w:webHidden/>
              </w:rPr>
              <w:fldChar w:fldCharType="end"/>
            </w:r>
          </w:hyperlink>
        </w:p>
        <w:p w14:paraId="33168CE5" w14:textId="3B4E82D7"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43" w:history="1">
            <w:r w:rsidRPr="00171CC2">
              <w:rPr>
                <w:rStyle w:val="Hyperlink"/>
                <w:rFonts w:ascii="Times New Roman" w:hAnsi="Times New Roman" w:cs="Times New Roman"/>
                <w:noProof/>
              </w:rPr>
              <w:t>4.6.1</w:t>
            </w:r>
            <w:r w:rsidRPr="00171CC2">
              <w:rPr>
                <w:rStyle w:val="Hyperlink"/>
                <w:rFonts w:ascii="Times New Roman" w:hAnsi="Times New Roman" w:cs="Times New Roman"/>
                <w:i/>
                <w:iCs/>
                <w:noProof/>
              </w:rPr>
              <w:t xml:space="preserve"> </w:t>
            </w:r>
            <w:r w:rsidRPr="00171CC2">
              <w:rPr>
                <w:rStyle w:val="Hyperlink"/>
                <w:rFonts w:ascii="Times New Roman" w:hAnsi="Times New Roman" w:cs="Times New Roman"/>
                <w:noProof/>
              </w:rPr>
              <w:t>Recentering</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_Toc195975243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61</w:t>
            </w:r>
            <w:r w:rsidRPr="00171CC2">
              <w:rPr>
                <w:rFonts w:ascii="Times New Roman" w:hAnsi="Times New Roman" w:cs="Times New Roman"/>
                <w:noProof/>
                <w:webHidden/>
              </w:rPr>
              <w:fldChar w:fldCharType="end"/>
            </w:r>
          </w:hyperlink>
        </w:p>
        <w:p w14:paraId="032805D6" w14:textId="3132A363"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44" w:history="1">
            <w:r w:rsidRPr="00171CC2">
              <w:rPr>
                <w:rStyle w:val="Hyperlink"/>
                <w:rFonts w:ascii="Times New Roman" w:hAnsi="Times New Roman" w:cs="Times New Roman"/>
                <w:noProof/>
              </w:rPr>
              <w:t>4.6.2 Correcting for Off-Illuminant Line Responses</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_Toc195975244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63</w:t>
            </w:r>
            <w:r w:rsidRPr="00171CC2">
              <w:rPr>
                <w:rFonts w:ascii="Times New Roman" w:hAnsi="Times New Roman" w:cs="Times New Roman"/>
                <w:noProof/>
                <w:webHidden/>
              </w:rPr>
              <w:fldChar w:fldCharType="end"/>
            </w:r>
          </w:hyperlink>
        </w:p>
        <w:p w14:paraId="317491A6" w14:textId="2E95724C"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45" w:history="1">
            <w:r w:rsidRPr="00171CC2">
              <w:rPr>
                <w:rStyle w:val="Hyperlink"/>
                <w:rFonts w:ascii="Times New Roman" w:hAnsi="Times New Roman" w:cs="Times New Roman"/>
                <w:noProof/>
              </w:rPr>
              <w:t>4.6.3 Constancy Index Equation</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_Toc195975245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65</w:t>
            </w:r>
            <w:r w:rsidRPr="00171CC2">
              <w:rPr>
                <w:rFonts w:ascii="Times New Roman" w:hAnsi="Times New Roman" w:cs="Times New Roman"/>
                <w:noProof/>
                <w:webHidden/>
              </w:rPr>
              <w:fldChar w:fldCharType="end"/>
            </w:r>
          </w:hyperlink>
        </w:p>
        <w:p w14:paraId="60045BE8" w14:textId="7F2D9E78" w:rsidR="00171CC2" w:rsidRPr="00171CC2" w:rsidRDefault="00171CC2" w:rsidP="00171CC2">
          <w:pPr>
            <w:pStyle w:val="TOC1"/>
            <w:spacing w:line="480" w:lineRule="auto"/>
            <w:rPr>
              <w:rFonts w:ascii="Times New Roman" w:eastAsiaTheme="minorEastAsia" w:hAnsi="Times New Roman" w:cs="Times New Roman"/>
              <w:b w:val="0"/>
              <w:bCs w:val="0"/>
            </w:rPr>
          </w:pPr>
          <w:hyperlink w:anchor="_Toc195975246" w:history="1">
            <w:r w:rsidRPr="00171CC2">
              <w:rPr>
                <w:rStyle w:val="Hyperlink"/>
                <w:rFonts w:ascii="Times New Roman" w:hAnsi="Times New Roman" w:cs="Times New Roman"/>
              </w:rPr>
              <w:t>Chapter 5: Results</w:t>
            </w:r>
            <w:r w:rsidRPr="00171CC2">
              <w:rPr>
                <w:rFonts w:ascii="Times New Roman" w:hAnsi="Times New Roman" w:cs="Times New Roman"/>
                <w:webHidden/>
              </w:rPr>
              <w:tab/>
            </w:r>
            <w:r w:rsidRPr="00171CC2">
              <w:rPr>
                <w:rFonts w:ascii="Times New Roman" w:hAnsi="Times New Roman" w:cs="Times New Roman"/>
                <w:webHidden/>
              </w:rPr>
              <w:fldChar w:fldCharType="begin"/>
            </w:r>
            <w:r w:rsidRPr="00171CC2">
              <w:rPr>
                <w:rFonts w:ascii="Times New Roman" w:hAnsi="Times New Roman" w:cs="Times New Roman"/>
                <w:webHidden/>
              </w:rPr>
              <w:instrText xml:space="preserve"> PAGEREF _Toc195975246 \h </w:instrText>
            </w:r>
            <w:r w:rsidRPr="00171CC2">
              <w:rPr>
                <w:rFonts w:ascii="Times New Roman" w:hAnsi="Times New Roman" w:cs="Times New Roman"/>
                <w:webHidden/>
              </w:rPr>
            </w:r>
            <w:r w:rsidRPr="00171CC2">
              <w:rPr>
                <w:rFonts w:ascii="Times New Roman" w:hAnsi="Times New Roman" w:cs="Times New Roman"/>
                <w:webHidden/>
              </w:rPr>
              <w:fldChar w:fldCharType="separate"/>
            </w:r>
            <w:r w:rsidR="00D10285">
              <w:rPr>
                <w:rFonts w:ascii="Times New Roman" w:hAnsi="Times New Roman" w:cs="Times New Roman"/>
                <w:webHidden/>
              </w:rPr>
              <w:t>66</w:t>
            </w:r>
            <w:r w:rsidRPr="00171CC2">
              <w:rPr>
                <w:rFonts w:ascii="Times New Roman" w:hAnsi="Times New Roman" w:cs="Times New Roman"/>
                <w:webHidden/>
              </w:rPr>
              <w:fldChar w:fldCharType="end"/>
            </w:r>
          </w:hyperlink>
        </w:p>
        <w:p w14:paraId="2246B284" w14:textId="76AD3D4E"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47" w:history="1">
            <w:r w:rsidRPr="00171CC2">
              <w:rPr>
                <w:rStyle w:val="Hyperlink"/>
                <w:rFonts w:ascii="Times New Roman" w:hAnsi="Times New Roman" w:cs="Times New Roman"/>
                <w:noProof/>
              </w:rPr>
              <w:t>5.1 Participant Achromatic Responses</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_Toc195975247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66</w:t>
            </w:r>
            <w:r w:rsidRPr="00171CC2">
              <w:rPr>
                <w:rFonts w:ascii="Times New Roman" w:hAnsi="Times New Roman" w:cs="Times New Roman"/>
                <w:noProof/>
                <w:webHidden/>
              </w:rPr>
              <w:fldChar w:fldCharType="end"/>
            </w:r>
          </w:hyperlink>
        </w:p>
        <w:p w14:paraId="0D3B46A0" w14:textId="33250204"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48" w:history="1">
            <w:r w:rsidRPr="00171CC2">
              <w:rPr>
                <w:rStyle w:val="Hyperlink"/>
                <w:rFonts w:ascii="Times New Roman" w:hAnsi="Times New Roman" w:cs="Times New Roman"/>
                <w:noProof/>
              </w:rPr>
              <w:t>5.2 Constancy Index Effects</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_Toc195975248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69</w:t>
            </w:r>
            <w:r w:rsidRPr="00171CC2">
              <w:rPr>
                <w:rFonts w:ascii="Times New Roman" w:hAnsi="Times New Roman" w:cs="Times New Roman"/>
                <w:noProof/>
                <w:webHidden/>
              </w:rPr>
              <w:fldChar w:fldCharType="end"/>
            </w:r>
          </w:hyperlink>
        </w:p>
        <w:p w14:paraId="36112558" w14:textId="67C05A77"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49" w:history="1">
            <w:r w:rsidRPr="00171CC2">
              <w:rPr>
                <w:rStyle w:val="Hyperlink"/>
                <w:rFonts w:ascii="Times New Roman" w:hAnsi="Times New Roman" w:cs="Times New Roman"/>
                <w:noProof/>
              </w:rPr>
              <w:t>5.2.1 Effect of Display Condition</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_Toc195975249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70</w:t>
            </w:r>
            <w:r w:rsidRPr="00171CC2">
              <w:rPr>
                <w:rFonts w:ascii="Times New Roman" w:hAnsi="Times New Roman" w:cs="Times New Roman"/>
                <w:noProof/>
                <w:webHidden/>
              </w:rPr>
              <w:fldChar w:fldCharType="end"/>
            </w:r>
          </w:hyperlink>
        </w:p>
        <w:p w14:paraId="4AD263CE" w14:textId="26594B28"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50" w:history="1">
            <w:r w:rsidRPr="00171CC2">
              <w:rPr>
                <w:rStyle w:val="Hyperlink"/>
                <w:rFonts w:ascii="Times New Roman" w:hAnsi="Times New Roman" w:cs="Times New Roman"/>
                <w:noProof/>
              </w:rPr>
              <w:t>5.2.2 Effect of Illuminant Chromaticity</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_Toc195975250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70</w:t>
            </w:r>
            <w:r w:rsidRPr="00171CC2">
              <w:rPr>
                <w:rFonts w:ascii="Times New Roman" w:hAnsi="Times New Roman" w:cs="Times New Roman"/>
                <w:noProof/>
                <w:webHidden/>
              </w:rPr>
              <w:fldChar w:fldCharType="end"/>
            </w:r>
          </w:hyperlink>
        </w:p>
        <w:p w14:paraId="044BB094" w14:textId="353D25B6"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51" w:history="1">
            <w:r w:rsidRPr="00171CC2">
              <w:rPr>
                <w:rStyle w:val="Hyperlink"/>
                <w:rFonts w:ascii="Times New Roman" w:hAnsi="Times New Roman" w:cs="Times New Roman"/>
                <w:noProof/>
              </w:rPr>
              <w:t>5.2.3 Effect of Target Lightness</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_Toc195975251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72</w:t>
            </w:r>
            <w:r w:rsidRPr="00171CC2">
              <w:rPr>
                <w:rFonts w:ascii="Times New Roman" w:hAnsi="Times New Roman" w:cs="Times New Roman"/>
                <w:noProof/>
                <w:webHidden/>
              </w:rPr>
              <w:fldChar w:fldCharType="end"/>
            </w:r>
          </w:hyperlink>
        </w:p>
        <w:p w14:paraId="66C1CFF7" w14:textId="7573498F"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52" w:history="1">
            <w:r w:rsidRPr="00171CC2">
              <w:rPr>
                <w:rStyle w:val="Hyperlink"/>
                <w:rFonts w:ascii="Times New Roman" w:hAnsi="Times New Roman" w:cs="Times New Roman"/>
                <w:noProof/>
              </w:rPr>
              <w:t>5.2.4 Interaction of Condition and Illuminant</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_Toc195975252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73</w:t>
            </w:r>
            <w:r w:rsidRPr="00171CC2">
              <w:rPr>
                <w:rFonts w:ascii="Times New Roman" w:hAnsi="Times New Roman" w:cs="Times New Roman"/>
                <w:noProof/>
                <w:webHidden/>
              </w:rPr>
              <w:fldChar w:fldCharType="end"/>
            </w:r>
          </w:hyperlink>
        </w:p>
        <w:p w14:paraId="34542B65" w14:textId="5BFC0BD0"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53" w:history="1">
            <w:r w:rsidRPr="00171CC2">
              <w:rPr>
                <w:rStyle w:val="Hyperlink"/>
                <w:rFonts w:ascii="Times New Roman" w:hAnsi="Times New Roman" w:cs="Times New Roman"/>
                <w:noProof/>
              </w:rPr>
              <w:t>5.2.6 Interaction of Condition and Lightness</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_Toc195975253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75</w:t>
            </w:r>
            <w:r w:rsidRPr="00171CC2">
              <w:rPr>
                <w:rFonts w:ascii="Times New Roman" w:hAnsi="Times New Roman" w:cs="Times New Roman"/>
                <w:noProof/>
                <w:webHidden/>
              </w:rPr>
              <w:fldChar w:fldCharType="end"/>
            </w:r>
          </w:hyperlink>
        </w:p>
        <w:p w14:paraId="1C11946A" w14:textId="07CFB315"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54" w:history="1">
            <w:r w:rsidRPr="00171CC2">
              <w:rPr>
                <w:rStyle w:val="Hyperlink"/>
                <w:rFonts w:ascii="Times New Roman" w:hAnsi="Times New Roman" w:cs="Times New Roman"/>
                <w:noProof/>
              </w:rPr>
              <w:t>5.3 Projection Analysis</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_Toc195975254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76</w:t>
            </w:r>
            <w:r w:rsidRPr="00171CC2">
              <w:rPr>
                <w:rFonts w:ascii="Times New Roman" w:hAnsi="Times New Roman" w:cs="Times New Roman"/>
                <w:noProof/>
                <w:webHidden/>
              </w:rPr>
              <w:fldChar w:fldCharType="end"/>
            </w:r>
          </w:hyperlink>
        </w:p>
        <w:p w14:paraId="69776E5D" w14:textId="4EC20ECF" w:rsidR="00171CC2" w:rsidRPr="00171CC2" w:rsidRDefault="00171CC2" w:rsidP="00171CC2">
          <w:pPr>
            <w:pStyle w:val="TOC1"/>
            <w:spacing w:line="480" w:lineRule="auto"/>
            <w:rPr>
              <w:rFonts w:ascii="Times New Roman" w:eastAsiaTheme="minorEastAsia" w:hAnsi="Times New Roman" w:cs="Times New Roman"/>
              <w:b w:val="0"/>
              <w:bCs w:val="0"/>
            </w:rPr>
          </w:pPr>
          <w:hyperlink w:anchor="_Toc195975255" w:history="1">
            <w:r w:rsidRPr="00171CC2">
              <w:rPr>
                <w:rStyle w:val="Hyperlink"/>
                <w:rFonts w:ascii="Times New Roman" w:hAnsi="Times New Roman" w:cs="Times New Roman"/>
              </w:rPr>
              <w:t>Chapter 6: Discussion</w:t>
            </w:r>
            <w:r w:rsidRPr="00171CC2">
              <w:rPr>
                <w:rFonts w:ascii="Times New Roman" w:hAnsi="Times New Roman" w:cs="Times New Roman"/>
                <w:webHidden/>
              </w:rPr>
              <w:tab/>
            </w:r>
            <w:r w:rsidRPr="00171CC2">
              <w:rPr>
                <w:rFonts w:ascii="Times New Roman" w:hAnsi="Times New Roman" w:cs="Times New Roman"/>
                <w:webHidden/>
              </w:rPr>
              <w:fldChar w:fldCharType="begin"/>
            </w:r>
            <w:r w:rsidRPr="00171CC2">
              <w:rPr>
                <w:rFonts w:ascii="Times New Roman" w:hAnsi="Times New Roman" w:cs="Times New Roman"/>
                <w:webHidden/>
              </w:rPr>
              <w:instrText xml:space="preserve"> PAGEREF _Toc195975255 \h </w:instrText>
            </w:r>
            <w:r w:rsidRPr="00171CC2">
              <w:rPr>
                <w:rFonts w:ascii="Times New Roman" w:hAnsi="Times New Roman" w:cs="Times New Roman"/>
                <w:webHidden/>
              </w:rPr>
            </w:r>
            <w:r w:rsidRPr="00171CC2">
              <w:rPr>
                <w:rFonts w:ascii="Times New Roman" w:hAnsi="Times New Roman" w:cs="Times New Roman"/>
                <w:webHidden/>
              </w:rPr>
              <w:fldChar w:fldCharType="separate"/>
            </w:r>
            <w:r w:rsidR="00D10285">
              <w:rPr>
                <w:rFonts w:ascii="Times New Roman" w:hAnsi="Times New Roman" w:cs="Times New Roman"/>
                <w:webHidden/>
              </w:rPr>
              <w:t>78</w:t>
            </w:r>
            <w:r w:rsidRPr="00171CC2">
              <w:rPr>
                <w:rFonts w:ascii="Times New Roman" w:hAnsi="Times New Roman" w:cs="Times New Roman"/>
                <w:webHidden/>
              </w:rPr>
              <w:fldChar w:fldCharType="end"/>
            </w:r>
          </w:hyperlink>
        </w:p>
        <w:p w14:paraId="25D1C70B" w14:textId="0BFEB8F6"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56" w:history="1">
            <w:r w:rsidRPr="00171CC2">
              <w:rPr>
                <w:rStyle w:val="Hyperlink"/>
                <w:rFonts w:ascii="Times New Roman" w:hAnsi="Times New Roman" w:cs="Times New Roman"/>
                <w:noProof/>
              </w:rPr>
              <w:t>6.1 Display Condition</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_Toc195975256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78</w:t>
            </w:r>
            <w:r w:rsidRPr="00171CC2">
              <w:rPr>
                <w:rFonts w:ascii="Times New Roman" w:hAnsi="Times New Roman" w:cs="Times New Roman"/>
                <w:noProof/>
                <w:webHidden/>
              </w:rPr>
              <w:fldChar w:fldCharType="end"/>
            </w:r>
          </w:hyperlink>
        </w:p>
        <w:p w14:paraId="7BCDC1FE" w14:textId="18033C8A"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57" w:history="1">
            <w:r w:rsidRPr="00171CC2">
              <w:rPr>
                <w:rStyle w:val="Hyperlink"/>
                <w:rFonts w:ascii="Times New Roman" w:hAnsi="Times New Roman" w:cs="Times New Roman"/>
                <w:noProof/>
              </w:rPr>
              <w:t>6.2 Illuminant Changes</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_Toc195975257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80</w:t>
            </w:r>
            <w:r w:rsidRPr="00171CC2">
              <w:rPr>
                <w:rFonts w:ascii="Times New Roman" w:hAnsi="Times New Roman" w:cs="Times New Roman"/>
                <w:noProof/>
                <w:webHidden/>
              </w:rPr>
              <w:fldChar w:fldCharType="end"/>
            </w:r>
          </w:hyperlink>
        </w:p>
        <w:p w14:paraId="1F9814AD" w14:textId="702F60EC"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58" w:history="1">
            <w:r w:rsidRPr="00171CC2">
              <w:rPr>
                <w:rStyle w:val="Hyperlink"/>
                <w:rFonts w:ascii="Times New Roman" w:hAnsi="Times New Roman" w:cs="Times New Roman"/>
                <w:noProof/>
              </w:rPr>
              <w:t>6.3 Target Lightness Changes</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_Toc195975258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81</w:t>
            </w:r>
            <w:r w:rsidRPr="00171CC2">
              <w:rPr>
                <w:rFonts w:ascii="Times New Roman" w:hAnsi="Times New Roman" w:cs="Times New Roman"/>
                <w:noProof/>
                <w:webHidden/>
              </w:rPr>
              <w:fldChar w:fldCharType="end"/>
            </w:r>
          </w:hyperlink>
        </w:p>
        <w:p w14:paraId="285DFDCD" w14:textId="5738C23A" w:rsidR="00171CC2" w:rsidRPr="00171CC2" w:rsidRDefault="00171CC2" w:rsidP="00171CC2">
          <w:pPr>
            <w:pStyle w:val="TOC2"/>
            <w:tabs>
              <w:tab w:val="right" w:leader="dot" w:pos="9350"/>
            </w:tabs>
            <w:spacing w:line="480" w:lineRule="auto"/>
            <w:rPr>
              <w:rFonts w:ascii="Times New Roman" w:eastAsiaTheme="minorEastAsia" w:hAnsi="Times New Roman" w:cs="Times New Roman"/>
              <w:noProof/>
            </w:rPr>
          </w:pPr>
          <w:hyperlink w:anchor="_Toc195975259" w:history="1">
            <w:r w:rsidRPr="00171CC2">
              <w:rPr>
                <w:rStyle w:val="Hyperlink"/>
                <w:rFonts w:ascii="Times New Roman" w:hAnsi="Times New Roman" w:cs="Times New Roman"/>
                <w:noProof/>
              </w:rPr>
              <w:t>6.4 Future Work and Limitations</w:t>
            </w:r>
            <w:r w:rsidRPr="00171CC2">
              <w:rPr>
                <w:rFonts w:ascii="Times New Roman" w:hAnsi="Times New Roman" w:cs="Times New Roman"/>
                <w:noProof/>
                <w:webHidden/>
              </w:rPr>
              <w:tab/>
            </w:r>
            <w:r w:rsidRPr="00171CC2">
              <w:rPr>
                <w:rFonts w:ascii="Times New Roman" w:hAnsi="Times New Roman" w:cs="Times New Roman"/>
                <w:noProof/>
                <w:webHidden/>
              </w:rPr>
              <w:fldChar w:fldCharType="begin"/>
            </w:r>
            <w:r w:rsidRPr="00171CC2">
              <w:rPr>
                <w:rFonts w:ascii="Times New Roman" w:hAnsi="Times New Roman" w:cs="Times New Roman"/>
                <w:noProof/>
                <w:webHidden/>
              </w:rPr>
              <w:instrText xml:space="preserve"> PAGEREF _Toc195975259 \h </w:instrText>
            </w:r>
            <w:r w:rsidRPr="00171CC2">
              <w:rPr>
                <w:rFonts w:ascii="Times New Roman" w:hAnsi="Times New Roman" w:cs="Times New Roman"/>
                <w:noProof/>
                <w:webHidden/>
              </w:rPr>
            </w:r>
            <w:r w:rsidRPr="00171CC2">
              <w:rPr>
                <w:rFonts w:ascii="Times New Roman" w:hAnsi="Times New Roman" w:cs="Times New Roman"/>
                <w:noProof/>
                <w:webHidden/>
              </w:rPr>
              <w:fldChar w:fldCharType="separate"/>
            </w:r>
            <w:r w:rsidR="00D10285">
              <w:rPr>
                <w:rFonts w:ascii="Times New Roman" w:hAnsi="Times New Roman" w:cs="Times New Roman"/>
                <w:noProof/>
                <w:webHidden/>
              </w:rPr>
              <w:t>83</w:t>
            </w:r>
            <w:r w:rsidRPr="00171CC2">
              <w:rPr>
                <w:rFonts w:ascii="Times New Roman" w:hAnsi="Times New Roman" w:cs="Times New Roman"/>
                <w:noProof/>
                <w:webHidden/>
              </w:rPr>
              <w:fldChar w:fldCharType="end"/>
            </w:r>
          </w:hyperlink>
        </w:p>
        <w:p w14:paraId="38DE69DB" w14:textId="4956E1A1" w:rsidR="00171CC2" w:rsidRPr="00171CC2" w:rsidRDefault="00171CC2" w:rsidP="00171CC2">
          <w:pPr>
            <w:pStyle w:val="TOC1"/>
            <w:spacing w:line="480" w:lineRule="auto"/>
            <w:rPr>
              <w:rFonts w:ascii="Times New Roman" w:eastAsiaTheme="minorEastAsia" w:hAnsi="Times New Roman" w:cs="Times New Roman"/>
              <w:b w:val="0"/>
              <w:bCs w:val="0"/>
            </w:rPr>
          </w:pPr>
          <w:hyperlink w:anchor="_Toc195975260" w:history="1">
            <w:r w:rsidRPr="00171CC2">
              <w:rPr>
                <w:rStyle w:val="Hyperlink"/>
                <w:rFonts w:ascii="Times New Roman" w:hAnsi="Times New Roman" w:cs="Times New Roman"/>
              </w:rPr>
              <w:t>Chapter 7: Conclusion</w:t>
            </w:r>
            <w:r w:rsidRPr="00171CC2">
              <w:rPr>
                <w:rFonts w:ascii="Times New Roman" w:hAnsi="Times New Roman" w:cs="Times New Roman"/>
                <w:webHidden/>
              </w:rPr>
              <w:tab/>
            </w:r>
            <w:r w:rsidRPr="00171CC2">
              <w:rPr>
                <w:rFonts w:ascii="Times New Roman" w:hAnsi="Times New Roman" w:cs="Times New Roman"/>
                <w:webHidden/>
              </w:rPr>
              <w:fldChar w:fldCharType="begin"/>
            </w:r>
            <w:r w:rsidRPr="00171CC2">
              <w:rPr>
                <w:rFonts w:ascii="Times New Roman" w:hAnsi="Times New Roman" w:cs="Times New Roman"/>
                <w:webHidden/>
              </w:rPr>
              <w:instrText xml:space="preserve"> PAGEREF _Toc195975260 \h </w:instrText>
            </w:r>
            <w:r w:rsidRPr="00171CC2">
              <w:rPr>
                <w:rFonts w:ascii="Times New Roman" w:hAnsi="Times New Roman" w:cs="Times New Roman"/>
                <w:webHidden/>
              </w:rPr>
            </w:r>
            <w:r w:rsidRPr="00171CC2">
              <w:rPr>
                <w:rFonts w:ascii="Times New Roman" w:hAnsi="Times New Roman" w:cs="Times New Roman"/>
                <w:webHidden/>
              </w:rPr>
              <w:fldChar w:fldCharType="separate"/>
            </w:r>
            <w:r w:rsidR="00D10285">
              <w:rPr>
                <w:rFonts w:ascii="Times New Roman" w:hAnsi="Times New Roman" w:cs="Times New Roman"/>
                <w:webHidden/>
              </w:rPr>
              <w:t>85</w:t>
            </w:r>
            <w:r w:rsidRPr="00171CC2">
              <w:rPr>
                <w:rFonts w:ascii="Times New Roman" w:hAnsi="Times New Roman" w:cs="Times New Roman"/>
                <w:webHidden/>
              </w:rPr>
              <w:fldChar w:fldCharType="end"/>
            </w:r>
          </w:hyperlink>
        </w:p>
        <w:p w14:paraId="478FBBDE" w14:textId="0E2B755A" w:rsidR="00171CC2" w:rsidRPr="00171CC2" w:rsidRDefault="00171CC2" w:rsidP="00171CC2">
          <w:pPr>
            <w:pStyle w:val="TOC1"/>
            <w:spacing w:line="480" w:lineRule="auto"/>
            <w:rPr>
              <w:rFonts w:ascii="Times New Roman" w:eastAsiaTheme="minorEastAsia" w:hAnsi="Times New Roman" w:cs="Times New Roman"/>
              <w:b w:val="0"/>
              <w:bCs w:val="0"/>
            </w:rPr>
          </w:pPr>
          <w:hyperlink w:anchor="_Toc195975261" w:history="1">
            <w:r w:rsidRPr="00171CC2">
              <w:rPr>
                <w:rStyle w:val="Hyperlink"/>
                <w:rFonts w:ascii="Times New Roman" w:hAnsi="Times New Roman" w:cs="Times New Roman"/>
              </w:rPr>
              <w:t>Bibliography</w:t>
            </w:r>
            <w:r w:rsidRPr="00171CC2">
              <w:rPr>
                <w:rFonts w:ascii="Times New Roman" w:hAnsi="Times New Roman" w:cs="Times New Roman"/>
                <w:webHidden/>
              </w:rPr>
              <w:tab/>
            </w:r>
            <w:r w:rsidRPr="00171CC2">
              <w:rPr>
                <w:rFonts w:ascii="Times New Roman" w:hAnsi="Times New Roman" w:cs="Times New Roman"/>
                <w:webHidden/>
              </w:rPr>
              <w:fldChar w:fldCharType="begin"/>
            </w:r>
            <w:r w:rsidRPr="00171CC2">
              <w:rPr>
                <w:rFonts w:ascii="Times New Roman" w:hAnsi="Times New Roman" w:cs="Times New Roman"/>
                <w:webHidden/>
              </w:rPr>
              <w:instrText xml:space="preserve"> PAGEREF _Toc195975261 \h </w:instrText>
            </w:r>
            <w:r w:rsidRPr="00171CC2">
              <w:rPr>
                <w:rFonts w:ascii="Times New Roman" w:hAnsi="Times New Roman" w:cs="Times New Roman"/>
                <w:webHidden/>
              </w:rPr>
            </w:r>
            <w:r w:rsidRPr="00171CC2">
              <w:rPr>
                <w:rFonts w:ascii="Times New Roman" w:hAnsi="Times New Roman" w:cs="Times New Roman"/>
                <w:webHidden/>
              </w:rPr>
              <w:fldChar w:fldCharType="separate"/>
            </w:r>
            <w:r w:rsidR="00D10285">
              <w:rPr>
                <w:rFonts w:ascii="Times New Roman" w:hAnsi="Times New Roman" w:cs="Times New Roman"/>
                <w:webHidden/>
              </w:rPr>
              <w:t>86</w:t>
            </w:r>
            <w:r w:rsidRPr="00171CC2">
              <w:rPr>
                <w:rFonts w:ascii="Times New Roman" w:hAnsi="Times New Roman" w:cs="Times New Roman"/>
                <w:webHidden/>
              </w:rPr>
              <w:fldChar w:fldCharType="end"/>
            </w:r>
          </w:hyperlink>
        </w:p>
        <w:p w14:paraId="7393424C" w14:textId="70270E29" w:rsidR="005D22A7" w:rsidRDefault="00743A15" w:rsidP="00171CC2">
          <w:pPr>
            <w:spacing w:line="480" w:lineRule="auto"/>
            <w:rPr>
              <w:b/>
              <w:bCs/>
              <w:noProof/>
            </w:rPr>
          </w:pPr>
          <w:r w:rsidRPr="00171CC2">
            <w:rPr>
              <w:rFonts w:ascii="Times New Roman" w:hAnsi="Times New Roman" w:cs="Times New Roman"/>
              <w:b/>
              <w:bCs/>
              <w:noProof/>
            </w:rPr>
            <w:fldChar w:fldCharType="end"/>
          </w:r>
        </w:p>
      </w:sdtContent>
    </w:sdt>
    <w:p w14:paraId="6ECCE074" w14:textId="77777777" w:rsidR="00630B2F" w:rsidRDefault="00630B2F" w:rsidP="00630B2F">
      <w:pPr>
        <w:spacing w:line="480" w:lineRule="auto"/>
        <w:rPr>
          <w:b/>
          <w:bCs/>
          <w:noProof/>
        </w:rPr>
      </w:pPr>
    </w:p>
    <w:p w14:paraId="57CEBD02" w14:textId="77777777" w:rsidR="00630B2F" w:rsidRDefault="00630B2F" w:rsidP="00630B2F">
      <w:pPr>
        <w:spacing w:line="480" w:lineRule="auto"/>
        <w:rPr>
          <w:b/>
          <w:bCs/>
          <w:noProof/>
        </w:rPr>
      </w:pPr>
    </w:p>
    <w:p w14:paraId="79D00F2E" w14:textId="77777777" w:rsidR="00630B2F" w:rsidRDefault="00630B2F" w:rsidP="00630B2F">
      <w:pPr>
        <w:spacing w:line="480" w:lineRule="auto"/>
        <w:rPr>
          <w:b/>
          <w:bCs/>
          <w:noProof/>
        </w:rPr>
      </w:pPr>
    </w:p>
    <w:p w14:paraId="5329BAED" w14:textId="77777777" w:rsidR="00630B2F" w:rsidRDefault="00630B2F" w:rsidP="00630B2F">
      <w:pPr>
        <w:spacing w:line="480" w:lineRule="auto"/>
        <w:rPr>
          <w:b/>
          <w:bCs/>
          <w:noProof/>
        </w:rPr>
      </w:pPr>
    </w:p>
    <w:p w14:paraId="0CA51955" w14:textId="77777777" w:rsidR="00630B2F" w:rsidRDefault="00630B2F" w:rsidP="00630B2F">
      <w:pPr>
        <w:spacing w:line="480" w:lineRule="auto"/>
        <w:rPr>
          <w:b/>
          <w:bCs/>
          <w:noProof/>
        </w:rPr>
      </w:pPr>
    </w:p>
    <w:p w14:paraId="33D1286C" w14:textId="77777777" w:rsidR="00630B2F" w:rsidRDefault="00630B2F" w:rsidP="00630B2F">
      <w:pPr>
        <w:spacing w:line="480" w:lineRule="auto"/>
        <w:rPr>
          <w:b/>
          <w:bCs/>
          <w:noProof/>
        </w:rPr>
      </w:pPr>
    </w:p>
    <w:p w14:paraId="603B57DD" w14:textId="77777777" w:rsidR="00630B2F" w:rsidRPr="005B67FF" w:rsidRDefault="00630B2F" w:rsidP="00630B2F">
      <w:pPr>
        <w:spacing w:line="480" w:lineRule="auto"/>
      </w:pPr>
    </w:p>
    <w:p w14:paraId="11D5143E" w14:textId="46DB3015" w:rsidR="005B67FF" w:rsidRDefault="00FA4329" w:rsidP="00FA4329">
      <w:pPr>
        <w:pStyle w:val="ChapterTitle"/>
      </w:pPr>
      <w:bookmarkStart w:id="3" w:name="_Toc195975214"/>
      <w:r>
        <w:lastRenderedPageBreak/>
        <w:t>List of Figures</w:t>
      </w:r>
      <w:bookmarkEnd w:id="3"/>
    </w:p>
    <w:p w14:paraId="6F3ED233" w14:textId="34FCDB33"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Pr>
          <w:rFonts w:cs="Times New Roman"/>
        </w:rPr>
        <w:fldChar w:fldCharType="begin"/>
      </w:r>
      <w:r>
        <w:rPr>
          <w:rFonts w:cs="Times New Roman"/>
        </w:rPr>
        <w:instrText xml:space="preserve"> TOC \c "Figure" </w:instrText>
      </w:r>
      <w:r>
        <w:rPr>
          <w:rFonts w:cs="Times New Roman"/>
        </w:rPr>
        <w:fldChar w:fldCharType="separate"/>
      </w:r>
      <w:r w:rsidRPr="00F649BE">
        <w:rPr>
          <w:rFonts w:cs="Times New Roman"/>
          <w:b/>
          <w:noProof/>
        </w:rPr>
        <w:t>Figure 1.</w:t>
      </w:r>
      <w:r w:rsidRPr="00F649BE">
        <w:rPr>
          <w:rFonts w:cs="Times New Roman"/>
          <w:noProof/>
        </w:rPr>
        <w:t xml:space="preserve"> (Berns, 2019) Spectral sensitivities of the human visual system cone fundamentals. (Adapted from Smith &amp; Pokorney, 1975)</w:t>
      </w:r>
      <w:r>
        <w:rPr>
          <w:noProof/>
        </w:rPr>
        <w:tab/>
      </w:r>
      <w:r>
        <w:rPr>
          <w:noProof/>
        </w:rPr>
        <w:fldChar w:fldCharType="begin"/>
      </w:r>
      <w:r>
        <w:rPr>
          <w:noProof/>
        </w:rPr>
        <w:instrText xml:space="preserve"> PAGEREF _Toc195957447 \h </w:instrText>
      </w:r>
      <w:r>
        <w:rPr>
          <w:noProof/>
        </w:rPr>
      </w:r>
      <w:r>
        <w:rPr>
          <w:noProof/>
        </w:rPr>
        <w:fldChar w:fldCharType="separate"/>
      </w:r>
      <w:r w:rsidR="009861E2">
        <w:rPr>
          <w:noProof/>
        </w:rPr>
        <w:t>18</w:t>
      </w:r>
      <w:r>
        <w:rPr>
          <w:noProof/>
        </w:rPr>
        <w:fldChar w:fldCharType="end"/>
      </w:r>
    </w:p>
    <w:p w14:paraId="5812EF1A" w14:textId="27585944"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2.</w:t>
      </w:r>
      <w:r w:rsidRPr="00F649BE">
        <w:rPr>
          <w:rFonts w:cs="Times New Roman"/>
          <w:noProof/>
        </w:rPr>
        <w:t xml:space="preserve"> (Foster, 2011) Example illustration of color constancy data in CIE 1931 (x, y) chromaticity space (Data adapted from Arend and Reeves 1986). The open circle represents the chromaticity of a test stimulus under a reference illuminant (6500K). The solid square shows the observer’s match to that stimulus under a different test illuminant (10,000K). The open square indicates the ideal match, corresponding to the chromaticity of the stimulus’ reflectance under the test illuminant. Color constancy is quantified using two common metrics: the color constancy index (CI = 1 – b/ a) and the Brunswik ratio (BR = c/ a), where a, b, and c are Euclidean distances between these points.</w:t>
      </w:r>
      <w:r>
        <w:rPr>
          <w:noProof/>
        </w:rPr>
        <w:tab/>
      </w:r>
      <w:r>
        <w:rPr>
          <w:noProof/>
        </w:rPr>
        <w:fldChar w:fldCharType="begin"/>
      </w:r>
      <w:r>
        <w:rPr>
          <w:noProof/>
        </w:rPr>
        <w:instrText xml:space="preserve"> PAGEREF _Toc195957448 \h </w:instrText>
      </w:r>
      <w:r>
        <w:rPr>
          <w:noProof/>
        </w:rPr>
      </w:r>
      <w:r>
        <w:rPr>
          <w:noProof/>
        </w:rPr>
        <w:fldChar w:fldCharType="separate"/>
      </w:r>
      <w:r w:rsidR="009861E2">
        <w:rPr>
          <w:noProof/>
        </w:rPr>
        <w:t>23</w:t>
      </w:r>
      <w:r>
        <w:rPr>
          <w:noProof/>
        </w:rPr>
        <w:fldChar w:fldCharType="end"/>
      </w:r>
    </w:p>
    <w:p w14:paraId="696BACF5" w14:textId="5EFBB81D"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3</w:t>
      </w:r>
      <w:r w:rsidRPr="00F649BE">
        <w:rPr>
          <w:rFonts w:cs="Times New Roman"/>
          <w:noProof/>
        </w:rPr>
        <w:t>. (WebVR) Schematic illustrating the creation of stereoscopic 3D images in a virtual reality head-mounted display.</w:t>
      </w:r>
      <w:r>
        <w:rPr>
          <w:noProof/>
        </w:rPr>
        <w:tab/>
      </w:r>
      <w:r>
        <w:rPr>
          <w:noProof/>
        </w:rPr>
        <w:fldChar w:fldCharType="begin"/>
      </w:r>
      <w:r>
        <w:rPr>
          <w:noProof/>
        </w:rPr>
        <w:instrText xml:space="preserve"> PAGEREF _Toc195957449 \h </w:instrText>
      </w:r>
      <w:r>
        <w:rPr>
          <w:noProof/>
        </w:rPr>
      </w:r>
      <w:r>
        <w:rPr>
          <w:noProof/>
        </w:rPr>
        <w:fldChar w:fldCharType="separate"/>
      </w:r>
      <w:r w:rsidR="009861E2">
        <w:rPr>
          <w:noProof/>
        </w:rPr>
        <w:t>34</w:t>
      </w:r>
      <w:r>
        <w:rPr>
          <w:noProof/>
        </w:rPr>
        <w:fldChar w:fldCharType="end"/>
      </w:r>
    </w:p>
    <w:p w14:paraId="62D71E26" w14:textId="3027F7B6"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4</w:t>
      </w:r>
      <w:r w:rsidRPr="00F649BE">
        <w:rPr>
          <w:rFonts w:cs="Times New Roman"/>
          <w:noProof/>
        </w:rPr>
        <w:t>. Unreal Engine screenshot showing a preview of the experimental 3D environment.</w:t>
      </w:r>
      <w:r>
        <w:rPr>
          <w:noProof/>
        </w:rPr>
        <w:tab/>
      </w:r>
      <w:r>
        <w:rPr>
          <w:noProof/>
        </w:rPr>
        <w:fldChar w:fldCharType="begin"/>
      </w:r>
      <w:r>
        <w:rPr>
          <w:noProof/>
        </w:rPr>
        <w:instrText xml:space="preserve"> PAGEREF _Toc195957450 \h </w:instrText>
      </w:r>
      <w:r>
        <w:rPr>
          <w:noProof/>
        </w:rPr>
      </w:r>
      <w:r>
        <w:rPr>
          <w:noProof/>
        </w:rPr>
        <w:fldChar w:fldCharType="separate"/>
      </w:r>
      <w:r w:rsidR="009861E2">
        <w:rPr>
          <w:noProof/>
        </w:rPr>
        <w:t>40</w:t>
      </w:r>
      <w:r>
        <w:rPr>
          <w:noProof/>
        </w:rPr>
        <w:fldChar w:fldCharType="end"/>
      </w:r>
    </w:p>
    <w:p w14:paraId="71AC8E43" w14:textId="06DB7D86"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5.</w:t>
      </w:r>
      <w:r w:rsidRPr="00F649BE">
        <w:rPr>
          <w:rFonts w:cs="Times New Roman"/>
          <w:noProof/>
        </w:rPr>
        <w:t xml:space="preserve"> Top, wireframe view of the experimental scene with four point lights equally spaced.</w:t>
      </w:r>
      <w:r>
        <w:rPr>
          <w:noProof/>
        </w:rPr>
        <w:tab/>
      </w:r>
      <w:r>
        <w:rPr>
          <w:noProof/>
        </w:rPr>
        <w:fldChar w:fldCharType="begin"/>
      </w:r>
      <w:r>
        <w:rPr>
          <w:noProof/>
        </w:rPr>
        <w:instrText xml:space="preserve"> PAGEREF _Toc195957451 \h </w:instrText>
      </w:r>
      <w:r>
        <w:rPr>
          <w:noProof/>
        </w:rPr>
      </w:r>
      <w:r>
        <w:rPr>
          <w:noProof/>
        </w:rPr>
        <w:fldChar w:fldCharType="separate"/>
      </w:r>
      <w:r w:rsidR="009861E2">
        <w:rPr>
          <w:noProof/>
        </w:rPr>
        <w:t>41</w:t>
      </w:r>
      <w:r>
        <w:rPr>
          <w:noProof/>
        </w:rPr>
        <w:fldChar w:fldCharType="end"/>
      </w:r>
    </w:p>
    <w:p w14:paraId="03DAA737" w14:textId="064F05EE"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6.</w:t>
      </w:r>
      <w:r w:rsidRPr="00F649BE">
        <w:rPr>
          <w:rFonts w:cs="Times New Roman"/>
          <w:noProof/>
        </w:rPr>
        <w:t xml:space="preserve">  Experimental scene as seen from the point of view of the participant in Flat mode. The target is the circular red patch in the center (red color is for illustration purposes only).</w:t>
      </w:r>
      <w:r>
        <w:rPr>
          <w:noProof/>
        </w:rPr>
        <w:tab/>
      </w:r>
      <w:r>
        <w:rPr>
          <w:noProof/>
        </w:rPr>
        <w:fldChar w:fldCharType="begin"/>
      </w:r>
      <w:r>
        <w:rPr>
          <w:noProof/>
        </w:rPr>
        <w:instrText xml:space="preserve"> PAGEREF _Toc195957452 \h </w:instrText>
      </w:r>
      <w:r>
        <w:rPr>
          <w:noProof/>
        </w:rPr>
      </w:r>
      <w:r>
        <w:rPr>
          <w:noProof/>
        </w:rPr>
        <w:fldChar w:fldCharType="separate"/>
      </w:r>
      <w:r w:rsidR="009861E2">
        <w:rPr>
          <w:noProof/>
        </w:rPr>
        <w:t>42</w:t>
      </w:r>
      <w:r>
        <w:rPr>
          <w:noProof/>
        </w:rPr>
        <w:fldChar w:fldCharType="end"/>
      </w:r>
    </w:p>
    <w:p w14:paraId="764D9AA8" w14:textId="2D4CD5E1"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7.</w:t>
      </w:r>
      <w:r w:rsidRPr="00F649BE">
        <w:rPr>
          <w:rFonts w:cs="Times New Roman"/>
          <w:noProof/>
        </w:rPr>
        <w:t xml:space="preserve"> Chromaticity plot of aim illuminant chromaticities (black circle) and measured chromaticities of illuminants using VR (blue asterisk) and Flat (red cross) displays. Display gamuts are shown for VR (blue line) and Flat (red line) displays as well as sRGB gamut (black dotted).</w:t>
      </w:r>
      <w:r>
        <w:rPr>
          <w:noProof/>
        </w:rPr>
        <w:tab/>
      </w:r>
      <w:r>
        <w:rPr>
          <w:noProof/>
        </w:rPr>
        <w:fldChar w:fldCharType="begin"/>
      </w:r>
      <w:r>
        <w:rPr>
          <w:noProof/>
        </w:rPr>
        <w:instrText xml:space="preserve"> PAGEREF _Toc195957453 \h </w:instrText>
      </w:r>
      <w:r>
        <w:rPr>
          <w:noProof/>
        </w:rPr>
      </w:r>
      <w:r>
        <w:rPr>
          <w:noProof/>
        </w:rPr>
        <w:fldChar w:fldCharType="separate"/>
      </w:r>
      <w:r w:rsidR="009861E2">
        <w:rPr>
          <w:noProof/>
        </w:rPr>
        <w:t>44</w:t>
      </w:r>
      <w:r>
        <w:rPr>
          <w:noProof/>
        </w:rPr>
        <w:fldChar w:fldCharType="end"/>
      </w:r>
    </w:p>
    <w:p w14:paraId="1A330948" w14:textId="1AC8E233"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lastRenderedPageBreak/>
        <w:t>Figure 8.</w:t>
      </w:r>
      <w:r w:rsidRPr="00F649BE">
        <w:rPr>
          <w:rFonts w:cs="Times New Roman"/>
          <w:noProof/>
        </w:rPr>
        <w:t xml:space="preserve"> Experiment scene rendered under each of the five illuminants: white (middle), yellow (top left), red (top right), blue (bottom left), and green (bottom right).</w:t>
      </w:r>
      <w:r>
        <w:rPr>
          <w:noProof/>
        </w:rPr>
        <w:tab/>
      </w:r>
      <w:r>
        <w:rPr>
          <w:noProof/>
        </w:rPr>
        <w:fldChar w:fldCharType="begin"/>
      </w:r>
      <w:r>
        <w:rPr>
          <w:noProof/>
        </w:rPr>
        <w:instrText xml:space="preserve"> PAGEREF _Toc195957454 \h </w:instrText>
      </w:r>
      <w:r>
        <w:rPr>
          <w:noProof/>
        </w:rPr>
      </w:r>
      <w:r>
        <w:rPr>
          <w:noProof/>
        </w:rPr>
        <w:fldChar w:fldCharType="separate"/>
      </w:r>
      <w:r w:rsidR="009861E2">
        <w:rPr>
          <w:noProof/>
        </w:rPr>
        <w:t>45</w:t>
      </w:r>
      <w:r>
        <w:rPr>
          <w:noProof/>
        </w:rPr>
        <w:fldChar w:fldCharType="end"/>
      </w:r>
    </w:p>
    <w:p w14:paraId="32F7D883" w14:textId="6AF1E396"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9.</w:t>
      </w:r>
      <w:r w:rsidRPr="00F649BE">
        <w:rPr>
          <w:rFonts w:cs="Times New Roman"/>
          <w:noProof/>
        </w:rPr>
        <w:t xml:space="preserve"> Illuminant adjustment grids in CIE 1976 (u’, v’) chromaticity space for each chromatic illuminant (Red, Green, Blue, and Yellow). Each open circle represents a grid step corresponding to a 2-step shift in CIE a*b* space. The colored squares indicate the chromatic illuminants, while the white square indicates the white illuminant. These grids were used to define the adjustment range for achromatic matching under each illuminant.</w:t>
      </w:r>
      <w:r>
        <w:rPr>
          <w:noProof/>
        </w:rPr>
        <w:tab/>
      </w:r>
      <w:r>
        <w:rPr>
          <w:noProof/>
        </w:rPr>
        <w:fldChar w:fldCharType="begin"/>
      </w:r>
      <w:r>
        <w:rPr>
          <w:noProof/>
        </w:rPr>
        <w:instrText xml:space="preserve"> PAGEREF _Toc195957455 \h </w:instrText>
      </w:r>
      <w:r>
        <w:rPr>
          <w:noProof/>
        </w:rPr>
      </w:r>
      <w:r>
        <w:rPr>
          <w:noProof/>
        </w:rPr>
        <w:fldChar w:fldCharType="separate"/>
      </w:r>
      <w:r w:rsidR="009861E2">
        <w:rPr>
          <w:noProof/>
        </w:rPr>
        <w:t>47</w:t>
      </w:r>
      <w:r>
        <w:rPr>
          <w:noProof/>
        </w:rPr>
        <w:fldChar w:fldCharType="end"/>
      </w:r>
    </w:p>
    <w:p w14:paraId="6939ECC2" w14:textId="20817B43"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10.</w:t>
      </w:r>
      <w:r w:rsidRPr="00F649BE">
        <w:rPr>
          <w:rFonts w:cs="Times New Roman"/>
          <w:noProof/>
        </w:rPr>
        <w:t xml:space="preserve">  Flowchart detailing the two verification methods of the characterization model. Top (blue) describes the verification of the forward model using a sample of 224 RGB values. Bottom (red) describes the verification of the backward model using a sample 30 points for each of the CIELAB adjustment grids.</w:t>
      </w:r>
      <w:r>
        <w:rPr>
          <w:noProof/>
        </w:rPr>
        <w:tab/>
      </w:r>
      <w:r>
        <w:rPr>
          <w:noProof/>
        </w:rPr>
        <w:fldChar w:fldCharType="begin"/>
      </w:r>
      <w:r>
        <w:rPr>
          <w:noProof/>
        </w:rPr>
        <w:instrText xml:space="preserve"> PAGEREF _Toc195957456 \h </w:instrText>
      </w:r>
      <w:r>
        <w:rPr>
          <w:noProof/>
        </w:rPr>
      </w:r>
      <w:r>
        <w:rPr>
          <w:noProof/>
        </w:rPr>
        <w:fldChar w:fldCharType="separate"/>
      </w:r>
      <w:r w:rsidR="009861E2">
        <w:rPr>
          <w:noProof/>
        </w:rPr>
        <w:t>48</w:t>
      </w:r>
      <w:r>
        <w:rPr>
          <w:noProof/>
        </w:rPr>
        <w:fldChar w:fldCharType="end"/>
      </w:r>
    </w:p>
    <w:p w14:paraId="6E3CC024" w14:textId="3A3982F2"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11.</w:t>
      </w:r>
      <w:r w:rsidRPr="00F649BE">
        <w:rPr>
          <w:rFonts w:cs="Times New Roman"/>
          <w:noProof/>
        </w:rPr>
        <w:t xml:space="preserve"> Measured primary and gray ramps under the white illuminant for the VR HMD.</w:t>
      </w:r>
      <w:r>
        <w:rPr>
          <w:noProof/>
        </w:rPr>
        <w:tab/>
      </w:r>
      <w:r>
        <w:rPr>
          <w:noProof/>
        </w:rPr>
        <w:fldChar w:fldCharType="begin"/>
      </w:r>
      <w:r>
        <w:rPr>
          <w:noProof/>
        </w:rPr>
        <w:instrText xml:space="preserve"> PAGEREF _Toc195957457 \h </w:instrText>
      </w:r>
      <w:r>
        <w:rPr>
          <w:noProof/>
        </w:rPr>
      </w:r>
      <w:r>
        <w:rPr>
          <w:noProof/>
        </w:rPr>
        <w:fldChar w:fldCharType="separate"/>
      </w:r>
      <w:r w:rsidR="009861E2">
        <w:rPr>
          <w:noProof/>
        </w:rPr>
        <w:t>49</w:t>
      </w:r>
      <w:r>
        <w:rPr>
          <w:noProof/>
        </w:rPr>
        <w:fldChar w:fldCharType="end"/>
      </w:r>
    </w:p>
    <w:p w14:paraId="2BA413F9" w14:textId="6E2E92C7"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12.</w:t>
      </w:r>
      <w:r w:rsidRPr="00F649BE">
        <w:rPr>
          <w:rFonts w:cs="Times New Roman"/>
          <w:noProof/>
        </w:rPr>
        <w:t xml:space="preserve"> Photo of VR aperture attachment to CS2000 spectrophotometer (left). Measurement setup (right).</w:t>
      </w:r>
      <w:r>
        <w:rPr>
          <w:noProof/>
        </w:rPr>
        <w:tab/>
      </w:r>
      <w:r>
        <w:rPr>
          <w:noProof/>
        </w:rPr>
        <w:fldChar w:fldCharType="begin"/>
      </w:r>
      <w:r>
        <w:rPr>
          <w:noProof/>
        </w:rPr>
        <w:instrText xml:space="preserve"> PAGEREF _Toc195957458 \h </w:instrText>
      </w:r>
      <w:r>
        <w:rPr>
          <w:noProof/>
        </w:rPr>
      </w:r>
      <w:r>
        <w:rPr>
          <w:noProof/>
        </w:rPr>
        <w:fldChar w:fldCharType="separate"/>
      </w:r>
      <w:r w:rsidR="009861E2">
        <w:rPr>
          <w:noProof/>
        </w:rPr>
        <w:t>50</w:t>
      </w:r>
      <w:r>
        <w:rPr>
          <w:noProof/>
        </w:rPr>
        <w:fldChar w:fldCharType="end"/>
      </w:r>
    </w:p>
    <w:p w14:paraId="509F0AB4" w14:textId="24CAC19E"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13.</w:t>
      </w:r>
      <w:r w:rsidRPr="00F649BE">
        <w:rPr>
          <w:rFonts w:cs="Times New Roman"/>
          <w:noProof/>
        </w:rPr>
        <w:t xml:space="preserve"> Gray ramp luminance measurements with and without VR aperture. The corrected measurements taken without VR aperture multiplied by the correction factor are also shown.</w:t>
      </w:r>
      <w:r>
        <w:rPr>
          <w:noProof/>
        </w:rPr>
        <w:tab/>
      </w:r>
      <w:r>
        <w:rPr>
          <w:noProof/>
        </w:rPr>
        <w:fldChar w:fldCharType="begin"/>
      </w:r>
      <w:r>
        <w:rPr>
          <w:noProof/>
        </w:rPr>
        <w:instrText xml:space="preserve"> PAGEREF _Toc195957459 \h </w:instrText>
      </w:r>
      <w:r>
        <w:rPr>
          <w:noProof/>
        </w:rPr>
      </w:r>
      <w:r>
        <w:rPr>
          <w:noProof/>
        </w:rPr>
        <w:fldChar w:fldCharType="separate"/>
      </w:r>
      <w:r w:rsidR="009861E2">
        <w:rPr>
          <w:noProof/>
        </w:rPr>
        <w:t>51</w:t>
      </w:r>
      <w:r>
        <w:rPr>
          <w:noProof/>
        </w:rPr>
        <w:fldChar w:fldCharType="end"/>
      </w:r>
    </w:p>
    <w:p w14:paraId="006A6DAB" w14:textId="70CF667C"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14.</w:t>
      </w:r>
      <w:r w:rsidRPr="00F649BE">
        <w:rPr>
          <w:rFonts w:cs="Times New Roman"/>
          <w:noProof/>
        </w:rPr>
        <w:t xml:space="preserve"> VR mode ΔE00 color difference values for the 224 verification colors before optimization (top) and after (bottom) under the white illuminant for the VR HMD.</w:t>
      </w:r>
      <w:r>
        <w:rPr>
          <w:noProof/>
        </w:rPr>
        <w:tab/>
      </w:r>
      <w:r>
        <w:rPr>
          <w:noProof/>
        </w:rPr>
        <w:fldChar w:fldCharType="begin"/>
      </w:r>
      <w:r>
        <w:rPr>
          <w:noProof/>
        </w:rPr>
        <w:instrText xml:space="preserve"> PAGEREF _Toc195957460 \h </w:instrText>
      </w:r>
      <w:r>
        <w:rPr>
          <w:noProof/>
        </w:rPr>
      </w:r>
      <w:r>
        <w:rPr>
          <w:noProof/>
        </w:rPr>
        <w:fldChar w:fldCharType="separate"/>
      </w:r>
      <w:r w:rsidR="009861E2">
        <w:rPr>
          <w:noProof/>
        </w:rPr>
        <w:t>52</w:t>
      </w:r>
      <w:r>
        <w:rPr>
          <w:noProof/>
        </w:rPr>
        <w:fldChar w:fldCharType="end"/>
      </w:r>
    </w:p>
    <w:p w14:paraId="0DFDD72C" w14:textId="6D3229B1"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15.</w:t>
      </w:r>
      <w:r w:rsidRPr="00F649BE">
        <w:rPr>
          <w:rFonts w:cs="Times New Roman"/>
          <w:noProof/>
        </w:rPr>
        <w:t xml:space="preserve"> VR mode ΔE00 color differences for the 30 randomly selected points in the CIELAB grids for the white illuminant.</w:t>
      </w:r>
      <w:r>
        <w:rPr>
          <w:noProof/>
        </w:rPr>
        <w:tab/>
      </w:r>
      <w:r>
        <w:rPr>
          <w:noProof/>
        </w:rPr>
        <w:fldChar w:fldCharType="begin"/>
      </w:r>
      <w:r>
        <w:rPr>
          <w:noProof/>
        </w:rPr>
        <w:instrText xml:space="preserve"> PAGEREF _Toc195957461 \h </w:instrText>
      </w:r>
      <w:r>
        <w:rPr>
          <w:noProof/>
        </w:rPr>
      </w:r>
      <w:r>
        <w:rPr>
          <w:noProof/>
        </w:rPr>
        <w:fldChar w:fldCharType="separate"/>
      </w:r>
      <w:r w:rsidR="009861E2">
        <w:rPr>
          <w:noProof/>
        </w:rPr>
        <w:t>53</w:t>
      </w:r>
      <w:r>
        <w:rPr>
          <w:noProof/>
        </w:rPr>
        <w:fldChar w:fldCharType="end"/>
      </w:r>
    </w:p>
    <w:p w14:paraId="5E34603E" w14:textId="30383A82"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16.</w:t>
      </w:r>
      <w:r w:rsidRPr="00F649BE">
        <w:rPr>
          <w:rFonts w:cs="Times New Roman"/>
          <w:noProof/>
        </w:rPr>
        <w:t xml:space="preserve"> Measured primary and gray ramps under the white illuminant for the Flat-panel display.</w:t>
      </w:r>
      <w:r>
        <w:rPr>
          <w:noProof/>
        </w:rPr>
        <w:tab/>
      </w:r>
      <w:r>
        <w:rPr>
          <w:noProof/>
        </w:rPr>
        <w:fldChar w:fldCharType="begin"/>
      </w:r>
      <w:r>
        <w:rPr>
          <w:noProof/>
        </w:rPr>
        <w:instrText xml:space="preserve"> PAGEREF _Toc195957462 \h </w:instrText>
      </w:r>
      <w:r>
        <w:rPr>
          <w:noProof/>
        </w:rPr>
      </w:r>
      <w:r>
        <w:rPr>
          <w:noProof/>
        </w:rPr>
        <w:fldChar w:fldCharType="separate"/>
      </w:r>
      <w:r w:rsidR="009861E2">
        <w:rPr>
          <w:noProof/>
        </w:rPr>
        <w:t>54</w:t>
      </w:r>
      <w:r>
        <w:rPr>
          <w:noProof/>
        </w:rPr>
        <w:fldChar w:fldCharType="end"/>
      </w:r>
    </w:p>
    <w:p w14:paraId="1A5D04C7" w14:textId="655B8041"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lastRenderedPageBreak/>
        <w:t>Figure 17.</w:t>
      </w:r>
      <w:r w:rsidRPr="00F649BE">
        <w:rPr>
          <w:rFonts w:cs="Times New Roman"/>
          <w:noProof/>
        </w:rPr>
        <w:t xml:space="preserve"> Flat mode ΔE00 color difference values for the 224 verification colors under the white illuminant.</w:t>
      </w:r>
      <w:r>
        <w:rPr>
          <w:noProof/>
        </w:rPr>
        <w:tab/>
      </w:r>
      <w:r>
        <w:rPr>
          <w:noProof/>
        </w:rPr>
        <w:fldChar w:fldCharType="begin"/>
      </w:r>
      <w:r>
        <w:rPr>
          <w:noProof/>
        </w:rPr>
        <w:instrText xml:space="preserve"> PAGEREF _Toc195957463 \h </w:instrText>
      </w:r>
      <w:r>
        <w:rPr>
          <w:noProof/>
        </w:rPr>
      </w:r>
      <w:r>
        <w:rPr>
          <w:noProof/>
        </w:rPr>
        <w:fldChar w:fldCharType="separate"/>
      </w:r>
      <w:r w:rsidR="009861E2">
        <w:rPr>
          <w:noProof/>
        </w:rPr>
        <w:t>55</w:t>
      </w:r>
      <w:r>
        <w:rPr>
          <w:noProof/>
        </w:rPr>
        <w:fldChar w:fldCharType="end"/>
      </w:r>
    </w:p>
    <w:p w14:paraId="7D8D04C8" w14:textId="7192B219"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18.</w:t>
      </w:r>
      <w:r w:rsidRPr="00F649BE">
        <w:rPr>
          <w:rFonts w:cs="Times New Roman"/>
          <w:noProof/>
        </w:rPr>
        <w:t xml:space="preserve"> Flat mode ΔE00 color differences for the 30 randomly selected points in the CIELAB grids for the white illuminant.</w:t>
      </w:r>
      <w:r>
        <w:rPr>
          <w:noProof/>
        </w:rPr>
        <w:tab/>
      </w:r>
      <w:r>
        <w:rPr>
          <w:noProof/>
        </w:rPr>
        <w:fldChar w:fldCharType="begin"/>
      </w:r>
      <w:r>
        <w:rPr>
          <w:noProof/>
        </w:rPr>
        <w:instrText xml:space="preserve"> PAGEREF _Toc195957464 \h </w:instrText>
      </w:r>
      <w:r>
        <w:rPr>
          <w:noProof/>
        </w:rPr>
      </w:r>
      <w:r>
        <w:rPr>
          <w:noProof/>
        </w:rPr>
        <w:fldChar w:fldCharType="separate"/>
      </w:r>
      <w:r w:rsidR="009861E2">
        <w:rPr>
          <w:noProof/>
        </w:rPr>
        <w:t>56</w:t>
      </w:r>
      <w:r>
        <w:rPr>
          <w:noProof/>
        </w:rPr>
        <w:fldChar w:fldCharType="end"/>
      </w:r>
    </w:p>
    <w:p w14:paraId="25FD593B" w14:textId="34EDF4E2"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19.</w:t>
      </w:r>
      <w:r w:rsidRPr="00F649BE">
        <w:rPr>
          <w:rFonts w:cs="Times New Roman"/>
          <w:noProof/>
        </w:rPr>
        <w:t xml:space="preserve"> Flat (left) and VR (right) display conditions.</w:t>
      </w:r>
      <w:r>
        <w:rPr>
          <w:noProof/>
        </w:rPr>
        <w:tab/>
      </w:r>
      <w:r>
        <w:rPr>
          <w:noProof/>
        </w:rPr>
        <w:fldChar w:fldCharType="begin"/>
      </w:r>
      <w:r>
        <w:rPr>
          <w:noProof/>
        </w:rPr>
        <w:instrText xml:space="preserve"> PAGEREF _Toc195957465 \h </w:instrText>
      </w:r>
      <w:r>
        <w:rPr>
          <w:noProof/>
        </w:rPr>
      </w:r>
      <w:r>
        <w:rPr>
          <w:noProof/>
        </w:rPr>
        <w:fldChar w:fldCharType="separate"/>
      </w:r>
      <w:r w:rsidR="009861E2">
        <w:rPr>
          <w:noProof/>
        </w:rPr>
        <w:t>57</w:t>
      </w:r>
      <w:r>
        <w:rPr>
          <w:noProof/>
        </w:rPr>
        <w:fldChar w:fldCharType="end"/>
      </w:r>
    </w:p>
    <w:p w14:paraId="0354E78E" w14:textId="3265DD0F"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20.</w:t>
      </w:r>
      <w:r w:rsidRPr="00F649BE">
        <w:rPr>
          <w:rFonts w:cs="Times New Roman"/>
          <w:noProof/>
        </w:rPr>
        <w:t xml:space="preserve"> 8Bitdo Micro Bluetooth Mini Controller used to adjust the stimulus in the experiment.</w:t>
      </w:r>
      <w:r>
        <w:rPr>
          <w:noProof/>
        </w:rPr>
        <w:tab/>
      </w:r>
      <w:r>
        <w:rPr>
          <w:noProof/>
        </w:rPr>
        <w:fldChar w:fldCharType="begin"/>
      </w:r>
      <w:r>
        <w:rPr>
          <w:noProof/>
        </w:rPr>
        <w:instrText xml:space="preserve"> PAGEREF _Toc195957466 \h </w:instrText>
      </w:r>
      <w:r>
        <w:rPr>
          <w:noProof/>
        </w:rPr>
      </w:r>
      <w:r>
        <w:rPr>
          <w:noProof/>
        </w:rPr>
        <w:fldChar w:fldCharType="separate"/>
      </w:r>
      <w:r w:rsidR="009861E2">
        <w:rPr>
          <w:noProof/>
        </w:rPr>
        <w:t>58</w:t>
      </w:r>
      <w:r>
        <w:rPr>
          <w:noProof/>
        </w:rPr>
        <w:fldChar w:fldCharType="end"/>
      </w:r>
    </w:p>
    <w:p w14:paraId="6B43F21F" w14:textId="568D2122"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21.</w:t>
      </w:r>
      <w:r w:rsidRPr="00F649BE">
        <w:rPr>
          <w:rFonts w:cs="Times New Roman"/>
          <w:noProof/>
        </w:rPr>
        <w:t xml:space="preserve"> Schematic of the experimental procedure. Participants first adapted to the white illuminant for 2 minutes before completing adjustment trials at three lightness levels (L* = 40, 55, 70), with three repetitions per level. Next, they adapted under a randomly assigned chromatic illuminant (red, green, blue, or yellow). For each chromatic illuminant, the same adjustment procedure was repeated. After completing a chromatic block, participants adapted to the white illuminant for 30 seconds, followed by an additional trial under white with a single adjustment at L* = 55. This sequence was repeated for all four chromatic illuminants.</w:t>
      </w:r>
      <w:r>
        <w:rPr>
          <w:noProof/>
        </w:rPr>
        <w:tab/>
      </w:r>
      <w:r>
        <w:rPr>
          <w:noProof/>
        </w:rPr>
        <w:fldChar w:fldCharType="begin"/>
      </w:r>
      <w:r>
        <w:rPr>
          <w:noProof/>
        </w:rPr>
        <w:instrText xml:space="preserve"> PAGEREF _Toc195957467 \h </w:instrText>
      </w:r>
      <w:r>
        <w:rPr>
          <w:noProof/>
        </w:rPr>
      </w:r>
      <w:r>
        <w:rPr>
          <w:noProof/>
        </w:rPr>
        <w:fldChar w:fldCharType="separate"/>
      </w:r>
      <w:r w:rsidR="009861E2">
        <w:rPr>
          <w:noProof/>
        </w:rPr>
        <w:t>60</w:t>
      </w:r>
      <w:r>
        <w:rPr>
          <w:noProof/>
        </w:rPr>
        <w:fldChar w:fldCharType="end"/>
      </w:r>
    </w:p>
    <w:p w14:paraId="28AC90AB" w14:textId="5E946946"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22.</w:t>
      </w:r>
      <w:r w:rsidRPr="00F649BE">
        <w:rPr>
          <w:rFonts w:cs="Times New Roman"/>
          <w:noProof/>
        </w:rPr>
        <w:t xml:space="preserve"> Example observer achromatic responses under the white illuminant (white circle) are recentered to the chromaticity of the white illuminant (white square). Then, observer responses under the chromatic illuminant (red unfilled circle) are shifted (red filled circle) accordingly.</w:t>
      </w:r>
      <w:r>
        <w:rPr>
          <w:noProof/>
        </w:rPr>
        <w:tab/>
      </w:r>
      <w:r>
        <w:rPr>
          <w:noProof/>
        </w:rPr>
        <w:fldChar w:fldCharType="begin"/>
      </w:r>
      <w:r>
        <w:rPr>
          <w:noProof/>
        </w:rPr>
        <w:instrText xml:space="preserve"> PAGEREF _Toc195957468 \h </w:instrText>
      </w:r>
      <w:r>
        <w:rPr>
          <w:noProof/>
        </w:rPr>
      </w:r>
      <w:r>
        <w:rPr>
          <w:noProof/>
        </w:rPr>
        <w:fldChar w:fldCharType="separate"/>
      </w:r>
      <w:r w:rsidR="009861E2">
        <w:rPr>
          <w:noProof/>
        </w:rPr>
        <w:t>63</w:t>
      </w:r>
      <w:r>
        <w:rPr>
          <w:noProof/>
        </w:rPr>
        <w:fldChar w:fldCharType="end"/>
      </w:r>
    </w:p>
    <w:p w14:paraId="7F36AED5" w14:textId="181F0B5B"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23.</w:t>
      </w:r>
      <w:r w:rsidRPr="00F649BE">
        <w:rPr>
          <w:rFonts w:cs="Times New Roman"/>
          <w:noProof/>
        </w:rPr>
        <w:t xml:space="preserve"> Example data showing the projection </w:t>
      </w:r>
      <m:oMath>
        <m:r>
          <m:rPr>
            <m:sty m:val="p"/>
          </m:rPr>
          <w:rPr>
            <w:rFonts w:ascii="Cambria Math" w:hAnsi="Cambria Math" w:cs="Times New Roman"/>
            <w:noProof/>
          </w:rPr>
          <m:t>(rc''-w)</m:t>
        </m:r>
      </m:oMath>
      <w:r w:rsidRPr="00F649BE">
        <w:rPr>
          <w:rFonts w:cs="Times New Roman"/>
          <w:noProof/>
        </w:rPr>
        <w:t xml:space="preserve"> of the response vector </w:t>
      </w:r>
      <m:oMath>
        <m:r>
          <m:rPr>
            <m:sty m:val="p"/>
          </m:rPr>
          <w:rPr>
            <w:rFonts w:ascii="Cambria Math" w:hAnsi="Cambria Math" w:cs="Times New Roman"/>
            <w:noProof/>
          </w:rPr>
          <m:t>(rc'-w)</m:t>
        </m:r>
      </m:oMath>
      <w:r w:rsidRPr="00F649BE">
        <w:rPr>
          <w:rFonts w:eastAsiaTheme="minorEastAsia" w:cs="Times New Roman"/>
          <w:noProof/>
        </w:rPr>
        <w:t xml:space="preserve"> </w:t>
      </w:r>
      <w:r w:rsidRPr="00F649BE">
        <w:rPr>
          <w:rFonts w:cs="Times New Roman"/>
          <w:noProof/>
        </w:rPr>
        <w:t xml:space="preserve">onto the illuminant vector </w:t>
      </w:r>
      <m:oMath>
        <m:r>
          <m:rPr>
            <m:sty m:val="p"/>
          </m:rPr>
          <w:rPr>
            <w:rFonts w:ascii="Cambria Math" w:hAnsi="Cambria Math" w:cs="Times New Roman"/>
            <w:noProof/>
          </w:rPr>
          <m:t>c-w</m:t>
        </m:r>
      </m:oMath>
      <w:r w:rsidRPr="00F649BE">
        <w:rPr>
          <w:rFonts w:cs="Times New Roman"/>
          <w:noProof/>
        </w:rPr>
        <w:t xml:space="preserve">. The </w:t>
      </w:r>
      <m:oMath>
        <m:r>
          <m:rPr>
            <m:sty m:val="p"/>
          </m:rPr>
          <w:rPr>
            <w:rFonts w:ascii="Cambria Math" w:hAnsi="Cambria Math" w:cs="Times New Roman"/>
            <w:noProof/>
          </w:rPr>
          <m:t>δuv</m:t>
        </m:r>
      </m:oMath>
      <w:r w:rsidRPr="00F649BE">
        <w:rPr>
          <w:rFonts w:cs="Times New Roman"/>
          <w:noProof/>
        </w:rPr>
        <w:t xml:space="preserve"> is the distance from the recentered response to the projected response </w:t>
      </w:r>
      <m:oMath>
        <m:r>
          <m:rPr>
            <m:sty m:val="p"/>
          </m:rPr>
          <w:rPr>
            <w:rFonts w:ascii="Cambria Math" w:hAnsi="Cambria Math" w:cs="Times New Roman"/>
            <w:noProof/>
          </w:rPr>
          <m:t>rc'-rc''</m:t>
        </m:r>
      </m:oMath>
      <w:r w:rsidRPr="00F649BE">
        <w:rPr>
          <w:rFonts w:cs="Times New Roman"/>
          <w:noProof/>
        </w:rPr>
        <w:t>.</w:t>
      </w:r>
      <w:r>
        <w:rPr>
          <w:noProof/>
        </w:rPr>
        <w:tab/>
      </w:r>
      <w:r>
        <w:rPr>
          <w:noProof/>
        </w:rPr>
        <w:fldChar w:fldCharType="begin"/>
      </w:r>
      <w:r>
        <w:rPr>
          <w:noProof/>
        </w:rPr>
        <w:instrText xml:space="preserve"> PAGEREF _Toc195957469 \h </w:instrText>
      </w:r>
      <w:r>
        <w:rPr>
          <w:noProof/>
        </w:rPr>
      </w:r>
      <w:r>
        <w:rPr>
          <w:noProof/>
        </w:rPr>
        <w:fldChar w:fldCharType="separate"/>
      </w:r>
      <w:r w:rsidR="009861E2">
        <w:rPr>
          <w:noProof/>
        </w:rPr>
        <w:t>64</w:t>
      </w:r>
      <w:r>
        <w:rPr>
          <w:noProof/>
        </w:rPr>
        <w:fldChar w:fldCharType="end"/>
      </w:r>
    </w:p>
    <w:p w14:paraId="6FDE22DA" w14:textId="70819192"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lastRenderedPageBreak/>
        <w:t>Figure 24.</w:t>
      </w:r>
      <w:r w:rsidRPr="00F649BE">
        <w:rPr>
          <w:rFonts w:cs="Times New Roman"/>
          <w:noProof/>
        </w:rPr>
        <w:t xml:space="preserve"> Participant achromatic responses for every trial in the VR and Flat conditions, shown before recentering. Darker areas indicate a higher frequency of responses. The ellipses represent one standard deviation for each illuminant, with the average marked by a black X.</w:t>
      </w:r>
      <w:r>
        <w:rPr>
          <w:noProof/>
        </w:rPr>
        <w:tab/>
      </w:r>
      <w:r>
        <w:rPr>
          <w:noProof/>
        </w:rPr>
        <w:fldChar w:fldCharType="begin"/>
      </w:r>
      <w:r>
        <w:rPr>
          <w:noProof/>
        </w:rPr>
        <w:instrText xml:space="preserve"> PAGEREF _Toc195957470 \h </w:instrText>
      </w:r>
      <w:r>
        <w:rPr>
          <w:noProof/>
        </w:rPr>
      </w:r>
      <w:r>
        <w:rPr>
          <w:noProof/>
        </w:rPr>
        <w:fldChar w:fldCharType="separate"/>
      </w:r>
      <w:r w:rsidR="009861E2">
        <w:rPr>
          <w:noProof/>
        </w:rPr>
        <w:t>67</w:t>
      </w:r>
      <w:r>
        <w:rPr>
          <w:noProof/>
        </w:rPr>
        <w:fldChar w:fldCharType="end"/>
      </w:r>
    </w:p>
    <w:p w14:paraId="37EC009A" w14:textId="5134AF2A"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25.</w:t>
      </w:r>
      <w:r w:rsidRPr="00F649BE">
        <w:rPr>
          <w:rFonts w:cs="Times New Roman"/>
          <w:noProof/>
        </w:rPr>
        <w:t xml:space="preserve"> Participant achromatic responses under the white illuminant for VR and Flat conditions. Color-coded ellipses are one-standard deviation of the data for different lightness levels of L* 40 (red), L* 55 (green), and L* 70 (blue).</w:t>
      </w:r>
      <w:r>
        <w:rPr>
          <w:noProof/>
        </w:rPr>
        <w:tab/>
      </w:r>
      <w:r>
        <w:rPr>
          <w:noProof/>
        </w:rPr>
        <w:fldChar w:fldCharType="begin"/>
      </w:r>
      <w:r>
        <w:rPr>
          <w:noProof/>
        </w:rPr>
        <w:instrText xml:space="preserve"> PAGEREF _Toc195957471 \h </w:instrText>
      </w:r>
      <w:r>
        <w:rPr>
          <w:noProof/>
        </w:rPr>
      </w:r>
      <w:r>
        <w:rPr>
          <w:noProof/>
        </w:rPr>
        <w:fldChar w:fldCharType="separate"/>
      </w:r>
      <w:r w:rsidR="009861E2">
        <w:rPr>
          <w:noProof/>
        </w:rPr>
        <w:t>68</w:t>
      </w:r>
      <w:r>
        <w:rPr>
          <w:noProof/>
        </w:rPr>
        <w:fldChar w:fldCharType="end"/>
      </w:r>
    </w:p>
    <w:p w14:paraId="73DFF413" w14:textId="047A6192"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26.</w:t>
      </w:r>
      <w:r w:rsidRPr="00F649BE">
        <w:rPr>
          <w:rFonts w:cs="Times New Roman"/>
          <w:noProof/>
        </w:rPr>
        <w:t xml:space="preserve"> The recentered achromatic responses are shown for the VR and Flat conditions. The ellipses represent one standard deviation for each illuminant, with the average marked by a black X.</w:t>
      </w:r>
      <w:r>
        <w:rPr>
          <w:noProof/>
        </w:rPr>
        <w:tab/>
      </w:r>
      <w:r>
        <w:rPr>
          <w:noProof/>
        </w:rPr>
        <w:fldChar w:fldCharType="begin"/>
      </w:r>
      <w:r>
        <w:rPr>
          <w:noProof/>
        </w:rPr>
        <w:instrText xml:space="preserve"> PAGEREF _Toc195957472 \h </w:instrText>
      </w:r>
      <w:r>
        <w:rPr>
          <w:noProof/>
        </w:rPr>
      </w:r>
      <w:r>
        <w:rPr>
          <w:noProof/>
        </w:rPr>
        <w:fldChar w:fldCharType="separate"/>
      </w:r>
      <w:r w:rsidR="009861E2">
        <w:rPr>
          <w:noProof/>
        </w:rPr>
        <w:t>69</w:t>
      </w:r>
      <w:r>
        <w:rPr>
          <w:noProof/>
        </w:rPr>
        <w:fldChar w:fldCharType="end"/>
      </w:r>
    </w:p>
    <w:p w14:paraId="71A37ED3" w14:textId="57E52965"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27.</w:t>
      </w:r>
      <w:r w:rsidRPr="00F649BE">
        <w:rPr>
          <w:rFonts w:cs="Times New Roman"/>
          <w:noProof/>
        </w:rPr>
        <w:t xml:space="preserve"> Constancy Index for VR and Flat display conditions, averaged over all illuminants and lightness levels. Lines show the average and standard error bars. Average constancy was higher for the VR than Flat display condition.</w:t>
      </w:r>
      <w:r>
        <w:rPr>
          <w:noProof/>
        </w:rPr>
        <w:tab/>
      </w:r>
      <w:r>
        <w:rPr>
          <w:noProof/>
        </w:rPr>
        <w:fldChar w:fldCharType="begin"/>
      </w:r>
      <w:r>
        <w:rPr>
          <w:noProof/>
        </w:rPr>
        <w:instrText xml:space="preserve"> PAGEREF _Toc195957473 \h </w:instrText>
      </w:r>
      <w:r>
        <w:rPr>
          <w:noProof/>
        </w:rPr>
      </w:r>
      <w:r>
        <w:rPr>
          <w:noProof/>
        </w:rPr>
        <w:fldChar w:fldCharType="separate"/>
      </w:r>
      <w:r w:rsidR="009861E2">
        <w:rPr>
          <w:noProof/>
        </w:rPr>
        <w:t>70</w:t>
      </w:r>
      <w:r>
        <w:rPr>
          <w:noProof/>
        </w:rPr>
        <w:fldChar w:fldCharType="end"/>
      </w:r>
    </w:p>
    <w:p w14:paraId="284563A8" w14:textId="68FC4100"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28.</w:t>
      </w:r>
      <w:r w:rsidRPr="00F649BE">
        <w:rPr>
          <w:rFonts w:cs="Times New Roman"/>
          <w:noProof/>
        </w:rPr>
        <w:t xml:space="preserve"> Constancy Index for each illuminant, averaged over display conditions and lightness levels. Markers show the average for each distribution along with standard error bars. Average constancy was highest for green, lowest for red, and similar for the blue and yellow illuminants.</w:t>
      </w:r>
      <w:r>
        <w:rPr>
          <w:noProof/>
        </w:rPr>
        <w:tab/>
      </w:r>
      <w:r>
        <w:rPr>
          <w:noProof/>
        </w:rPr>
        <w:fldChar w:fldCharType="begin"/>
      </w:r>
      <w:r>
        <w:rPr>
          <w:noProof/>
        </w:rPr>
        <w:instrText xml:space="preserve"> PAGEREF _Toc195957474 \h </w:instrText>
      </w:r>
      <w:r>
        <w:rPr>
          <w:noProof/>
        </w:rPr>
      </w:r>
      <w:r>
        <w:rPr>
          <w:noProof/>
        </w:rPr>
        <w:fldChar w:fldCharType="separate"/>
      </w:r>
      <w:r w:rsidR="009861E2">
        <w:rPr>
          <w:noProof/>
        </w:rPr>
        <w:t>71</w:t>
      </w:r>
      <w:r>
        <w:rPr>
          <w:noProof/>
        </w:rPr>
        <w:fldChar w:fldCharType="end"/>
      </w:r>
    </w:p>
    <w:p w14:paraId="090CF961" w14:textId="0532ED11"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29.</w:t>
      </w:r>
      <w:r w:rsidRPr="00F649BE">
        <w:rPr>
          <w:rFonts w:cs="Times New Roman"/>
          <w:noProof/>
        </w:rPr>
        <w:t xml:space="preserve"> Constancy Index for each lightness level, averaged over display conditions and illuminants. Markers show the average for each distribution along with standard error bars.</w:t>
      </w:r>
      <w:r>
        <w:rPr>
          <w:noProof/>
        </w:rPr>
        <w:tab/>
      </w:r>
      <w:r>
        <w:rPr>
          <w:noProof/>
        </w:rPr>
        <w:fldChar w:fldCharType="begin"/>
      </w:r>
      <w:r>
        <w:rPr>
          <w:noProof/>
        </w:rPr>
        <w:instrText xml:space="preserve"> PAGEREF _Toc195957475 \h </w:instrText>
      </w:r>
      <w:r>
        <w:rPr>
          <w:noProof/>
        </w:rPr>
      </w:r>
      <w:r>
        <w:rPr>
          <w:noProof/>
        </w:rPr>
        <w:fldChar w:fldCharType="separate"/>
      </w:r>
      <w:r w:rsidR="009861E2">
        <w:rPr>
          <w:noProof/>
        </w:rPr>
        <w:t>72</w:t>
      </w:r>
      <w:r>
        <w:rPr>
          <w:noProof/>
        </w:rPr>
        <w:fldChar w:fldCharType="end"/>
      </w:r>
    </w:p>
    <w:p w14:paraId="51C7AD71" w14:textId="3540C1DB"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30.</w:t>
      </w:r>
      <w:r w:rsidRPr="00F649BE">
        <w:rPr>
          <w:rFonts w:cs="Times New Roman"/>
          <w:noProof/>
        </w:rPr>
        <w:t xml:space="preserve"> Constancy Index per illuminant for both display conditions (VR/Flat), averaged over target lightness levels. CI is higher in VR than in Flat within each illuminant, with the largest difference for the yellow and green illuminants.</w:t>
      </w:r>
      <w:r>
        <w:rPr>
          <w:noProof/>
        </w:rPr>
        <w:tab/>
      </w:r>
      <w:r>
        <w:rPr>
          <w:noProof/>
        </w:rPr>
        <w:fldChar w:fldCharType="begin"/>
      </w:r>
      <w:r>
        <w:rPr>
          <w:noProof/>
        </w:rPr>
        <w:instrText xml:space="preserve"> PAGEREF _Toc195957476 \h </w:instrText>
      </w:r>
      <w:r>
        <w:rPr>
          <w:noProof/>
        </w:rPr>
      </w:r>
      <w:r>
        <w:rPr>
          <w:noProof/>
        </w:rPr>
        <w:fldChar w:fldCharType="separate"/>
      </w:r>
      <w:r w:rsidR="009861E2">
        <w:rPr>
          <w:noProof/>
        </w:rPr>
        <w:t>73</w:t>
      </w:r>
      <w:r>
        <w:rPr>
          <w:noProof/>
        </w:rPr>
        <w:fldChar w:fldCharType="end"/>
      </w:r>
    </w:p>
    <w:p w14:paraId="7455B285" w14:textId="5F2A8592"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lastRenderedPageBreak/>
        <w:t>Figure 31.</w:t>
      </w:r>
      <w:r w:rsidRPr="00F649BE">
        <w:rPr>
          <w:rFonts w:cs="Times New Roman"/>
          <w:noProof/>
        </w:rPr>
        <w:t xml:space="preserve"> Average recentered achromatic responses for each participant for VR (circles) and Flat (triangles) conditions. One-standard deviation ellipses are shown for each illuminant for VR (solid) and Flat (dashed). Mean responses are shown with a black X for VR and a black star for Flat.</w:t>
      </w:r>
      <w:r>
        <w:rPr>
          <w:noProof/>
        </w:rPr>
        <w:tab/>
      </w:r>
      <w:r>
        <w:rPr>
          <w:noProof/>
        </w:rPr>
        <w:fldChar w:fldCharType="begin"/>
      </w:r>
      <w:r>
        <w:rPr>
          <w:noProof/>
        </w:rPr>
        <w:instrText xml:space="preserve"> PAGEREF _Toc195957477 \h </w:instrText>
      </w:r>
      <w:r>
        <w:rPr>
          <w:noProof/>
        </w:rPr>
      </w:r>
      <w:r>
        <w:rPr>
          <w:noProof/>
        </w:rPr>
        <w:fldChar w:fldCharType="separate"/>
      </w:r>
      <w:r w:rsidR="009861E2">
        <w:rPr>
          <w:noProof/>
        </w:rPr>
        <w:t>74</w:t>
      </w:r>
      <w:r>
        <w:rPr>
          <w:noProof/>
        </w:rPr>
        <w:fldChar w:fldCharType="end"/>
      </w:r>
    </w:p>
    <w:p w14:paraId="16AE9CCB" w14:textId="7800F121"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32.</w:t>
      </w:r>
      <w:r w:rsidRPr="00F649BE">
        <w:rPr>
          <w:rFonts w:cs="Times New Roman"/>
          <w:noProof/>
        </w:rPr>
        <w:t xml:space="preserve"> Constancy Index per target lightness for both display conditions (VR/Flat), averaged over illuminants. CI is higher in VR than in Flat within each lightness level, with the lowest CI at L* 70 for both display conditions compared to L* 40 and L* 55.</w:t>
      </w:r>
      <w:r>
        <w:rPr>
          <w:noProof/>
        </w:rPr>
        <w:tab/>
      </w:r>
      <w:r>
        <w:rPr>
          <w:noProof/>
        </w:rPr>
        <w:fldChar w:fldCharType="begin"/>
      </w:r>
      <w:r>
        <w:rPr>
          <w:noProof/>
        </w:rPr>
        <w:instrText xml:space="preserve"> PAGEREF _Toc195957478 \h </w:instrText>
      </w:r>
      <w:r>
        <w:rPr>
          <w:noProof/>
        </w:rPr>
      </w:r>
      <w:r>
        <w:rPr>
          <w:noProof/>
        </w:rPr>
        <w:fldChar w:fldCharType="separate"/>
      </w:r>
      <w:r w:rsidR="009861E2">
        <w:rPr>
          <w:noProof/>
        </w:rPr>
        <w:t>75</w:t>
      </w:r>
      <w:r>
        <w:rPr>
          <w:noProof/>
        </w:rPr>
        <w:fldChar w:fldCharType="end"/>
      </w:r>
    </w:p>
    <w:p w14:paraId="43C1D09E" w14:textId="5235634F"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33.</w:t>
      </w:r>
      <w:r w:rsidRPr="00F649BE">
        <w:rPr>
          <w:rFonts w:cs="Times New Roman"/>
          <w:noProof/>
        </w:rPr>
        <w:t xml:space="preserve"> Frequency of </w:t>
      </w:r>
      <m:oMath>
        <m:r>
          <m:rPr>
            <m:sty m:val="p"/>
          </m:rPr>
          <w:rPr>
            <w:rFonts w:ascii="Cambria Math" w:hAnsi="Cambria Math" w:cs="Times New Roman"/>
            <w:noProof/>
          </w:rPr>
          <m:t>δuv</m:t>
        </m:r>
      </m:oMath>
      <w:r w:rsidRPr="00F649BE">
        <w:rPr>
          <w:rFonts w:cs="Times New Roman"/>
          <w:noProof/>
        </w:rPr>
        <w:t xml:space="preserve"> for VR and Flat conditions.</w:t>
      </w:r>
      <w:r>
        <w:rPr>
          <w:noProof/>
        </w:rPr>
        <w:tab/>
      </w:r>
      <w:r>
        <w:rPr>
          <w:noProof/>
        </w:rPr>
        <w:fldChar w:fldCharType="begin"/>
      </w:r>
      <w:r>
        <w:rPr>
          <w:noProof/>
        </w:rPr>
        <w:instrText xml:space="preserve"> PAGEREF _Toc195957479 \h </w:instrText>
      </w:r>
      <w:r>
        <w:rPr>
          <w:noProof/>
        </w:rPr>
      </w:r>
      <w:r>
        <w:rPr>
          <w:noProof/>
        </w:rPr>
        <w:fldChar w:fldCharType="separate"/>
      </w:r>
      <w:r w:rsidR="009861E2">
        <w:rPr>
          <w:noProof/>
        </w:rPr>
        <w:t>76</w:t>
      </w:r>
      <w:r>
        <w:rPr>
          <w:noProof/>
        </w:rPr>
        <w:fldChar w:fldCharType="end"/>
      </w:r>
    </w:p>
    <w:p w14:paraId="7D6D1210" w14:textId="70AB45C2" w:rsidR="004B5673" w:rsidRDefault="004B5673" w:rsidP="008A5BED">
      <w:pPr>
        <w:pStyle w:val="TableofFigures"/>
        <w:tabs>
          <w:tab w:val="right" w:leader="dot" w:pos="9350"/>
        </w:tabs>
        <w:spacing w:line="480" w:lineRule="auto"/>
        <w:rPr>
          <w:rFonts w:asciiTheme="minorHAnsi" w:eastAsiaTheme="minorEastAsia" w:hAnsiTheme="minorHAnsi"/>
          <w:bCs w:val="0"/>
          <w:noProof/>
          <w:szCs w:val="24"/>
        </w:rPr>
      </w:pPr>
      <w:r w:rsidRPr="00F649BE">
        <w:rPr>
          <w:rFonts w:cs="Times New Roman"/>
          <w:b/>
          <w:noProof/>
        </w:rPr>
        <w:t>Figure 34</w:t>
      </w:r>
      <w:r w:rsidRPr="00F649BE">
        <w:rPr>
          <w:rFonts w:eastAsia="Times New Roman" w:cs="Times New Roman"/>
          <w:b/>
          <w:noProof/>
        </w:rPr>
        <w:t>.</w:t>
      </w:r>
      <w:r w:rsidRPr="00F649BE">
        <w:rPr>
          <w:rFonts w:eastAsia="Times New Roman" w:cs="Times New Roman"/>
          <w:noProof/>
        </w:rPr>
        <w:t xml:space="preserve"> Magnitude of </w:t>
      </w:r>
      <m:oMath>
        <m:r>
          <m:rPr>
            <m:sty m:val="p"/>
          </m:rPr>
          <w:rPr>
            <w:rFonts w:ascii="Cambria Math" w:hAnsi="Cambria Math" w:cs="Times New Roman"/>
            <w:noProof/>
          </w:rPr>
          <m:t>δuv</m:t>
        </m:r>
      </m:oMath>
      <w:r w:rsidRPr="00F649BE">
        <w:rPr>
          <w:rFonts w:eastAsia="Times New Roman" w:cs="Times New Roman"/>
          <w:noProof/>
        </w:rPr>
        <w:t xml:space="preserve"> as a function of CI for VR and Flat conditions. R-values indicate low correlation for either display condition </w:t>
      </w:r>
      <w:r w:rsidRPr="00F649BE">
        <w:rPr>
          <w:rFonts w:cs="Times New Roman"/>
          <w:noProof/>
        </w:rPr>
        <w:t>(VR: r = -0.1155; Flat: r = -0.1425).</w:t>
      </w:r>
      <w:r>
        <w:rPr>
          <w:noProof/>
        </w:rPr>
        <w:tab/>
      </w:r>
      <w:r>
        <w:rPr>
          <w:noProof/>
        </w:rPr>
        <w:fldChar w:fldCharType="begin"/>
      </w:r>
      <w:r>
        <w:rPr>
          <w:noProof/>
        </w:rPr>
        <w:instrText xml:space="preserve"> PAGEREF _Toc195957480 \h </w:instrText>
      </w:r>
      <w:r>
        <w:rPr>
          <w:noProof/>
        </w:rPr>
      </w:r>
      <w:r>
        <w:rPr>
          <w:noProof/>
        </w:rPr>
        <w:fldChar w:fldCharType="separate"/>
      </w:r>
      <w:r w:rsidR="009861E2">
        <w:rPr>
          <w:noProof/>
        </w:rPr>
        <w:t>77</w:t>
      </w:r>
      <w:r>
        <w:rPr>
          <w:noProof/>
        </w:rPr>
        <w:fldChar w:fldCharType="end"/>
      </w:r>
    </w:p>
    <w:p w14:paraId="74BFE9C9" w14:textId="5C5AF9C1" w:rsidR="005B67FF" w:rsidRDefault="004B5673" w:rsidP="00206173">
      <w:pPr>
        <w:spacing w:line="360" w:lineRule="auto"/>
        <w:rPr>
          <w:rFonts w:ascii="Times New Roman" w:hAnsi="Times New Roman" w:cs="Times New Roman"/>
        </w:rPr>
      </w:pPr>
      <w:r>
        <w:rPr>
          <w:rFonts w:ascii="Times New Roman" w:hAnsi="Times New Roman" w:cs="Times New Roman"/>
        </w:rPr>
        <w:fldChar w:fldCharType="end"/>
      </w:r>
    </w:p>
    <w:p w14:paraId="3C6A436C" w14:textId="77777777" w:rsidR="008A5BED" w:rsidRDefault="008A5BED" w:rsidP="00206173">
      <w:pPr>
        <w:spacing w:line="360" w:lineRule="auto"/>
        <w:rPr>
          <w:rFonts w:ascii="Times New Roman" w:hAnsi="Times New Roman" w:cs="Times New Roman"/>
        </w:rPr>
      </w:pPr>
    </w:p>
    <w:p w14:paraId="22A1188B" w14:textId="77777777" w:rsidR="008A5BED" w:rsidRDefault="008A5BED" w:rsidP="00206173">
      <w:pPr>
        <w:spacing w:line="360" w:lineRule="auto"/>
        <w:rPr>
          <w:rFonts w:ascii="Times New Roman" w:hAnsi="Times New Roman" w:cs="Times New Roman"/>
        </w:rPr>
      </w:pPr>
    </w:p>
    <w:p w14:paraId="7B021E12" w14:textId="77777777" w:rsidR="008A5BED" w:rsidRDefault="008A5BED" w:rsidP="00206173">
      <w:pPr>
        <w:spacing w:line="360" w:lineRule="auto"/>
        <w:rPr>
          <w:rFonts w:ascii="Times New Roman" w:hAnsi="Times New Roman" w:cs="Times New Roman"/>
        </w:rPr>
      </w:pPr>
    </w:p>
    <w:p w14:paraId="487DA0C6" w14:textId="77777777" w:rsidR="008A5BED" w:rsidRDefault="008A5BED" w:rsidP="00206173">
      <w:pPr>
        <w:spacing w:line="360" w:lineRule="auto"/>
        <w:rPr>
          <w:rFonts w:ascii="Times New Roman" w:hAnsi="Times New Roman" w:cs="Times New Roman"/>
        </w:rPr>
      </w:pPr>
    </w:p>
    <w:p w14:paraId="53A46229" w14:textId="77777777" w:rsidR="008A5BED" w:rsidRDefault="008A5BED" w:rsidP="00206173">
      <w:pPr>
        <w:spacing w:line="360" w:lineRule="auto"/>
        <w:rPr>
          <w:rFonts w:ascii="Times New Roman" w:hAnsi="Times New Roman" w:cs="Times New Roman"/>
        </w:rPr>
      </w:pPr>
    </w:p>
    <w:p w14:paraId="68D519FA" w14:textId="77777777" w:rsidR="008A5BED" w:rsidRDefault="008A5BED" w:rsidP="00206173">
      <w:pPr>
        <w:spacing w:line="360" w:lineRule="auto"/>
        <w:rPr>
          <w:rFonts w:ascii="Times New Roman" w:hAnsi="Times New Roman" w:cs="Times New Roman"/>
        </w:rPr>
      </w:pPr>
    </w:p>
    <w:p w14:paraId="3FE760FD" w14:textId="77777777" w:rsidR="008A5BED" w:rsidRDefault="008A5BED" w:rsidP="00206173">
      <w:pPr>
        <w:spacing w:line="360" w:lineRule="auto"/>
        <w:rPr>
          <w:rFonts w:ascii="Times New Roman" w:hAnsi="Times New Roman" w:cs="Times New Roman"/>
        </w:rPr>
      </w:pPr>
    </w:p>
    <w:p w14:paraId="211750F4" w14:textId="77777777" w:rsidR="008A5BED" w:rsidRDefault="008A5BED" w:rsidP="00206173">
      <w:pPr>
        <w:spacing w:line="360" w:lineRule="auto"/>
        <w:rPr>
          <w:rFonts w:ascii="Times New Roman" w:hAnsi="Times New Roman" w:cs="Times New Roman"/>
        </w:rPr>
      </w:pPr>
    </w:p>
    <w:p w14:paraId="3146C836" w14:textId="77777777" w:rsidR="008A5BED" w:rsidRDefault="008A5BED" w:rsidP="00206173">
      <w:pPr>
        <w:spacing w:line="360" w:lineRule="auto"/>
        <w:rPr>
          <w:rFonts w:ascii="Times New Roman" w:hAnsi="Times New Roman" w:cs="Times New Roman"/>
        </w:rPr>
      </w:pPr>
    </w:p>
    <w:p w14:paraId="388CC5BC" w14:textId="77777777" w:rsidR="008A5BED" w:rsidRDefault="008A5BED" w:rsidP="00206173">
      <w:pPr>
        <w:spacing w:line="360" w:lineRule="auto"/>
        <w:rPr>
          <w:rFonts w:ascii="Times New Roman" w:hAnsi="Times New Roman" w:cs="Times New Roman"/>
        </w:rPr>
      </w:pPr>
    </w:p>
    <w:p w14:paraId="4CAB9541" w14:textId="63781BF3" w:rsidR="00994555" w:rsidRDefault="00994555" w:rsidP="00CB25F8">
      <w:pPr>
        <w:pStyle w:val="ChapterTitle"/>
      </w:pPr>
      <w:bookmarkStart w:id="4" w:name="_Toc195975215"/>
      <w:r w:rsidRPr="00994555">
        <w:lastRenderedPageBreak/>
        <w:t>List of Tables</w:t>
      </w:r>
      <w:bookmarkEnd w:id="4"/>
    </w:p>
    <w:p w14:paraId="79826546" w14:textId="1A5D8935" w:rsidR="00FA41F6" w:rsidRDefault="00FA41F6" w:rsidP="008A5BED">
      <w:pPr>
        <w:pStyle w:val="TableofFigures"/>
        <w:tabs>
          <w:tab w:val="right" w:leader="dot" w:pos="9350"/>
        </w:tabs>
        <w:spacing w:line="480" w:lineRule="auto"/>
        <w:rPr>
          <w:rFonts w:asciiTheme="minorHAnsi" w:eastAsiaTheme="minorEastAsia" w:hAnsiTheme="minorHAnsi"/>
          <w:bCs w:val="0"/>
          <w:noProof/>
          <w:szCs w:val="24"/>
        </w:rPr>
      </w:pPr>
      <w:r>
        <w:fldChar w:fldCharType="begin"/>
      </w:r>
      <w:r>
        <w:instrText xml:space="preserve"> TOC \c "Table" </w:instrText>
      </w:r>
      <w:r>
        <w:fldChar w:fldCharType="separate"/>
      </w:r>
      <w:r w:rsidRPr="00572DC4">
        <w:rPr>
          <w:rFonts w:cs="Times New Roman"/>
          <w:b/>
          <w:noProof/>
        </w:rPr>
        <w:t>Table 1.</w:t>
      </w:r>
      <w:r w:rsidRPr="00572DC4">
        <w:rPr>
          <w:rFonts w:cs="Times New Roman"/>
          <w:noProof/>
        </w:rPr>
        <w:t xml:space="preserve"> lluminant aim chromaticities, absolute (x, y) deviations from the aim, and measured luminance values for both VR and Flat display conditions. Chromaticities were measured by setting the target to white (RGB = [1, 1, 1]) and treating it as a perfectly diffuse reflector of the scene's illumination.</w:t>
      </w:r>
      <w:r>
        <w:rPr>
          <w:noProof/>
        </w:rPr>
        <w:tab/>
      </w:r>
      <w:r>
        <w:rPr>
          <w:noProof/>
        </w:rPr>
        <w:fldChar w:fldCharType="begin"/>
      </w:r>
      <w:r>
        <w:rPr>
          <w:noProof/>
        </w:rPr>
        <w:instrText xml:space="preserve"> PAGEREF _Toc195958032 \h </w:instrText>
      </w:r>
      <w:r>
        <w:rPr>
          <w:noProof/>
        </w:rPr>
      </w:r>
      <w:r>
        <w:rPr>
          <w:noProof/>
        </w:rPr>
        <w:fldChar w:fldCharType="separate"/>
      </w:r>
      <w:r w:rsidR="009861E2">
        <w:rPr>
          <w:noProof/>
        </w:rPr>
        <w:t>43</w:t>
      </w:r>
      <w:r>
        <w:rPr>
          <w:noProof/>
        </w:rPr>
        <w:fldChar w:fldCharType="end"/>
      </w:r>
    </w:p>
    <w:p w14:paraId="1A74336E" w14:textId="7AE678FB" w:rsidR="00FA41F6" w:rsidRDefault="00FA41F6" w:rsidP="008A5BED">
      <w:pPr>
        <w:pStyle w:val="TableofFigures"/>
        <w:tabs>
          <w:tab w:val="right" w:leader="dot" w:pos="9350"/>
        </w:tabs>
        <w:spacing w:line="480" w:lineRule="auto"/>
        <w:rPr>
          <w:rFonts w:asciiTheme="minorHAnsi" w:eastAsiaTheme="minorEastAsia" w:hAnsiTheme="minorHAnsi"/>
          <w:bCs w:val="0"/>
          <w:noProof/>
          <w:szCs w:val="24"/>
        </w:rPr>
      </w:pPr>
      <w:r w:rsidRPr="00572DC4">
        <w:rPr>
          <w:rFonts w:cs="Times New Roman"/>
          <w:b/>
          <w:noProof/>
        </w:rPr>
        <w:t>Table 2</w:t>
      </w:r>
      <w:r w:rsidRPr="00572DC4">
        <w:rPr>
          <w:rFonts w:cs="Times New Roman"/>
          <w:noProof/>
        </w:rPr>
        <w:t>. Average ΔE00 values for the verification colors for each of the illuminants before and after model optimization.</w:t>
      </w:r>
      <w:r>
        <w:rPr>
          <w:noProof/>
        </w:rPr>
        <w:tab/>
      </w:r>
      <w:r>
        <w:rPr>
          <w:noProof/>
        </w:rPr>
        <w:fldChar w:fldCharType="begin"/>
      </w:r>
      <w:r>
        <w:rPr>
          <w:noProof/>
        </w:rPr>
        <w:instrText xml:space="preserve"> PAGEREF _Toc195958033 \h </w:instrText>
      </w:r>
      <w:r>
        <w:rPr>
          <w:noProof/>
        </w:rPr>
      </w:r>
      <w:r>
        <w:rPr>
          <w:noProof/>
        </w:rPr>
        <w:fldChar w:fldCharType="separate"/>
      </w:r>
      <w:r w:rsidR="009861E2">
        <w:rPr>
          <w:noProof/>
        </w:rPr>
        <w:t>52</w:t>
      </w:r>
      <w:r>
        <w:rPr>
          <w:noProof/>
        </w:rPr>
        <w:fldChar w:fldCharType="end"/>
      </w:r>
    </w:p>
    <w:p w14:paraId="76E5D1DB" w14:textId="2D3C2A02" w:rsidR="00FA41F6" w:rsidRDefault="00FA41F6" w:rsidP="008A5BED">
      <w:pPr>
        <w:pStyle w:val="TableofFigures"/>
        <w:tabs>
          <w:tab w:val="right" w:leader="dot" w:pos="9350"/>
        </w:tabs>
        <w:spacing w:line="480" w:lineRule="auto"/>
        <w:rPr>
          <w:rFonts w:asciiTheme="minorHAnsi" w:eastAsiaTheme="minorEastAsia" w:hAnsiTheme="minorHAnsi"/>
          <w:bCs w:val="0"/>
          <w:noProof/>
          <w:szCs w:val="24"/>
        </w:rPr>
      </w:pPr>
      <w:r w:rsidRPr="00572DC4">
        <w:rPr>
          <w:rFonts w:cs="Times New Roman"/>
          <w:b/>
          <w:noProof/>
        </w:rPr>
        <w:t>Table 3.</w:t>
      </w:r>
      <w:r w:rsidRPr="00572DC4">
        <w:rPr>
          <w:rFonts w:cs="Times New Roman"/>
          <w:noProof/>
        </w:rPr>
        <w:t xml:space="preserve"> Average, minimum, and maximum ΔE00 color difference for the randomly selected points in the CIELAB grids for each illuminant.</w:t>
      </w:r>
      <w:r>
        <w:rPr>
          <w:noProof/>
        </w:rPr>
        <w:tab/>
      </w:r>
      <w:r>
        <w:rPr>
          <w:noProof/>
        </w:rPr>
        <w:fldChar w:fldCharType="begin"/>
      </w:r>
      <w:r>
        <w:rPr>
          <w:noProof/>
        </w:rPr>
        <w:instrText xml:space="preserve"> PAGEREF _Toc195958034 \h </w:instrText>
      </w:r>
      <w:r>
        <w:rPr>
          <w:noProof/>
        </w:rPr>
      </w:r>
      <w:r>
        <w:rPr>
          <w:noProof/>
        </w:rPr>
        <w:fldChar w:fldCharType="separate"/>
      </w:r>
      <w:r w:rsidR="009861E2">
        <w:rPr>
          <w:noProof/>
        </w:rPr>
        <w:t>54</w:t>
      </w:r>
      <w:r>
        <w:rPr>
          <w:noProof/>
        </w:rPr>
        <w:fldChar w:fldCharType="end"/>
      </w:r>
    </w:p>
    <w:p w14:paraId="69B0C906" w14:textId="2376C645" w:rsidR="00FA41F6" w:rsidRDefault="00FA41F6" w:rsidP="008A5BED">
      <w:pPr>
        <w:pStyle w:val="TableofFigures"/>
        <w:tabs>
          <w:tab w:val="right" w:leader="dot" w:pos="9350"/>
        </w:tabs>
        <w:spacing w:line="480" w:lineRule="auto"/>
        <w:rPr>
          <w:rFonts w:asciiTheme="minorHAnsi" w:eastAsiaTheme="minorEastAsia" w:hAnsiTheme="minorHAnsi"/>
          <w:bCs w:val="0"/>
          <w:noProof/>
          <w:szCs w:val="24"/>
        </w:rPr>
      </w:pPr>
      <w:r w:rsidRPr="00572DC4">
        <w:rPr>
          <w:rFonts w:cs="Times New Roman"/>
          <w:b/>
          <w:noProof/>
        </w:rPr>
        <w:t>Table 4.</w:t>
      </w:r>
      <w:r w:rsidRPr="00572DC4">
        <w:rPr>
          <w:rFonts w:cs="Times New Roman"/>
          <w:noProof/>
        </w:rPr>
        <w:t xml:space="preserve"> Average, minimum, and maximum ΔE00 color difference for the randomly selected points in the CIELAB grids for each illuminant.</w:t>
      </w:r>
      <w:r>
        <w:rPr>
          <w:noProof/>
        </w:rPr>
        <w:tab/>
      </w:r>
      <w:r>
        <w:rPr>
          <w:noProof/>
        </w:rPr>
        <w:fldChar w:fldCharType="begin"/>
      </w:r>
      <w:r>
        <w:rPr>
          <w:noProof/>
        </w:rPr>
        <w:instrText xml:space="preserve"> PAGEREF _Toc195958035 \h </w:instrText>
      </w:r>
      <w:r>
        <w:rPr>
          <w:noProof/>
        </w:rPr>
      </w:r>
      <w:r>
        <w:rPr>
          <w:noProof/>
        </w:rPr>
        <w:fldChar w:fldCharType="separate"/>
      </w:r>
      <w:r w:rsidR="009861E2">
        <w:rPr>
          <w:noProof/>
        </w:rPr>
        <w:t>56</w:t>
      </w:r>
      <w:r>
        <w:rPr>
          <w:noProof/>
        </w:rPr>
        <w:fldChar w:fldCharType="end"/>
      </w:r>
    </w:p>
    <w:p w14:paraId="1B3B6A63" w14:textId="3E1CDECB" w:rsidR="00CB25F8" w:rsidRDefault="00FA41F6" w:rsidP="00CB25F8">
      <w:r>
        <w:fldChar w:fldCharType="end"/>
      </w:r>
    </w:p>
    <w:p w14:paraId="51109F3A" w14:textId="77777777" w:rsidR="008A5BED" w:rsidRDefault="008A5BED" w:rsidP="00CB25F8"/>
    <w:p w14:paraId="31CC0B5C" w14:textId="77777777" w:rsidR="008A5BED" w:rsidRDefault="008A5BED" w:rsidP="00CB25F8"/>
    <w:p w14:paraId="63CA29C8" w14:textId="77777777" w:rsidR="008A5BED" w:rsidRDefault="008A5BED" w:rsidP="00CB25F8"/>
    <w:p w14:paraId="3AE33361" w14:textId="77777777" w:rsidR="008A5BED" w:rsidRDefault="008A5BED" w:rsidP="00CB25F8"/>
    <w:p w14:paraId="313ACAAD" w14:textId="77777777" w:rsidR="008A5BED" w:rsidRDefault="008A5BED" w:rsidP="00CB25F8"/>
    <w:p w14:paraId="3DA29239" w14:textId="77777777" w:rsidR="008A5BED" w:rsidRDefault="008A5BED" w:rsidP="00CB25F8"/>
    <w:p w14:paraId="36C0EEFE" w14:textId="77777777" w:rsidR="008A5BED" w:rsidRDefault="008A5BED" w:rsidP="00CB25F8"/>
    <w:p w14:paraId="524591C7" w14:textId="77777777" w:rsidR="008A5BED" w:rsidRDefault="008A5BED" w:rsidP="00CB25F8"/>
    <w:p w14:paraId="0DB97638" w14:textId="77777777" w:rsidR="008A5BED" w:rsidRDefault="008A5BED" w:rsidP="00CB25F8"/>
    <w:p w14:paraId="0403083B" w14:textId="77777777" w:rsidR="008A5BED" w:rsidRPr="00994555" w:rsidRDefault="008A5BED" w:rsidP="00CB25F8"/>
    <w:p w14:paraId="6DB3661B" w14:textId="5DB0F624" w:rsidR="00C24B38" w:rsidRPr="00061DFA" w:rsidRDefault="00994555" w:rsidP="00980E0C">
      <w:pPr>
        <w:pStyle w:val="ChapterTitle"/>
        <w:spacing w:line="480" w:lineRule="auto"/>
      </w:pPr>
      <w:bookmarkStart w:id="5" w:name="_Toc195975216"/>
      <w:r w:rsidRPr="00061DFA">
        <w:lastRenderedPageBreak/>
        <w:t>Chapter 1</w:t>
      </w:r>
      <w:r w:rsidR="006122A1">
        <w:t xml:space="preserve">: </w:t>
      </w:r>
      <w:r w:rsidRPr="00061DFA">
        <w:t>Introduction</w:t>
      </w:r>
      <w:bookmarkEnd w:id="5"/>
    </w:p>
    <w:p w14:paraId="007A0647" w14:textId="5BE34C82" w:rsidR="00B60BA6" w:rsidRDefault="00C03FFF" w:rsidP="00980E0C">
      <w:pPr>
        <w:pStyle w:val="Body"/>
        <w:spacing w:line="480" w:lineRule="auto"/>
      </w:pPr>
      <w:r w:rsidRPr="00C03FFF">
        <w:t>Color constancy is a fundamental aspect of human vision that allows us to perceive the color of objects</w:t>
      </w:r>
      <w:r w:rsidR="00720E14">
        <w:t xml:space="preserve"> as consistent across </w:t>
      </w:r>
      <w:r w:rsidRPr="00C03FFF">
        <w:t>changes in illumination. The mechanisms underlying color constancy can be broadly categorized into sensory and cognitive chromatic adaptation</w:t>
      </w:r>
      <w:r w:rsidR="00E672F8">
        <w:t xml:space="preserve"> </w:t>
      </w:r>
      <w:sdt>
        <w:sdtPr>
          <w:rPr>
            <w:color w:val="000000"/>
          </w:rPr>
          <w:tag w:val="MENDELEY_CITATION_v3_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"/>
          <w:id w:val="-383717535"/>
          <w:placeholder>
            <w:docPart w:val="DefaultPlaceholder_-1854013440"/>
          </w:placeholder>
        </w:sdtPr>
        <w:sdtContent>
          <w:r w:rsidR="00617901" w:rsidRPr="00617901">
            <w:rPr>
              <w:color w:val="000000"/>
            </w:rPr>
            <w:t>(Fairchild M. D., 2013)</w:t>
          </w:r>
        </w:sdtContent>
      </w:sdt>
      <w:r w:rsidR="00E672F8">
        <w:t>.</w:t>
      </w:r>
      <w:r w:rsidRPr="00C03FFF">
        <w:t xml:space="preserve"> Sensory mechanisms of chromatic adaptation are automatic physiological responses to changes in illumination. One theory, proposed by </w:t>
      </w:r>
      <w:sdt>
        <w:sdtPr>
          <w:rPr>
            <w:color w:val="000000"/>
          </w:rPr>
          <w:tag w:val="MENDELEY_CITATION_v3_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"/>
          <w:id w:val="-644270711"/>
          <w:placeholder>
            <w:docPart w:val="DefaultPlaceholder_-1854013440"/>
          </w:placeholder>
        </w:sdtPr>
        <w:sdtContent>
          <w:r w:rsidR="00617901" w:rsidRPr="00617901">
            <w:rPr>
              <w:color w:val="000000"/>
            </w:rPr>
            <w:t>von Kries (1902)</w:t>
          </w:r>
        </w:sdtContent>
      </w:sdt>
      <w:r w:rsidRPr="00C03FFF">
        <w:t xml:space="preserve">, suggests that sensory chromatic adaptation </w:t>
      </w:r>
      <w:r w:rsidR="00AA45C9">
        <w:t>works</w:t>
      </w:r>
      <w:r w:rsidRPr="00C03FFF">
        <w:t xml:space="preserve"> through the normalization of cone signals by the maximum signal, or white. This concept, known as the von Kries model, has served as the groundwork for modern chromatic adaptation transforms </w:t>
      </w:r>
      <w:sdt>
        <w:sdtPr>
          <w:rPr>
            <w:color w:val="000000"/>
          </w:rPr>
          <w:tag w:val="MENDELEY_CITATION_v3_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"/>
          <w:id w:val="-585077530"/>
          <w:placeholder>
            <w:docPart w:val="DefaultPlaceholder_-1854013440"/>
          </w:placeholder>
        </w:sdtPr>
        <w:sdtContent>
          <w:r w:rsidR="00617901" w:rsidRPr="00617901">
            <w:rPr>
              <w:color w:val="000000"/>
            </w:rPr>
            <w:t>(Luo, 2015)</w:t>
          </w:r>
        </w:sdtContent>
      </w:sdt>
      <w:r w:rsidRPr="00C03FFF">
        <w:t xml:space="preserve">. </w:t>
      </w:r>
      <w:r>
        <w:t>On the other hand</w:t>
      </w:r>
      <w:r w:rsidRPr="00C03FFF">
        <w:t xml:space="preserve">, cognitive mechanisms of chromatic adaptation rely on past knowledge about the typical colors of objects in different environments. One prominent hypothesis, proposed by </w:t>
      </w:r>
      <w:sdt>
        <w:sdtPr>
          <w:rPr>
            <w:color w:val="000000"/>
          </w:rPr>
          <w:tag w:val="MENDELEY_CITATION_v3_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"/>
          <w:id w:val="-1525855060"/>
          <w:placeholder>
            <w:docPart w:val="DefaultPlaceholder_-1854013440"/>
          </w:placeholder>
        </w:sdtPr>
        <w:sdtContent>
          <w:r w:rsidR="00617901" w:rsidRPr="00617901">
            <w:rPr>
              <w:color w:val="000000"/>
            </w:rPr>
            <w:t>Helmholtz (1867)</w:t>
          </w:r>
        </w:sdtContent>
      </w:sdt>
      <w:r w:rsidRPr="00C03FFF">
        <w:t xml:space="preserve">, suggests that we learn the typical colors of objects under neutral light and can use this knowledge to discount the illuminant when perceiving object colors under different lighting conditions. This cognitive process is often referred to as "discounting the illuminant” and has been the basis of several modern studies regarding </w:t>
      </w:r>
      <w:r w:rsidR="00390A43">
        <w:t xml:space="preserve">if it’s possible </w:t>
      </w:r>
      <w:r w:rsidRPr="00C03FFF">
        <w:t xml:space="preserve">to estimate the illuminant from a scene </w:t>
      </w:r>
      <w:sdt>
        <w:sdtPr>
          <w:rPr>
            <w:color w:val="000000"/>
          </w:rPr>
          <w:tag w:val="MENDELEY_CITATION_v3_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"/>
          <w:id w:val="1980796560"/>
          <w:placeholder>
            <w:docPart w:val="DefaultPlaceholder_-1854013440"/>
          </w:placeholder>
        </w:sdtPr>
        <w:sdtContent>
          <w:r w:rsidR="00617901" w:rsidRPr="00617901">
            <w:rPr>
              <w:rFonts w:eastAsia="Times New Roman"/>
              <w:color w:val="000000"/>
            </w:rPr>
            <w:t xml:space="preserve">(Golz &amp; MacLeod, 2002; </w:t>
          </w:r>
          <w:proofErr w:type="spellStart"/>
          <w:r w:rsidR="00617901" w:rsidRPr="00617901">
            <w:rPr>
              <w:rFonts w:eastAsia="Times New Roman"/>
              <w:color w:val="000000"/>
            </w:rPr>
            <w:t>Granzier</w:t>
          </w:r>
          <w:proofErr w:type="spellEnd"/>
          <w:r w:rsidR="00617901" w:rsidRPr="00617901">
            <w:rPr>
              <w:rFonts w:eastAsia="Times New Roman"/>
              <w:color w:val="000000"/>
            </w:rPr>
            <w:t xml:space="preserve"> et al., 2009; McCann, 2005; Rutherford &amp; Brainard, 2002; Zaidi, 1998)</w:t>
          </w:r>
        </w:sdtContent>
      </w:sdt>
      <w:r w:rsidRPr="00C03FFF">
        <w:t xml:space="preserve">. Additionally, </w:t>
      </w:r>
      <w:sdt>
        <w:sdtPr>
          <w:rPr>
            <w:color w:val="000000"/>
          </w:rPr>
          <w:tag w:val="MENDELEY_CITATION_v3_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"/>
          <w:id w:val="-1224979355"/>
          <w:placeholder>
            <w:docPart w:val="DefaultPlaceholder_-1854013440"/>
          </w:placeholder>
        </w:sdtPr>
        <w:sdtContent>
          <w:r w:rsidR="00617901" w:rsidRPr="00617901">
            <w:rPr>
              <w:color w:val="000000"/>
            </w:rPr>
            <w:t>Hering (1878)</w:t>
          </w:r>
        </w:sdtContent>
      </w:sdt>
      <w:r w:rsidRPr="00C03FFF">
        <w:t xml:space="preserve"> proposed that familiarity with objects, known as "memory color," could aid in achieving color constancy. For instance, when encountering a banana, one may recall its typical yellow hue, using it as a reference to gauge changes in illumination. This estimate of illumination color can then inform the perception of surface reflectance for other objects in the scene, even if their color is unfamiliar or unknown </w:t>
      </w:r>
      <w:sdt>
        <w:sdtPr>
          <w:rPr>
            <w:color w:val="000000"/>
          </w:rPr>
          <w:tag w:val="MENDELEY_CITATION_v3_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"/>
          <w:id w:val="-369694899"/>
          <w:placeholder>
            <w:docPart w:val="DefaultPlaceholder_-1854013440"/>
          </w:placeholder>
        </w:sdtPr>
        <w:sdtContent>
          <w:r w:rsidR="00617901" w:rsidRPr="00617901">
            <w:rPr>
              <w:rFonts w:eastAsia="Times New Roman"/>
              <w:color w:val="000000"/>
            </w:rPr>
            <w:t>(</w:t>
          </w:r>
          <w:proofErr w:type="spellStart"/>
          <w:r w:rsidR="00617901" w:rsidRPr="00617901">
            <w:rPr>
              <w:rFonts w:eastAsia="Times New Roman"/>
              <w:color w:val="000000"/>
            </w:rPr>
            <w:t>Gegenfurtner</w:t>
          </w:r>
          <w:proofErr w:type="spellEnd"/>
          <w:r w:rsidR="00617901" w:rsidRPr="00617901">
            <w:rPr>
              <w:rFonts w:eastAsia="Times New Roman"/>
              <w:color w:val="000000"/>
            </w:rPr>
            <w:t xml:space="preserve"> et al., 2024; </w:t>
          </w:r>
          <w:proofErr w:type="spellStart"/>
          <w:r w:rsidR="00617901" w:rsidRPr="00617901">
            <w:rPr>
              <w:rFonts w:eastAsia="Times New Roman"/>
              <w:color w:val="000000"/>
            </w:rPr>
            <w:t>Granzier</w:t>
          </w:r>
          <w:proofErr w:type="spellEnd"/>
          <w:r w:rsidR="00617901" w:rsidRPr="00617901">
            <w:rPr>
              <w:rFonts w:eastAsia="Times New Roman"/>
              <w:color w:val="000000"/>
            </w:rPr>
            <w:t xml:space="preserve"> &amp; </w:t>
          </w:r>
          <w:proofErr w:type="spellStart"/>
          <w:r w:rsidR="00617901" w:rsidRPr="00617901">
            <w:rPr>
              <w:rFonts w:eastAsia="Times New Roman"/>
              <w:color w:val="000000"/>
            </w:rPr>
            <w:t>Gegenfurtner</w:t>
          </w:r>
          <w:proofErr w:type="spellEnd"/>
          <w:r w:rsidR="00617901" w:rsidRPr="00617901">
            <w:rPr>
              <w:rFonts w:eastAsia="Times New Roman"/>
              <w:color w:val="000000"/>
            </w:rPr>
            <w:t>, 2012)</w:t>
          </w:r>
        </w:sdtContent>
      </w:sdt>
      <w:r w:rsidR="003F0926">
        <w:t>.</w:t>
      </w:r>
      <w:r w:rsidR="0088453D">
        <w:t xml:space="preserve"> </w:t>
      </w:r>
    </w:p>
    <w:p w14:paraId="41BC0E30" w14:textId="4932678A" w:rsidR="00E22E44" w:rsidRDefault="00AE1AA5" w:rsidP="008A5BED">
      <w:pPr>
        <w:pStyle w:val="Body"/>
        <w:spacing w:line="480" w:lineRule="auto"/>
      </w:pPr>
      <w:r>
        <w:lastRenderedPageBreak/>
        <w:t xml:space="preserve">Much of the research on color constancy has been conducted in real-world environments, where observers interact with naturally illuminated scenes. Building on this foundation, a significant body of work has used flat-panel displays to simulate these environments in controlled settings. Flat-panel displays, </w:t>
      </w:r>
      <w:r w:rsidR="006E7E64">
        <w:t xml:space="preserve">which are </w:t>
      </w:r>
      <w:r>
        <w:t xml:space="preserve">conventional emissive screens like LCDs or OLEDs, are widely used in </w:t>
      </w:r>
      <w:r w:rsidR="002363D2">
        <w:t>psychophysical experiments</w:t>
      </w:r>
      <w:r>
        <w:t xml:space="preserve"> because they allow for precise control over stimuli and lighting conditions, making them ideal for studying perceptual phenomena. </w:t>
      </w:r>
      <w:r w:rsidR="00947BD1" w:rsidRPr="00947BD1">
        <w:t>Studies have found that chromatic adaptation</w:t>
      </w:r>
      <w:r w:rsidR="00947BD1">
        <w:t xml:space="preserve"> or color constancy</w:t>
      </w:r>
      <w:r w:rsidR="00947BD1" w:rsidRPr="00947BD1">
        <w:t xml:space="preserve"> on flat-panel displays is often incomplete compared to real-world viewing </w:t>
      </w:r>
      <w:sdt>
        <w:sdtPr>
          <w:rPr>
            <w:color w:val="000000"/>
          </w:rPr>
          <w:tag w:val="MENDELEY_CITATION_v3_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"/>
          <w:id w:val="408585491"/>
          <w:placeholder>
            <w:docPart w:val="DefaultPlaceholder_-1854013440"/>
          </w:placeholder>
        </w:sdtPr>
        <w:sdtContent>
          <w:r w:rsidR="00617901" w:rsidRPr="00617901">
            <w:rPr>
              <w:rFonts w:eastAsia="Times New Roman"/>
              <w:color w:val="000000"/>
            </w:rPr>
            <w:t>(Brainard D. H. et al., 1997; M. D. Fairchild, 1993; Katoh, 1995; Zhai &amp; Luo, 2018)</w:t>
          </w:r>
        </w:sdtContent>
      </w:sdt>
      <w:r w:rsidR="009923FA">
        <w:t xml:space="preserve">. </w:t>
      </w:r>
      <w:r w:rsidR="00947BD1" w:rsidRPr="00947BD1">
        <w:t xml:space="preserve">One explanation is that cognitive adaptation mechanisms may not fully engage when viewing emissive displays, which are perceived as self-luminous rather than as scenes composed of objects reflecting light from an external </w:t>
      </w:r>
      <w:r w:rsidR="00B801AE">
        <w:t xml:space="preserve">illumination </w:t>
      </w:r>
      <w:r w:rsidR="00947BD1" w:rsidRPr="00947BD1">
        <w:t>source</w:t>
      </w:r>
      <w:r w:rsidR="00F8479F">
        <w:t xml:space="preserve"> </w:t>
      </w:r>
      <w:sdt>
        <w:sdtPr>
          <w:rPr>
            <w:color w:val="000000"/>
          </w:rPr>
          <w:tag w:val="MENDELEY_CITATION_v3_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"/>
          <w:id w:val="-2073116399"/>
          <w:placeholder>
            <w:docPart w:val="DefaultPlaceholder_-1854013440"/>
          </w:placeholder>
        </w:sdtPr>
        <w:sdtContent>
          <w:r w:rsidR="00617901" w:rsidRPr="00617901">
            <w:rPr>
              <w:color w:val="000000"/>
            </w:rPr>
            <w:t>(M. D. Fairchild, 1993)</w:t>
          </w:r>
        </w:sdtContent>
      </w:sdt>
      <w:r w:rsidR="00947BD1" w:rsidRPr="00947BD1">
        <w:t xml:space="preserve">. In natural environments, </w:t>
      </w:r>
      <w:r w:rsidR="00B801AE">
        <w:t>we experience</w:t>
      </w:r>
      <w:r w:rsidR="00AD7D14">
        <w:t xml:space="preserve"> and interact with</w:t>
      </w:r>
      <w:r w:rsidR="00B801AE">
        <w:t xml:space="preserve"> </w:t>
      </w:r>
      <w:r w:rsidR="00947BD1" w:rsidRPr="00947BD1">
        <w:t xml:space="preserve">surfaces </w:t>
      </w:r>
      <w:r w:rsidR="00B801AE">
        <w:t xml:space="preserve">that </w:t>
      </w:r>
      <w:r w:rsidR="00947BD1" w:rsidRPr="00947BD1">
        <w:t>reflect illumination</w:t>
      </w:r>
      <w:r w:rsidR="00AD7D14">
        <w:t>,</w:t>
      </w:r>
      <w:r w:rsidR="00B801AE">
        <w:t xml:space="preserve"> </w:t>
      </w:r>
      <w:r w:rsidR="00947BD1" w:rsidRPr="00947BD1">
        <w:t xml:space="preserve">which </w:t>
      </w:r>
      <w:r w:rsidR="00C062C4">
        <w:t>may help</w:t>
      </w:r>
      <w:r w:rsidR="00947BD1" w:rsidRPr="00947BD1">
        <w:t xml:space="preserve"> the visual system estimate the light source and maintain stable color perception.</w:t>
      </w:r>
      <w:r w:rsidR="00CA2BD1">
        <w:t xml:space="preserve"> </w:t>
      </w:r>
      <w:r w:rsidR="00707029" w:rsidRPr="00707029">
        <w:t>But when viewing a flat-panel display, the image is emitted light, not reflected light, and our brain may not interpret it as a real, illuminated scene. As a result, the usual adaptation mechanisms that support color constancy may not fully engage</w:t>
      </w:r>
      <w:r w:rsidR="00F8479F">
        <w:t>.</w:t>
      </w:r>
    </w:p>
    <w:p w14:paraId="531E2E87" w14:textId="1C12050D" w:rsidR="00B72C70" w:rsidRDefault="00AE1AA5" w:rsidP="008A5BED">
      <w:pPr>
        <w:pStyle w:val="Body"/>
        <w:spacing w:line="480" w:lineRule="auto"/>
      </w:pPr>
      <w:r>
        <w:t>While these studies have advanced our understanding of the mechanisms behind color constancy, relatively little research has explored how these mechanisms operate in virtual reality (VR).</w:t>
      </w:r>
      <w:r w:rsidR="00FD0640" w:rsidRPr="00FD0640">
        <w:t xml:space="preserve"> </w:t>
      </w:r>
      <w:r w:rsidR="002032FA" w:rsidRPr="002032FA">
        <w:t>VR offers a unique opportunity to present immersive, three-dimensional environments with dynamic lighting and depth cues, yet its use in color constancy research remains limited. Furthermore, how color constancy in VR compares to that observed with flat-panel displays is still not well understood.</w:t>
      </w:r>
      <w:r w:rsidR="002032FA">
        <w:t xml:space="preserve"> </w:t>
      </w:r>
      <w:r w:rsidR="0095052C" w:rsidRPr="0095052C">
        <w:t>Unlike flat-panel displays, VR headsets typically offer a much wider field of view (approximately 90–1</w:t>
      </w:r>
      <w:r w:rsidR="00A85A22">
        <w:t>3</w:t>
      </w:r>
      <w:r w:rsidR="0095052C" w:rsidRPr="0095052C">
        <w:t xml:space="preserve">0 degrees horizontally; </w:t>
      </w:r>
      <w:sdt>
        <w:sdtPr>
          <w:rPr>
            <w:color w:val="000000"/>
          </w:rPr>
          <w:tag w:val="MENDELEY_CITATION_v3_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"/>
          <w:id w:val="603929822"/>
          <w:placeholder>
            <w:docPart w:val="DefaultPlaceholder_-1854013440"/>
          </w:placeholder>
        </w:sdtPr>
        <w:sdtContent>
          <w:r w:rsidR="00617901" w:rsidRPr="00617901">
            <w:rPr>
              <w:color w:val="000000"/>
            </w:rPr>
            <w:t>Angelov et al., 2020)</w:t>
          </w:r>
        </w:sdtContent>
      </w:sdt>
      <w:r w:rsidR="0095052C" w:rsidRPr="0095052C">
        <w:t xml:space="preserve">, binocular disparity for </w:t>
      </w:r>
      <w:r w:rsidR="0095052C" w:rsidRPr="0095052C">
        <w:lastRenderedPageBreak/>
        <w:t xml:space="preserve">stereoscopic depth perception, and motion tracking that enables real-time updates to the </w:t>
      </w:r>
      <w:r w:rsidR="0095052C">
        <w:t>virtual</w:t>
      </w:r>
      <w:r w:rsidR="0095052C" w:rsidRPr="0095052C">
        <w:t xml:space="preserve"> scene. Together, these features create a highly immersive experience, allowing users to explore virtual environments in ways that more closely resemble real-world perception.</w:t>
      </w:r>
      <w:r w:rsidR="0095052C">
        <w:t xml:space="preserve"> </w:t>
      </w:r>
      <w:r w:rsidR="0015430F" w:rsidRPr="0015430F">
        <w:t>This suggests the possibility that VR environments may facilitate color constancy in ways that are more aligned with how it naturally occurs when interacting with physical environments, as compared to viewing scenes on flat-panel displays.</w:t>
      </w:r>
      <w:r w:rsidR="00B0312C">
        <w:t xml:space="preserve"> </w:t>
      </w:r>
    </w:p>
    <w:p w14:paraId="0709FCAC" w14:textId="35E74E87" w:rsidR="00C03FFF" w:rsidRDefault="00B72C70" w:rsidP="008A5BED">
      <w:pPr>
        <w:spacing w:line="480" w:lineRule="auto"/>
        <w:rPr>
          <w:rFonts w:ascii="Times New Roman" w:hAnsi="Times New Roman" w:cs="Times New Roman"/>
        </w:rPr>
      </w:pPr>
      <w:r w:rsidRPr="00B72C70">
        <w:rPr>
          <w:rFonts w:ascii="Times New Roman" w:hAnsi="Times New Roman" w:cs="Times New Roman"/>
        </w:rPr>
        <w:t xml:space="preserve">The present study addresses this gap by </w:t>
      </w:r>
      <w:r w:rsidR="08C14DCA" w:rsidRPr="7FAB6657">
        <w:rPr>
          <w:rFonts w:ascii="Times New Roman" w:hAnsi="Times New Roman" w:cs="Times New Roman"/>
        </w:rPr>
        <w:t>investigating</w:t>
      </w:r>
      <w:r w:rsidR="00FD0640" w:rsidRPr="7FAB6657">
        <w:rPr>
          <w:rFonts w:ascii="Times New Roman" w:hAnsi="Times New Roman" w:cs="Times New Roman"/>
        </w:rPr>
        <w:t xml:space="preserve"> </w:t>
      </w:r>
      <w:r w:rsidR="322FB0F7" w:rsidRPr="7FAB6657">
        <w:rPr>
          <w:rFonts w:ascii="Times New Roman" w:hAnsi="Times New Roman" w:cs="Times New Roman"/>
        </w:rPr>
        <w:t>whether and to what extent</w:t>
      </w:r>
      <w:r w:rsidR="00E0748E">
        <w:rPr>
          <w:rFonts w:ascii="Times New Roman" w:hAnsi="Times New Roman" w:cs="Times New Roman"/>
        </w:rPr>
        <w:t xml:space="preserve"> </w:t>
      </w:r>
      <w:r w:rsidR="003860EF" w:rsidRPr="7FAB6657">
        <w:rPr>
          <w:rFonts w:ascii="Times New Roman" w:hAnsi="Times New Roman" w:cs="Times New Roman"/>
        </w:rPr>
        <w:t>adapt</w:t>
      </w:r>
      <w:r w:rsidR="0BB51A70" w:rsidRPr="7FAB6657">
        <w:rPr>
          <w:rFonts w:ascii="Times New Roman" w:hAnsi="Times New Roman" w:cs="Times New Roman"/>
        </w:rPr>
        <w:t>ing</w:t>
      </w:r>
      <w:r w:rsidR="003860EF">
        <w:rPr>
          <w:rFonts w:ascii="Times New Roman" w:hAnsi="Times New Roman" w:cs="Times New Roman"/>
        </w:rPr>
        <w:t xml:space="preserve"> to</w:t>
      </w:r>
      <w:r w:rsidR="00FD0640" w:rsidRPr="00FD0640">
        <w:rPr>
          <w:rFonts w:ascii="Times New Roman" w:hAnsi="Times New Roman" w:cs="Times New Roman"/>
        </w:rPr>
        <w:t xml:space="preserve"> a virtual environment </w:t>
      </w:r>
      <w:r w:rsidR="7F2E9851" w:rsidRPr="7FAB6657">
        <w:rPr>
          <w:rFonts w:ascii="Times New Roman" w:hAnsi="Times New Roman" w:cs="Times New Roman"/>
        </w:rPr>
        <w:t>while viewing</w:t>
      </w:r>
      <w:r w:rsidR="70DFA692" w:rsidRPr="7FAB6657">
        <w:rPr>
          <w:rFonts w:ascii="Times New Roman" w:hAnsi="Times New Roman" w:cs="Times New Roman"/>
        </w:rPr>
        <w:t xml:space="preserve"> </w:t>
      </w:r>
      <w:r w:rsidR="1F0B0E5A" w:rsidRPr="7FAB6657">
        <w:rPr>
          <w:rFonts w:ascii="Times New Roman" w:hAnsi="Times New Roman" w:cs="Times New Roman"/>
        </w:rPr>
        <w:t xml:space="preserve">it </w:t>
      </w:r>
      <w:r w:rsidR="70DFA692" w:rsidRPr="7FAB6657">
        <w:rPr>
          <w:rFonts w:ascii="Times New Roman" w:hAnsi="Times New Roman" w:cs="Times New Roman"/>
        </w:rPr>
        <w:t>in VR works</w:t>
      </w:r>
      <w:r w:rsidR="00FD0640" w:rsidRPr="7FAB6657">
        <w:rPr>
          <w:rFonts w:ascii="Times New Roman" w:hAnsi="Times New Roman" w:cs="Times New Roman"/>
        </w:rPr>
        <w:t xml:space="preserve"> </w:t>
      </w:r>
      <w:r w:rsidR="003860EF">
        <w:rPr>
          <w:rFonts w:ascii="Times New Roman" w:hAnsi="Times New Roman" w:cs="Times New Roman"/>
        </w:rPr>
        <w:t>differently than on a flat-panel display</w:t>
      </w:r>
      <w:r w:rsidR="000D2855" w:rsidRPr="7FAB6657">
        <w:rPr>
          <w:rFonts w:ascii="Times New Roman" w:hAnsi="Times New Roman" w:cs="Times New Roman"/>
        </w:rPr>
        <w:t>.</w:t>
      </w:r>
      <w:r w:rsidR="00FF04EB">
        <w:rPr>
          <w:rFonts w:ascii="Times New Roman" w:hAnsi="Times New Roman" w:cs="Times New Roman"/>
        </w:rPr>
        <w:t xml:space="preserve"> </w:t>
      </w:r>
      <w:r w:rsidR="002C2D30" w:rsidRPr="002C2D30">
        <w:rPr>
          <w:rFonts w:ascii="Times New Roman" w:hAnsi="Times New Roman" w:cs="Times New Roman"/>
        </w:rPr>
        <w:t xml:space="preserve">Specifically, we compare color constancy between VR and flat-panel display conditions using a psychophysical achromatic adjustment </w:t>
      </w:r>
      <w:r w:rsidR="002C2D30">
        <w:rPr>
          <w:rFonts w:ascii="Times New Roman" w:hAnsi="Times New Roman" w:cs="Times New Roman"/>
        </w:rPr>
        <w:t>experiment</w:t>
      </w:r>
      <w:r w:rsidR="002C2D30" w:rsidRPr="002C2D30">
        <w:rPr>
          <w:rFonts w:ascii="Times New Roman" w:hAnsi="Times New Roman" w:cs="Times New Roman"/>
        </w:rPr>
        <w:t xml:space="preserve">. We also examine the influence of secondary factors, such as illuminant chromaticity and target lightness, across five illuminants (white, red, green, blue, yellow) and three target lightness levels (L* </w:t>
      </w:r>
      <w:r w:rsidR="3669DFDD" w:rsidRPr="7FAB6657">
        <w:rPr>
          <w:rFonts w:ascii="Times New Roman" w:hAnsi="Times New Roman" w:cs="Times New Roman"/>
        </w:rPr>
        <w:t>=</w:t>
      </w:r>
      <w:r w:rsidR="002C2D30" w:rsidRPr="7FAB6657">
        <w:rPr>
          <w:rFonts w:ascii="Times New Roman" w:hAnsi="Times New Roman" w:cs="Times New Roman"/>
        </w:rPr>
        <w:t xml:space="preserve"> </w:t>
      </w:r>
      <w:r w:rsidR="002C2D30" w:rsidRPr="002C2D30">
        <w:rPr>
          <w:rFonts w:ascii="Times New Roman" w:hAnsi="Times New Roman" w:cs="Times New Roman"/>
        </w:rPr>
        <w:t>40, 55, 70).</w:t>
      </w:r>
      <w:r w:rsidR="002C2D30">
        <w:rPr>
          <w:rFonts w:ascii="Times New Roman" w:hAnsi="Times New Roman" w:cs="Times New Roman"/>
        </w:rPr>
        <w:t xml:space="preserve"> </w:t>
      </w:r>
    </w:p>
    <w:p w14:paraId="50788E14" w14:textId="2254C970" w:rsidR="00BB354B" w:rsidRDefault="00BB354B" w:rsidP="008A5BED">
      <w:pPr>
        <w:spacing w:line="480" w:lineRule="auto"/>
        <w:rPr>
          <w:rFonts w:ascii="Times New Roman" w:hAnsi="Times New Roman" w:cs="Times New Roman"/>
        </w:rPr>
      </w:pPr>
      <w:r w:rsidRPr="00BB354B">
        <w:rPr>
          <w:rFonts w:ascii="Times New Roman" w:hAnsi="Times New Roman" w:cs="Times New Roman"/>
        </w:rPr>
        <w:t>In the following sections, we first review existing literature on the mechanisms underlying color constancy, common methods and measurements, and prior studies that have used VR to investigate color constancy</w:t>
      </w:r>
      <w:r>
        <w:rPr>
          <w:rFonts w:ascii="Times New Roman" w:hAnsi="Times New Roman" w:cs="Times New Roman"/>
        </w:rPr>
        <w:t xml:space="preserve">, </w:t>
      </w:r>
      <w:r w:rsidRPr="00BB354B">
        <w:rPr>
          <w:rFonts w:ascii="Times New Roman" w:hAnsi="Times New Roman" w:cs="Times New Roman"/>
        </w:rPr>
        <w:t xml:space="preserve">including how they approached color characterization of VR headsets. We then describe the methods of our own experiment comparing VR HMDs and flat-panel displays, present our results, and conclude with a discussion on how color constancy manifested across the </w:t>
      </w:r>
      <w:r w:rsidR="006A6097">
        <w:rPr>
          <w:rFonts w:ascii="Times New Roman" w:hAnsi="Times New Roman" w:cs="Times New Roman"/>
        </w:rPr>
        <w:t>two display type</w:t>
      </w:r>
      <w:r w:rsidR="003E0FCE">
        <w:rPr>
          <w:rFonts w:ascii="Times New Roman" w:hAnsi="Times New Roman" w:cs="Times New Roman"/>
        </w:rPr>
        <w:t>s, different illuminants, and lightness of the target</w:t>
      </w:r>
      <w:r w:rsidRPr="00BB354B">
        <w:rPr>
          <w:rFonts w:ascii="Times New Roman" w:hAnsi="Times New Roman" w:cs="Times New Roman"/>
        </w:rPr>
        <w:t>.</w:t>
      </w:r>
    </w:p>
    <w:p w14:paraId="352E2F0A" w14:textId="77777777" w:rsidR="00DD67D9" w:rsidRDefault="00DD67D9" w:rsidP="008A5BED">
      <w:pPr>
        <w:spacing w:line="480" w:lineRule="auto"/>
        <w:rPr>
          <w:rFonts w:ascii="Times New Roman" w:hAnsi="Times New Roman" w:cs="Times New Roman"/>
        </w:rPr>
      </w:pPr>
    </w:p>
    <w:p w14:paraId="6C413209" w14:textId="77777777" w:rsidR="00DD67D9" w:rsidRDefault="00DD67D9" w:rsidP="008A5BED">
      <w:pPr>
        <w:spacing w:line="480" w:lineRule="auto"/>
        <w:rPr>
          <w:rFonts w:ascii="Times New Roman" w:hAnsi="Times New Roman" w:cs="Times New Roman"/>
        </w:rPr>
      </w:pPr>
    </w:p>
    <w:p w14:paraId="654309CC" w14:textId="34E1CAB0" w:rsidR="00EC2B80" w:rsidRDefault="00EC2B80" w:rsidP="00980E0C">
      <w:pPr>
        <w:pStyle w:val="ChapterTitle"/>
        <w:spacing w:line="480" w:lineRule="auto"/>
      </w:pPr>
      <w:bookmarkStart w:id="6" w:name="_Toc195975217"/>
      <w:r w:rsidRPr="00B60BA6">
        <w:lastRenderedPageBreak/>
        <w:t>Chapter 2</w:t>
      </w:r>
      <w:r w:rsidR="006122A1">
        <w:t xml:space="preserve">: </w:t>
      </w:r>
      <w:r>
        <w:t>Background &amp; Literature Review</w:t>
      </w:r>
      <w:bookmarkEnd w:id="6"/>
    </w:p>
    <w:p w14:paraId="57DBB511" w14:textId="1D7B9452" w:rsidR="00EC2B80" w:rsidRDefault="00EC2B80" w:rsidP="00980E0C">
      <w:pPr>
        <w:pStyle w:val="Body"/>
        <w:spacing w:line="480" w:lineRule="auto"/>
      </w:pPr>
      <w:r w:rsidRPr="007E21EF">
        <w:t>Color constancy refers to the</w:t>
      </w:r>
      <w:r>
        <w:t xml:space="preserve"> </w:t>
      </w:r>
      <w:r w:rsidRPr="007E21EF">
        <w:t xml:space="preserve">visual system’s ability to perceive relatively stable object colors despite changes in illumination. </w:t>
      </w:r>
      <w:r w:rsidRPr="005A332F">
        <w:t xml:space="preserve">Natural illumination varies dramatically from sunrise to sunset due to the Earth's rotation, atmospheric scattering, and solar angle, with daylight’s correlated </w:t>
      </w:r>
      <w:r w:rsidRPr="00C8772E">
        <w:t xml:space="preserve">color temperature shifting from cool (~12,000 K) to warm (~2000 K) throughout the day </w:t>
      </w:r>
      <w:sdt>
        <w:sdtPr>
          <w:rPr>
            <w:color w:val="000000"/>
          </w:rPr>
          <w:tag w:val="MENDELEY_CITATION_v3_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"/>
          <w:id w:val="-633020882"/>
          <w:placeholder>
            <w:docPart w:val="DefaultPlaceholder_-1854013440"/>
          </w:placeholder>
        </w:sdtPr>
        <w:sdtContent>
          <w:r w:rsidR="00617901" w:rsidRPr="00617901">
            <w:rPr>
              <w:rFonts w:eastAsia="Times New Roman"/>
              <w:color w:val="000000"/>
            </w:rPr>
            <w:t>(</w:t>
          </w:r>
          <w:proofErr w:type="spellStart"/>
          <w:r w:rsidR="00617901" w:rsidRPr="00617901">
            <w:rPr>
              <w:rFonts w:eastAsia="Times New Roman"/>
              <w:color w:val="000000"/>
            </w:rPr>
            <w:t>Pastilha</w:t>
          </w:r>
          <w:proofErr w:type="spellEnd"/>
          <w:r w:rsidR="00617901" w:rsidRPr="00617901">
            <w:rPr>
              <w:rFonts w:eastAsia="Times New Roman"/>
              <w:color w:val="000000"/>
            </w:rPr>
            <w:t xml:space="preserve"> &amp; Hurlbert, 2022)</w:t>
          </w:r>
        </w:sdtContent>
      </w:sdt>
      <w:r w:rsidRPr="00C8772E">
        <w:t xml:space="preserve">. </w:t>
      </w:r>
      <w:r w:rsidR="005E2E4F" w:rsidRPr="00C8772E">
        <w:t>These</w:t>
      </w:r>
      <w:r w:rsidR="005E2E4F">
        <w:t xml:space="preserve"> changes in illumination alter the color of </w:t>
      </w:r>
      <w:r w:rsidR="007F1D75">
        <w:t>objects being illuminated</w:t>
      </w:r>
      <w:r w:rsidRPr="005E1E96">
        <w:t>,</w:t>
      </w:r>
      <w:r w:rsidR="00895615">
        <w:t xml:space="preserve"> however</w:t>
      </w:r>
      <w:r w:rsidRPr="005E1E96">
        <w:t xml:space="preserve"> the </w:t>
      </w:r>
      <w:r w:rsidR="00895615">
        <w:t xml:space="preserve">color appearance </w:t>
      </w:r>
      <w:r w:rsidRPr="005E1E96">
        <w:t>of objects often</w:t>
      </w:r>
      <w:r w:rsidR="007F1D75">
        <w:t xml:space="preserve"> seems to</w:t>
      </w:r>
      <w:r w:rsidRPr="005E1E96">
        <w:t xml:space="preserve"> </w:t>
      </w:r>
      <w:r w:rsidR="00B44715" w:rsidRPr="005E1E96">
        <w:t>remain</w:t>
      </w:r>
      <w:r w:rsidRPr="005E1E96">
        <w:t xml:space="preserve"> stable.</w:t>
      </w:r>
      <w:r w:rsidRPr="12289615">
        <w:t xml:space="preserve"> </w:t>
      </w:r>
      <w:r w:rsidR="00A23933" w:rsidRPr="12289615">
        <w:t>For instance, a white sheet of paper continues to look white under both daylight and incandescent light, despite the shift in reflected light</w:t>
      </w:r>
      <w:ins w:id="7" w:author="Michael Murdoch" w:date="2025-04-22T12:02:00Z">
        <w:r w:rsidR="006E00D4">
          <w:t>.</w:t>
        </w:r>
      </w:ins>
      <w:r>
        <w:t xml:space="preserve"> </w:t>
      </w:r>
      <w:r w:rsidRPr="007E21EF">
        <w:t>Through evolution, the human visual system has developed mechanisms that support this stability, allowing us to reliably identify, discriminate, and locate objects</w:t>
      </w:r>
      <w:r>
        <w:t xml:space="preserve">, </w:t>
      </w:r>
      <w:r w:rsidRPr="007E21EF">
        <w:t>such as ripe fruit</w:t>
      </w:r>
      <w:r>
        <w:t xml:space="preserve">, </w:t>
      </w:r>
      <w:r w:rsidRPr="007E21EF">
        <w:t>under varying lighting conditions</w:t>
      </w:r>
      <w:r>
        <w:t xml:space="preserve"> </w:t>
      </w:r>
      <w:sdt>
        <w:sdtPr>
          <w:rPr>
            <w:color w:val="000000"/>
          </w:rPr>
          <w:tag w:val="MENDELEY_CITATION_v3_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"/>
          <w:id w:val="1716235418"/>
          <w:placeholder>
            <w:docPart w:val="DefaultPlaceholder_-1854013440"/>
          </w:placeholder>
        </w:sdtPr>
        <w:sdtContent>
          <w:r w:rsidR="00617901" w:rsidRPr="00617901">
            <w:rPr>
              <w:color w:val="000000"/>
            </w:rPr>
            <w:t>(Regan et al., 2001)</w:t>
          </w:r>
        </w:sdtContent>
      </w:sdt>
      <w:r w:rsidR="006335C2">
        <w:rPr>
          <w:color w:val="000000"/>
        </w:rPr>
        <w:t>.</w:t>
      </w:r>
      <w:r w:rsidRPr="007E21EF">
        <w:t xml:space="preserve"> </w:t>
      </w:r>
      <w:r w:rsidRPr="00E97AEE">
        <w:t xml:space="preserve">This perceptual stability is largely attributed to chromatic adaptation, </w:t>
      </w:r>
      <w:r>
        <w:t xml:space="preserve">the </w:t>
      </w:r>
      <w:r w:rsidRPr="00E97AEE">
        <w:t>mechanism that allows the visual system to adjust</w:t>
      </w:r>
      <w:r>
        <w:t xml:space="preserve"> and adapt</w:t>
      </w:r>
      <w:r w:rsidRPr="00E97AEE">
        <w:t xml:space="preserve"> to </w:t>
      </w:r>
      <w:r>
        <w:t>changing</w:t>
      </w:r>
      <w:r w:rsidRPr="00E97AEE">
        <w:t xml:space="preserve"> illumination</w:t>
      </w:r>
      <w:r>
        <w:t xml:space="preserve">. </w:t>
      </w:r>
      <w:r w:rsidRPr="003F1CDD">
        <w:t>To understand the foundations of color constancy, it is essential to consider how the visual system encodes color signals from the environment</w:t>
      </w:r>
      <w:r>
        <w:t xml:space="preserve"> </w:t>
      </w:r>
      <w:r w:rsidRPr="00695248">
        <w:t xml:space="preserve">and </w:t>
      </w:r>
      <w:r>
        <w:t xml:space="preserve">examine </w:t>
      </w:r>
      <w:r w:rsidRPr="00695248">
        <w:t xml:space="preserve">the physiological and cognitive </w:t>
      </w:r>
      <w:r>
        <w:t>mechanisms</w:t>
      </w:r>
      <w:r w:rsidRPr="00695248">
        <w:t xml:space="preserve"> </w:t>
      </w:r>
      <w:r>
        <w:t>present in chromatic adaptation.</w:t>
      </w:r>
    </w:p>
    <w:p w14:paraId="22BE44D7" w14:textId="77777777" w:rsidR="00EC2B80" w:rsidRPr="00FA2772" w:rsidRDefault="00EC2B80" w:rsidP="00DD67D9">
      <w:pPr>
        <w:pStyle w:val="Section"/>
        <w:spacing w:line="480" w:lineRule="auto"/>
      </w:pPr>
      <w:bookmarkStart w:id="8" w:name="_Toc195975218"/>
      <w:r w:rsidRPr="00FA2772">
        <w:t>2.1 The Human Visual System</w:t>
      </w:r>
      <w:bookmarkEnd w:id="8"/>
    </w:p>
    <w:p w14:paraId="7863A2A6" w14:textId="21EC0EA2" w:rsidR="00EC2B80" w:rsidRDefault="00EC2B80" w:rsidP="00DD67D9">
      <w:pPr>
        <w:spacing w:line="480" w:lineRule="auto"/>
        <w:rPr>
          <w:rFonts w:ascii="Times New Roman" w:hAnsi="Times New Roman" w:cs="Times New Roman"/>
        </w:rPr>
      </w:pPr>
      <w:r w:rsidRPr="004B1773">
        <w:rPr>
          <w:rFonts w:ascii="Times New Roman" w:hAnsi="Times New Roman" w:cs="Times New Roman"/>
        </w:rPr>
        <w:t xml:space="preserve">Understanding color constancy requires considering both the physical properties of the environment and the </w:t>
      </w:r>
      <w:r>
        <w:rPr>
          <w:rFonts w:ascii="Times New Roman" w:hAnsi="Times New Roman" w:cs="Times New Roman"/>
        </w:rPr>
        <w:t xml:space="preserve">physiological </w:t>
      </w:r>
      <w:r w:rsidRPr="004B1773">
        <w:rPr>
          <w:rFonts w:ascii="Times New Roman" w:hAnsi="Times New Roman" w:cs="Times New Roman"/>
        </w:rPr>
        <w:t>mechanisms of the observer. The light that reaches the retina depends on two key factors: the spectral distribution of the illuminant</w:t>
      </w:r>
      <w:r>
        <w:rPr>
          <w:rFonts w:ascii="Times New Roman" w:hAnsi="Times New Roman" w:cs="Times New Roman"/>
        </w:rPr>
        <w:t xml:space="preserve"> </w:t>
      </w:r>
      <w:r w:rsidRPr="004B1773">
        <w:rPr>
          <w:rFonts w:ascii="Cambria Math" w:hAnsi="Cambria Math" w:cs="Cambria Math"/>
        </w:rPr>
        <w:t>𝑆</w:t>
      </w:r>
      <w:r w:rsidRPr="004B1773">
        <w:rPr>
          <w:rFonts w:ascii="Times New Roman" w:hAnsi="Times New Roman" w:cs="Times New Roman"/>
        </w:rPr>
        <w:t>(</w:t>
      </w:r>
      <w:r w:rsidRPr="004B1773">
        <w:rPr>
          <w:rFonts w:ascii="Cambria Math" w:hAnsi="Cambria Math" w:cs="Cambria Math"/>
        </w:rPr>
        <w:t>𝜆</w:t>
      </w:r>
      <w:r w:rsidRPr="004B1773">
        <w:rPr>
          <w:rFonts w:ascii="Times New Roman" w:hAnsi="Times New Roman" w:cs="Times New Roman"/>
        </w:rPr>
        <w:t>)</w:t>
      </w:r>
      <w:r>
        <w:rPr>
          <w:rFonts w:ascii="Times New Roman" w:hAnsi="Times New Roman" w:cs="Times New Roman"/>
        </w:rPr>
        <w:t xml:space="preserve">, </w:t>
      </w:r>
      <w:r w:rsidRPr="004B1773">
        <w:rPr>
          <w:rFonts w:ascii="Times New Roman" w:hAnsi="Times New Roman" w:cs="Times New Roman"/>
        </w:rPr>
        <w:t xml:space="preserve">which describes the intensity of light at each wavelength, and the spectral reflectance function of the surface </w:t>
      </w:r>
      <w:r w:rsidRPr="00ED6C2C">
        <w:rPr>
          <w:rFonts w:ascii="Times New Roman" w:hAnsi="Times New Roman" w:cs="Times New Roman"/>
          <w:i/>
          <w:iCs/>
        </w:rPr>
        <w:t>R</w:t>
      </w:r>
      <w:r w:rsidRPr="004B1773">
        <w:rPr>
          <w:rFonts w:ascii="Times New Roman" w:hAnsi="Times New Roman" w:cs="Times New Roman"/>
        </w:rPr>
        <w:t xml:space="preserve">(λ), which defines the proportion of light reflected at each wavelength. The product of these two </w:t>
      </w:r>
      <w:r w:rsidRPr="004B1773">
        <w:rPr>
          <w:rFonts w:ascii="Times New Roman" w:hAnsi="Times New Roman" w:cs="Times New Roman"/>
        </w:rPr>
        <w:lastRenderedPageBreak/>
        <w:t>functions determines the spectral power distribution of the light entering the eye from a surface.</w:t>
      </w:r>
      <w:r>
        <w:rPr>
          <w:rFonts w:ascii="Times New Roman" w:hAnsi="Times New Roman" w:cs="Times New Roman"/>
        </w:rPr>
        <w:t xml:space="preserve"> </w:t>
      </w:r>
      <w:r w:rsidR="00ED6C2C">
        <w:rPr>
          <w:rFonts w:ascii="Times New Roman" w:hAnsi="Times New Roman" w:cs="Times New Roman"/>
        </w:rPr>
        <w:t>T</w:t>
      </w:r>
      <w:r w:rsidRPr="004B1773">
        <w:rPr>
          <w:rFonts w:ascii="Times New Roman" w:hAnsi="Times New Roman" w:cs="Times New Roman"/>
        </w:rPr>
        <w:t xml:space="preserve">he human visual system </w:t>
      </w:r>
      <w:r w:rsidR="00ED6C2C">
        <w:rPr>
          <w:rFonts w:ascii="Times New Roman" w:hAnsi="Times New Roman" w:cs="Times New Roman"/>
        </w:rPr>
        <w:t xml:space="preserve">then </w:t>
      </w:r>
      <w:r w:rsidR="00486D33">
        <w:rPr>
          <w:rFonts w:ascii="Times New Roman" w:hAnsi="Times New Roman" w:cs="Times New Roman"/>
        </w:rPr>
        <w:t>summarizes this</w:t>
      </w:r>
      <w:r w:rsidRPr="004B1773">
        <w:rPr>
          <w:rFonts w:ascii="Times New Roman" w:hAnsi="Times New Roman" w:cs="Times New Roman"/>
        </w:rPr>
        <w:t xml:space="preserve"> spectral information</w:t>
      </w:r>
      <w:r w:rsidR="00486D33">
        <w:rPr>
          <w:rFonts w:ascii="Times New Roman" w:hAnsi="Times New Roman" w:cs="Times New Roman"/>
        </w:rPr>
        <w:t xml:space="preserve"> into three signals</w:t>
      </w:r>
      <w:r w:rsidRPr="004B1773">
        <w:rPr>
          <w:rFonts w:ascii="Times New Roman" w:hAnsi="Times New Roman" w:cs="Times New Roman"/>
        </w:rPr>
        <w:t xml:space="preserve">. </w:t>
      </w:r>
      <w:r>
        <w:rPr>
          <w:rFonts w:ascii="Times New Roman" w:hAnsi="Times New Roman" w:cs="Times New Roman"/>
        </w:rPr>
        <w:t>The</w:t>
      </w:r>
      <w:r w:rsidRPr="004B1773">
        <w:rPr>
          <w:rFonts w:ascii="Times New Roman" w:hAnsi="Times New Roman" w:cs="Times New Roman"/>
        </w:rPr>
        <w:t xml:space="preserve"> retina contains three classes of cone photoreceptors, each sensitive to different, but overlapping, regions of the visible spectrum: L-cones (</w:t>
      </w:r>
      <w:r w:rsidR="723A1EE5" w:rsidRPr="7A999861">
        <w:rPr>
          <w:rFonts w:ascii="Times New Roman" w:hAnsi="Times New Roman" w:cs="Times New Roman"/>
        </w:rPr>
        <w:t xml:space="preserve">with peak sensitivity to </w:t>
      </w:r>
      <w:r w:rsidRPr="7A999861">
        <w:rPr>
          <w:rFonts w:ascii="Times New Roman" w:hAnsi="Times New Roman" w:cs="Times New Roman"/>
        </w:rPr>
        <w:t>long</w:t>
      </w:r>
      <w:r w:rsidRPr="004B1773">
        <w:rPr>
          <w:rFonts w:ascii="Times New Roman" w:hAnsi="Times New Roman" w:cs="Times New Roman"/>
        </w:rPr>
        <w:t xml:space="preserve"> wavelengths), M-cones (medium wavelengths), and S-cones (short wavelengths). </w:t>
      </w:r>
    </w:p>
    <w:p w14:paraId="2163C380" w14:textId="77777777" w:rsidR="00EC2B80" w:rsidRDefault="00EC2B80" w:rsidP="00DD67D9">
      <w:pPr>
        <w:spacing w:line="480" w:lineRule="auto"/>
        <w:jc w:val="center"/>
        <w:rPr>
          <w:rFonts w:ascii="Times New Roman" w:hAnsi="Times New Roman" w:cs="Times New Roman"/>
        </w:rPr>
      </w:pPr>
      <w:r w:rsidRPr="0075684D">
        <w:rPr>
          <w:rFonts w:ascii="Times New Roman" w:hAnsi="Times New Roman" w:cs="Times New Roman"/>
          <w:noProof/>
        </w:rPr>
        <w:drawing>
          <wp:inline distT="0" distB="0" distL="0" distR="0" wp14:anchorId="448B528A" wp14:editId="2FEA4203">
            <wp:extent cx="3111660" cy="2952902"/>
            <wp:effectExtent l="0" t="0" r="0" b="0"/>
            <wp:docPr id="1053940068" name="Picture 1" descr="A graph of a spectr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40068" name="Picture 1" descr="A graph of a spectrum&#10;&#10;AI-generated content may be incorrect."/>
                    <pic:cNvPicPr/>
                  </pic:nvPicPr>
                  <pic:blipFill>
                    <a:blip r:embed="rId13"/>
                    <a:stretch>
                      <a:fillRect/>
                    </a:stretch>
                  </pic:blipFill>
                  <pic:spPr>
                    <a:xfrm>
                      <a:off x="0" y="0"/>
                      <a:ext cx="3111660" cy="2952902"/>
                    </a:xfrm>
                    <a:prstGeom prst="rect">
                      <a:avLst/>
                    </a:prstGeom>
                  </pic:spPr>
                </pic:pic>
              </a:graphicData>
            </a:graphic>
          </wp:inline>
        </w:drawing>
      </w:r>
    </w:p>
    <w:p w14:paraId="0B4FCF75" w14:textId="4C3B49D2" w:rsidR="00EC2B80" w:rsidRPr="00B84F77" w:rsidRDefault="00DE1608" w:rsidP="0073533C">
      <w:pPr>
        <w:pStyle w:val="FigureCap"/>
      </w:pPr>
      <w:bookmarkStart w:id="9" w:name="_Toc195954759"/>
      <w:bookmarkStart w:id="10" w:name="_Toc195957221"/>
      <w:bookmarkStart w:id="11" w:name="_Toc195957447"/>
      <w:r w:rsidRPr="0042593D">
        <w:rPr>
          <w:b/>
        </w:rPr>
        <w:t xml:space="preserve">Figure </w:t>
      </w:r>
      <w:r w:rsidRPr="0042593D">
        <w:rPr>
          <w:b/>
        </w:rPr>
        <w:fldChar w:fldCharType="begin"/>
      </w:r>
      <w:r w:rsidRPr="0042593D">
        <w:rPr>
          <w:b/>
        </w:rPr>
        <w:instrText xml:space="preserve"> SEQ Figure \* ARABIC </w:instrText>
      </w:r>
      <w:r w:rsidRPr="0042593D">
        <w:rPr>
          <w:b/>
        </w:rPr>
        <w:fldChar w:fldCharType="separate"/>
      </w:r>
      <w:r w:rsidR="0094376D">
        <w:rPr>
          <w:b/>
          <w:noProof/>
        </w:rPr>
        <w:t>1</w:t>
      </w:r>
      <w:r w:rsidRPr="0042593D">
        <w:rPr>
          <w:b/>
        </w:rPr>
        <w:fldChar w:fldCharType="end"/>
      </w:r>
      <w:r w:rsidRPr="0042593D">
        <w:rPr>
          <w:b/>
        </w:rPr>
        <w:t>.</w:t>
      </w:r>
      <w:r w:rsidRPr="00B84F77">
        <w:t xml:space="preserve"> </w:t>
      </w:r>
      <w:r w:rsidRPr="00D04CAB">
        <w:t xml:space="preserve"> </w:t>
      </w:r>
      <w:sdt>
        <w:sdtPr>
          <w:rPr>
            <w:color w:val="000000"/>
          </w:rPr>
          <w:tag w:val="MENDELEY_CITATION_v3_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"/>
          <w:id w:val="654033824"/>
          <w:placeholder>
            <w:docPart w:val="DefaultPlaceholder_-1854013440"/>
          </w:placeholder>
        </w:sdtPr>
        <w:sdtContent>
          <w:r w:rsidR="00617901" w:rsidRPr="00617901">
            <w:rPr>
              <w:color w:val="000000"/>
            </w:rPr>
            <w:t>(Berns, 2019)</w:t>
          </w:r>
        </w:sdtContent>
      </w:sdt>
      <w:r w:rsidR="00DF7F40">
        <w:rPr>
          <w:color w:val="000000"/>
        </w:rPr>
        <w:t xml:space="preserve"> </w:t>
      </w:r>
      <w:r w:rsidRPr="00785F4E">
        <w:t xml:space="preserve">Spectral sensitivities of the human visual system cone fundamentals. (Adapted from </w:t>
      </w:r>
      <w:sdt>
        <w:sdtPr>
          <w:rPr>
            <w:color w:val="000000"/>
          </w:rPr>
          <w:tag w:val="MENDELEY_CITATION_v3_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"/>
          <w:id w:val="233362905"/>
          <w:placeholder>
            <w:docPart w:val="DefaultPlaceholder_-1854013440"/>
          </w:placeholder>
        </w:sdtPr>
        <w:sdtContent>
          <w:r w:rsidR="00617901" w:rsidRPr="00617901">
            <w:rPr>
              <w:rFonts w:eastAsia="Times New Roman"/>
              <w:color w:val="000000"/>
            </w:rPr>
            <w:t>Smith &amp; Pokorny, 1975)</w:t>
          </w:r>
        </w:sdtContent>
      </w:sdt>
      <w:r w:rsidR="00785F4E" w:rsidRPr="00785F4E">
        <w:t>.</w:t>
      </w:r>
      <w:bookmarkEnd w:id="9"/>
      <w:bookmarkEnd w:id="10"/>
      <w:bookmarkEnd w:id="11"/>
    </w:p>
    <w:p w14:paraId="0FD679B3" w14:textId="6F099107" w:rsidR="00EC2B80" w:rsidRDefault="00EC2B80" w:rsidP="00DD67D9">
      <w:pPr>
        <w:spacing w:line="480" w:lineRule="auto"/>
        <w:rPr>
          <w:rFonts w:ascii="Times New Roman" w:hAnsi="Times New Roman" w:cs="Times New Roman"/>
        </w:rPr>
      </w:pPr>
      <w:r w:rsidRPr="004B1773">
        <w:rPr>
          <w:rFonts w:ascii="Times New Roman" w:hAnsi="Times New Roman" w:cs="Times New Roman"/>
        </w:rPr>
        <w:t>Each cone type responds to the incoming light by integrating over a broad range of wavelengths according to its spectral sensitivity function</w:t>
      </w:r>
      <w:r w:rsidR="42089D8F" w:rsidRPr="75E51BA8">
        <w:rPr>
          <w:rFonts w:ascii="Times New Roman" w:hAnsi="Times New Roman" w:cs="Times New Roman"/>
        </w:rPr>
        <w:t xml:space="preserve"> </w:t>
      </w:r>
      <w:r w:rsidR="42089D8F" w:rsidRPr="67502859">
        <w:rPr>
          <w:rFonts w:ascii="Times New Roman" w:hAnsi="Times New Roman" w:cs="Times New Roman"/>
        </w:rPr>
        <w:t>(see Figure 1)</w:t>
      </w:r>
      <w:r w:rsidRPr="67502859">
        <w:rPr>
          <w:rFonts w:ascii="Times New Roman" w:hAnsi="Times New Roman" w:cs="Times New Roman"/>
        </w:rPr>
        <w:t>.</w:t>
      </w:r>
      <w:r>
        <w:rPr>
          <w:rFonts w:ascii="Times New Roman" w:hAnsi="Times New Roman" w:cs="Times New Roman"/>
        </w:rPr>
        <w:t xml:space="preserve"> </w:t>
      </w:r>
      <w:r w:rsidRPr="006028A0">
        <w:rPr>
          <w:rFonts w:ascii="Times New Roman" w:hAnsi="Times New Roman" w:cs="Times New Roman"/>
        </w:rPr>
        <w:t>The visual system thus reduces the continuous spectral information to just three signals, and the perception of color is constructed from the relative responses of these cone types</w:t>
      </w:r>
      <w:r>
        <w:rPr>
          <w:rFonts w:ascii="Times New Roman" w:hAnsi="Times New Roman" w:cs="Times New Roman"/>
        </w:rPr>
        <w:t xml:space="preserve">, a concept called trichromacy. </w:t>
      </w:r>
      <w:r w:rsidRPr="00B07D99">
        <w:rPr>
          <w:rFonts w:ascii="Times New Roman" w:hAnsi="Times New Roman" w:cs="Times New Roman"/>
        </w:rPr>
        <w:t>This transformation from a full spectral signal to three cone responses is expressed mathematically by integrating the product of the illuminant spectrum, the surface reflectance, and the cone sensitivity function</w:t>
      </w:r>
      <w:r>
        <w:rPr>
          <w:rFonts w:ascii="Times New Roman" w:hAnsi="Times New Roman" w:cs="Times New Roman"/>
        </w:rPr>
        <w:t xml:space="preserve">s, </w:t>
      </w:r>
      <w:r w:rsidRPr="00B07D99">
        <w:rPr>
          <w:rFonts w:ascii="Times New Roman" w:hAnsi="Times New Roman" w:cs="Times New Roman"/>
        </w:rPr>
        <w:t xml:space="preserve">described in </w:t>
      </w:r>
      <w:r>
        <w:rPr>
          <w:rFonts w:ascii="Times New Roman" w:hAnsi="Times New Roman" w:cs="Times New Roman"/>
        </w:rPr>
        <w:t>e</w:t>
      </w:r>
      <w:r w:rsidRPr="00B07D99">
        <w:rPr>
          <w:rFonts w:ascii="Times New Roman" w:hAnsi="Times New Roman" w:cs="Times New Roman"/>
        </w:rPr>
        <w:t>quations 1–3</w:t>
      </w:r>
      <w:r>
        <w:rPr>
          <w:rFonts w:ascii="Times New Roman" w:hAnsi="Times New Roman" w:cs="Times New Roman"/>
        </w:rPr>
        <w:t>:</w:t>
      </w:r>
    </w:p>
    <w:p w14:paraId="3F61DC51" w14:textId="13F125A4" w:rsidR="002E555C" w:rsidRPr="002E555C" w:rsidRDefault="00000000" w:rsidP="00EC2B80">
      <w:pPr>
        <w:spacing w:line="36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eastAsiaTheme="minorEastAsia" w:hAnsi="Cambria Math" w:cs="Times New Roman"/>
                </w:rPr>
                <m:t>L=</m:t>
              </m:r>
              <m:nary>
                <m:naryPr>
                  <m:limLoc m:val="undOvr"/>
                  <m:subHide m:val="1"/>
                  <m:supHide m:val="1"/>
                  <m:ctrlPr>
                    <w:rPr>
                      <w:rFonts w:ascii="Cambria Math" w:hAnsi="Cambria Math" w:cs="Times New Roman"/>
                      <w:i/>
                    </w:rPr>
                  </m:ctrlPr>
                </m:naryPr>
                <m:sub/>
                <m:sup/>
                <m:e>
                  <m:r>
                    <w:rPr>
                      <w:rFonts w:ascii="Cambria Math" w:hAnsi="Cambria Math" w:cs="Times New Roman"/>
                    </w:rPr>
                    <m:t>S</m:t>
                  </m:r>
                  <m:d>
                    <m:dPr>
                      <m:ctrlPr>
                        <w:rPr>
                          <w:rFonts w:ascii="Cambria Math" w:hAnsi="Cambria Math" w:cs="Times New Roman"/>
                          <w:i/>
                        </w:rPr>
                      </m:ctrlPr>
                    </m:dPr>
                    <m:e>
                      <m:r>
                        <w:rPr>
                          <w:rFonts w:ascii="Cambria Math" w:hAnsi="Cambria Math" w:cs="Times New Roman"/>
                        </w:rPr>
                        <m:t>λ</m:t>
                      </m:r>
                    </m:e>
                  </m:d>
                  <m:r>
                    <w:rPr>
                      <w:rFonts w:ascii="Cambria Math" w:hAnsi="Cambria Math" w:cs="Times New Roman"/>
                    </w:rPr>
                    <m:t>R</m:t>
                  </m:r>
                  <m:d>
                    <m:dPr>
                      <m:ctrlPr>
                        <w:rPr>
                          <w:rFonts w:ascii="Cambria Math" w:hAnsi="Cambria Math" w:cs="Times New Roman"/>
                          <w:i/>
                        </w:rPr>
                      </m:ctrlPr>
                    </m:dPr>
                    <m:e>
                      <m:r>
                        <w:rPr>
                          <w:rFonts w:ascii="Cambria Math" w:hAnsi="Cambria Math" w:cs="Times New Roman"/>
                        </w:rPr>
                        <m:t>λ</m:t>
                      </m:r>
                    </m:e>
                  </m:d>
                  <m:r>
                    <w:rPr>
                      <w:rFonts w:ascii="Cambria Math" w:hAnsi="Cambria Math" w:cs="Times New Roman"/>
                    </w:rPr>
                    <m:t>l</m:t>
                  </m:r>
                  <m:d>
                    <m:dPr>
                      <m:ctrlPr>
                        <w:rPr>
                          <w:rFonts w:ascii="Cambria Math" w:hAnsi="Cambria Math" w:cs="Times New Roman"/>
                          <w:i/>
                        </w:rPr>
                      </m:ctrlPr>
                    </m:dPr>
                    <m:e>
                      <m:r>
                        <w:rPr>
                          <w:rFonts w:ascii="Cambria Math" w:hAnsi="Cambria Math" w:cs="Times New Roman"/>
                        </w:rPr>
                        <m:t>λ</m:t>
                      </m:r>
                    </m:e>
                  </m:d>
                  <m:r>
                    <w:rPr>
                      <w:rFonts w:ascii="Cambria Math" w:hAnsi="Cambria Math" w:cs="Times New Roman"/>
                    </w:rPr>
                    <m:t>dλ</m:t>
                  </m:r>
                </m:e>
              </m:nary>
              <m:r>
                <w:rPr>
                  <w:rFonts w:ascii="Cambria Math" w:hAnsi="Cambria Math" w:cs="Times New Roman"/>
                </w:rPr>
                <m:t xml:space="preserve"> </m:t>
              </m:r>
              <m:r>
                <w:rPr>
                  <w:rFonts w:ascii="Cambria Math" w:eastAsiaTheme="minorEastAsia" w:hAnsi="Cambria Math" w:cs="Times New Roman"/>
                </w:rPr>
                <m:t>#</m:t>
              </m:r>
              <m:d>
                <m:dPr>
                  <m:ctrlPr>
                    <w:rPr>
                      <w:rFonts w:ascii="Cambria Math" w:hAnsi="Cambria Math" w:cs="Times New Roman"/>
                      <w:i/>
                    </w:rPr>
                  </m:ctrlPr>
                </m:dPr>
                <m:e>
                  <m:r>
                    <w:rPr>
                      <w:rFonts w:ascii="Cambria Math" w:hAnsi="Cambria Math" w:cs="Times New Roman"/>
                    </w:rPr>
                    <m:t>1</m:t>
                  </m:r>
                </m:e>
              </m:d>
              <m:ctrlPr>
                <w:rPr>
                  <w:rFonts w:ascii="Cambria Math" w:eastAsiaTheme="minorEastAsia" w:hAnsi="Cambria Math" w:cs="Times New Roman"/>
                  <w:i/>
                </w:rPr>
              </m:ctrlPr>
            </m:e>
          </m:eqArr>
        </m:oMath>
      </m:oMathPara>
    </w:p>
    <w:p w14:paraId="2E59CD05" w14:textId="04703E92" w:rsidR="002E555C" w:rsidRPr="002E555C" w:rsidRDefault="00000000" w:rsidP="00D24F69">
      <w:pPr>
        <w:spacing w:line="36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M=</m:t>
              </m:r>
              <m:nary>
                <m:naryPr>
                  <m:limLoc m:val="undOvr"/>
                  <m:subHide m:val="1"/>
                  <m:supHide m:val="1"/>
                  <m:ctrlPr>
                    <w:rPr>
                      <w:rFonts w:ascii="Cambria Math" w:hAnsi="Cambria Math" w:cs="Times New Roman"/>
                      <w:i/>
                    </w:rPr>
                  </m:ctrlPr>
                </m:naryPr>
                <m:sub/>
                <m:sup/>
                <m:e>
                  <m:r>
                    <w:rPr>
                      <w:rFonts w:ascii="Cambria Math" w:hAnsi="Cambria Math" w:cs="Times New Roman"/>
                    </w:rPr>
                    <m:t>S</m:t>
                  </m:r>
                  <m:d>
                    <m:dPr>
                      <m:ctrlPr>
                        <w:rPr>
                          <w:rFonts w:ascii="Cambria Math" w:hAnsi="Cambria Math" w:cs="Times New Roman"/>
                          <w:i/>
                        </w:rPr>
                      </m:ctrlPr>
                    </m:dPr>
                    <m:e>
                      <m:r>
                        <w:rPr>
                          <w:rFonts w:ascii="Cambria Math" w:hAnsi="Cambria Math" w:cs="Times New Roman"/>
                        </w:rPr>
                        <m:t>λ</m:t>
                      </m:r>
                    </m:e>
                  </m:d>
                  <m:r>
                    <w:rPr>
                      <w:rFonts w:ascii="Cambria Math" w:hAnsi="Cambria Math" w:cs="Times New Roman"/>
                    </w:rPr>
                    <m:t>R</m:t>
                  </m:r>
                  <m:d>
                    <m:dPr>
                      <m:ctrlPr>
                        <w:rPr>
                          <w:rFonts w:ascii="Cambria Math" w:hAnsi="Cambria Math" w:cs="Times New Roman"/>
                          <w:i/>
                        </w:rPr>
                      </m:ctrlPr>
                    </m:dPr>
                    <m:e>
                      <m:r>
                        <w:rPr>
                          <w:rFonts w:ascii="Cambria Math" w:hAnsi="Cambria Math" w:cs="Times New Roman"/>
                        </w:rPr>
                        <m:t>λ</m:t>
                      </m:r>
                    </m:e>
                  </m:d>
                  <m:r>
                    <w:rPr>
                      <w:rFonts w:ascii="Cambria Math" w:hAnsi="Cambria Math" w:cs="Times New Roman"/>
                    </w:rPr>
                    <m:t>m</m:t>
                  </m:r>
                  <m:d>
                    <m:dPr>
                      <m:ctrlPr>
                        <w:rPr>
                          <w:rFonts w:ascii="Cambria Math" w:hAnsi="Cambria Math" w:cs="Times New Roman"/>
                          <w:i/>
                        </w:rPr>
                      </m:ctrlPr>
                    </m:dPr>
                    <m:e>
                      <m:r>
                        <w:rPr>
                          <w:rFonts w:ascii="Cambria Math" w:hAnsi="Cambria Math" w:cs="Times New Roman"/>
                        </w:rPr>
                        <m:t>λ</m:t>
                      </m:r>
                    </m:e>
                  </m:d>
                  <m:r>
                    <w:rPr>
                      <w:rFonts w:ascii="Cambria Math" w:hAnsi="Cambria Math" w:cs="Times New Roman"/>
                    </w:rPr>
                    <m:t xml:space="preserve">dλ </m:t>
                  </m:r>
                </m:e>
              </m:nary>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61011804" w14:textId="55D0EAAE" w:rsidR="00D24F69" w:rsidRPr="000D3D6F" w:rsidRDefault="00000000" w:rsidP="00D24F69">
      <w:pPr>
        <w:spacing w:line="36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S=</m:t>
              </m:r>
              <m:nary>
                <m:naryPr>
                  <m:limLoc m:val="undOvr"/>
                  <m:subHide m:val="1"/>
                  <m:supHide m:val="1"/>
                  <m:ctrlPr>
                    <w:rPr>
                      <w:rFonts w:ascii="Cambria Math" w:hAnsi="Cambria Math" w:cs="Times New Roman"/>
                      <w:i/>
                    </w:rPr>
                  </m:ctrlPr>
                </m:naryPr>
                <m:sub/>
                <m:sup/>
                <m:e>
                  <m:r>
                    <w:rPr>
                      <w:rFonts w:ascii="Cambria Math" w:hAnsi="Cambria Math" w:cs="Times New Roman"/>
                    </w:rPr>
                    <m:t>S</m:t>
                  </m:r>
                  <m:d>
                    <m:dPr>
                      <m:ctrlPr>
                        <w:rPr>
                          <w:rFonts w:ascii="Cambria Math" w:hAnsi="Cambria Math" w:cs="Times New Roman"/>
                          <w:i/>
                        </w:rPr>
                      </m:ctrlPr>
                    </m:dPr>
                    <m:e>
                      <m:r>
                        <w:rPr>
                          <w:rFonts w:ascii="Cambria Math" w:hAnsi="Cambria Math" w:cs="Times New Roman"/>
                        </w:rPr>
                        <m:t>λ</m:t>
                      </m:r>
                    </m:e>
                  </m:d>
                  <m:r>
                    <w:rPr>
                      <w:rFonts w:ascii="Cambria Math" w:hAnsi="Cambria Math" w:cs="Times New Roman"/>
                    </w:rPr>
                    <m:t>R</m:t>
                  </m:r>
                  <m:d>
                    <m:dPr>
                      <m:ctrlPr>
                        <w:rPr>
                          <w:rFonts w:ascii="Cambria Math" w:hAnsi="Cambria Math" w:cs="Times New Roman"/>
                          <w:i/>
                        </w:rPr>
                      </m:ctrlPr>
                    </m:dPr>
                    <m:e>
                      <m:r>
                        <w:rPr>
                          <w:rFonts w:ascii="Cambria Math" w:hAnsi="Cambria Math" w:cs="Times New Roman"/>
                        </w:rPr>
                        <m:t>λ</m:t>
                      </m:r>
                    </m:e>
                  </m:d>
                  <m:r>
                    <w:rPr>
                      <w:rFonts w:ascii="Cambria Math" w:hAnsi="Cambria Math" w:cs="Times New Roman"/>
                    </w:rPr>
                    <m:t>s</m:t>
                  </m:r>
                  <m:d>
                    <m:dPr>
                      <m:ctrlPr>
                        <w:rPr>
                          <w:rFonts w:ascii="Cambria Math" w:hAnsi="Cambria Math" w:cs="Times New Roman"/>
                          <w:i/>
                        </w:rPr>
                      </m:ctrlPr>
                    </m:dPr>
                    <m:e>
                      <m:r>
                        <w:rPr>
                          <w:rFonts w:ascii="Cambria Math" w:hAnsi="Cambria Math" w:cs="Times New Roman"/>
                        </w:rPr>
                        <m:t>λ</m:t>
                      </m:r>
                    </m:e>
                  </m:d>
                  <m:r>
                    <w:rPr>
                      <w:rFonts w:ascii="Cambria Math" w:hAnsi="Cambria Math" w:cs="Times New Roman"/>
                    </w:rPr>
                    <m:t>dλ</m:t>
                  </m:r>
                </m:e>
              </m:nary>
              <m:r>
                <w:rPr>
                  <w:rFonts w:ascii="Cambria Math" w:hAnsi="Cambria Math" w:cs="Times New Roman"/>
                </w:rPr>
                <m:t>#</m:t>
              </m:r>
              <m:d>
                <m:dPr>
                  <m:ctrlPr>
                    <w:rPr>
                      <w:rFonts w:ascii="Cambria Math" w:hAnsi="Cambria Math" w:cs="Times New Roman"/>
                      <w:i/>
                    </w:rPr>
                  </m:ctrlPr>
                </m:dPr>
                <m:e>
                  <m:r>
                    <w:rPr>
                      <w:rFonts w:ascii="Cambria Math" w:hAnsi="Cambria Math" w:cs="Times New Roman"/>
                    </w:rPr>
                    <m:t>3</m:t>
                  </m:r>
                </m:e>
              </m:d>
            </m:e>
          </m:eqArr>
        </m:oMath>
      </m:oMathPara>
    </w:p>
    <w:p w14:paraId="5EEE24EB" w14:textId="4F6E880E" w:rsidR="00EC2B80" w:rsidRPr="00B6269E" w:rsidRDefault="00EC2B80" w:rsidP="00AC4AAB">
      <w:pPr>
        <w:spacing w:line="480" w:lineRule="auto"/>
        <w:rPr>
          <w:rFonts w:ascii="Times New Roman" w:hAnsi="Times New Roman" w:cs="Times New Roman"/>
        </w:rPr>
      </w:pPr>
      <w:r>
        <w:rPr>
          <w:rFonts w:ascii="Times New Roman" w:hAnsi="Times New Roman" w:cs="Times New Roman"/>
        </w:rPr>
        <w:t>W</w:t>
      </w:r>
      <w:r w:rsidRPr="00094B0E">
        <w:rPr>
          <w:rFonts w:ascii="Times New Roman" w:hAnsi="Times New Roman" w:cs="Times New Roman"/>
        </w:rPr>
        <w:t>here S</w:t>
      </w:r>
      <w:r>
        <w:rPr>
          <w:rFonts w:ascii="Times New Roman" w:hAnsi="Times New Roman" w:cs="Times New Roman"/>
        </w:rPr>
        <w:t>(</w:t>
      </w:r>
      <w:r w:rsidRPr="00094B0E">
        <w:rPr>
          <w:rFonts w:ascii="Cambria Math" w:hAnsi="Cambria Math" w:cs="Cambria Math"/>
        </w:rPr>
        <w:t>𝜆</w:t>
      </w:r>
      <w:r>
        <w:rPr>
          <w:rFonts w:ascii="Cambria Math" w:hAnsi="Cambria Math" w:cs="Cambria Math"/>
        </w:rPr>
        <w:t>)</w:t>
      </w:r>
      <w:r w:rsidRPr="00094B0E">
        <w:rPr>
          <w:rFonts w:ascii="Times New Roman" w:hAnsi="Times New Roman" w:cs="Times New Roman"/>
        </w:rPr>
        <w:t xml:space="preserve"> is an illuminant’s spectral power distribution, R</w:t>
      </w:r>
      <w:r>
        <w:rPr>
          <w:rFonts w:ascii="Times New Roman" w:hAnsi="Times New Roman" w:cs="Times New Roman"/>
        </w:rPr>
        <w:t>(</w:t>
      </w:r>
      <w:r w:rsidRPr="00094B0E">
        <w:rPr>
          <w:rFonts w:ascii="Cambria Math" w:hAnsi="Cambria Math" w:cs="Cambria Math"/>
        </w:rPr>
        <w:t>𝜆</w:t>
      </w:r>
      <w:r>
        <w:rPr>
          <w:rFonts w:ascii="Cambria Math" w:hAnsi="Cambria Math" w:cs="Cambria Math"/>
        </w:rPr>
        <w:t>)</w:t>
      </w:r>
      <w:r w:rsidRPr="00094B0E">
        <w:rPr>
          <w:rFonts w:ascii="Times New Roman" w:hAnsi="Times New Roman" w:cs="Times New Roman"/>
        </w:rPr>
        <w:t xml:space="preserve"> is</w:t>
      </w:r>
      <w:r>
        <w:rPr>
          <w:rFonts w:ascii="Times New Roman" w:hAnsi="Times New Roman" w:cs="Times New Roman"/>
        </w:rPr>
        <w:t xml:space="preserve"> </w:t>
      </w:r>
      <w:r w:rsidRPr="00094B0E">
        <w:rPr>
          <w:rFonts w:ascii="Times New Roman" w:hAnsi="Times New Roman" w:cs="Times New Roman"/>
        </w:rPr>
        <w:t>an object’s spectral reflectance, and l</w:t>
      </w:r>
      <w:r>
        <w:rPr>
          <w:rFonts w:ascii="Times New Roman" w:hAnsi="Times New Roman" w:cs="Times New Roman"/>
        </w:rPr>
        <w:t>(</w:t>
      </w:r>
      <w:r w:rsidRPr="00094B0E">
        <w:rPr>
          <w:rFonts w:ascii="Cambria Math" w:hAnsi="Cambria Math" w:cs="Cambria Math"/>
        </w:rPr>
        <w:t>𝜆</w:t>
      </w:r>
      <w:r>
        <w:rPr>
          <w:rFonts w:ascii="Cambria Math" w:hAnsi="Cambria Math" w:cs="Cambria Math"/>
        </w:rPr>
        <w:t>)</w:t>
      </w:r>
      <w:r w:rsidRPr="00094B0E">
        <w:rPr>
          <w:rFonts w:ascii="Times New Roman" w:hAnsi="Times New Roman" w:cs="Times New Roman"/>
        </w:rPr>
        <w:t>, m</w:t>
      </w:r>
      <w:r>
        <w:rPr>
          <w:rFonts w:ascii="Times New Roman" w:hAnsi="Times New Roman" w:cs="Times New Roman"/>
        </w:rPr>
        <w:t>(</w:t>
      </w:r>
      <w:r w:rsidRPr="00094B0E">
        <w:rPr>
          <w:rFonts w:ascii="Cambria Math" w:hAnsi="Cambria Math" w:cs="Cambria Math"/>
        </w:rPr>
        <w:t>𝜆</w:t>
      </w:r>
      <w:r>
        <w:rPr>
          <w:rFonts w:ascii="Cambria Math" w:hAnsi="Cambria Math" w:cs="Cambria Math"/>
        </w:rPr>
        <w:t>)</w:t>
      </w:r>
      <w:r w:rsidRPr="00094B0E">
        <w:rPr>
          <w:rFonts w:ascii="Times New Roman" w:hAnsi="Times New Roman" w:cs="Times New Roman"/>
        </w:rPr>
        <w:t>, and s</w:t>
      </w:r>
      <w:r>
        <w:rPr>
          <w:rFonts w:ascii="Times New Roman" w:hAnsi="Times New Roman" w:cs="Times New Roman"/>
        </w:rPr>
        <w:t>(</w:t>
      </w:r>
      <w:r w:rsidRPr="00094B0E">
        <w:rPr>
          <w:rFonts w:ascii="Cambria Math" w:hAnsi="Cambria Math" w:cs="Cambria Math"/>
        </w:rPr>
        <w:t>𝜆</w:t>
      </w:r>
      <w:r>
        <w:rPr>
          <w:rFonts w:ascii="Cambria Math" w:hAnsi="Cambria Math" w:cs="Cambria Math"/>
        </w:rPr>
        <w:t>)</w:t>
      </w:r>
      <w:r w:rsidRPr="00094B0E">
        <w:rPr>
          <w:rFonts w:ascii="Times New Roman" w:hAnsi="Times New Roman" w:cs="Times New Roman"/>
        </w:rPr>
        <w:t xml:space="preserve"> are</w:t>
      </w:r>
      <w:r>
        <w:rPr>
          <w:rFonts w:ascii="Times New Roman" w:hAnsi="Times New Roman" w:cs="Times New Roman"/>
        </w:rPr>
        <w:t xml:space="preserve"> </w:t>
      </w:r>
      <w:r w:rsidRPr="00094B0E">
        <w:rPr>
          <w:rFonts w:ascii="Times New Roman" w:hAnsi="Times New Roman" w:cs="Times New Roman"/>
        </w:rPr>
        <w:t xml:space="preserve">the spectral sensitivities of the </w:t>
      </w:r>
      <w:r w:rsidR="7277C742" w:rsidRPr="0669E865">
        <w:rPr>
          <w:rFonts w:ascii="Times New Roman" w:hAnsi="Times New Roman" w:cs="Times New Roman"/>
        </w:rPr>
        <w:t>L</w:t>
      </w:r>
      <w:r w:rsidR="7277C742" w:rsidRPr="0AF47BC6">
        <w:rPr>
          <w:rFonts w:ascii="Times New Roman" w:hAnsi="Times New Roman" w:cs="Times New Roman"/>
        </w:rPr>
        <w:t>-</w:t>
      </w:r>
      <w:r w:rsidR="0083422F">
        <w:rPr>
          <w:rFonts w:ascii="Times New Roman" w:hAnsi="Times New Roman" w:cs="Times New Roman"/>
        </w:rPr>
        <w:t>,</w:t>
      </w:r>
      <w:r w:rsidR="7277C742" w:rsidRPr="0AF47BC6">
        <w:rPr>
          <w:rFonts w:ascii="Times New Roman" w:hAnsi="Times New Roman" w:cs="Times New Roman"/>
        </w:rPr>
        <w:t xml:space="preserve"> M-, and S-cones, </w:t>
      </w:r>
      <w:r w:rsidR="7277C742" w:rsidRPr="70AFA7E8">
        <w:rPr>
          <w:rFonts w:ascii="Times New Roman" w:hAnsi="Times New Roman" w:cs="Times New Roman"/>
        </w:rPr>
        <w:t>respectively</w:t>
      </w:r>
      <w:r w:rsidRPr="70AFA7E8">
        <w:rPr>
          <w:rFonts w:ascii="Times New Roman" w:hAnsi="Times New Roman" w:cs="Times New Roman"/>
        </w:rPr>
        <w:t>.</w:t>
      </w:r>
    </w:p>
    <w:p w14:paraId="710B34DE" w14:textId="0F9B382C" w:rsidR="00EC2B80" w:rsidRDefault="00EC2B80" w:rsidP="00AC4AAB">
      <w:pPr>
        <w:pStyle w:val="Body"/>
        <w:spacing w:line="480" w:lineRule="auto"/>
      </w:pPr>
      <w:r w:rsidRPr="00126C6C">
        <w:t>Color constancy is challenging because different combinations of illumination and surface reﬂectance can result in the same color signal</w:t>
      </w:r>
      <w:r>
        <w:t xml:space="preserve">. </w:t>
      </w:r>
      <w:r w:rsidR="00ED4915">
        <w:t xml:space="preserve">For example, </w:t>
      </w:r>
      <w:r w:rsidR="00585B38">
        <w:t xml:space="preserve">the color of </w:t>
      </w:r>
      <w:r w:rsidR="00ED4915">
        <w:t xml:space="preserve">two </w:t>
      </w:r>
      <w:r w:rsidR="00B33B5D">
        <w:t xml:space="preserve">objects </w:t>
      </w:r>
      <w:r w:rsidR="00670D3A">
        <w:t xml:space="preserve">may </w:t>
      </w:r>
      <w:r w:rsidR="003162D1">
        <w:t>appear</w:t>
      </w:r>
      <w:r w:rsidR="00670D3A">
        <w:t xml:space="preserve"> identical </w:t>
      </w:r>
      <w:r w:rsidR="003162D1">
        <w:t xml:space="preserve">under one illuminant, but different under another. </w:t>
      </w:r>
      <w:r w:rsidRPr="00441726">
        <w:t>This phenomenon is known as metamerism. As a result</w:t>
      </w:r>
      <w:r>
        <w:t xml:space="preserve"> of metamerism</w:t>
      </w:r>
      <w:r w:rsidRPr="00441726">
        <w:t xml:space="preserve">, there is an inherent ambiguity in the </w:t>
      </w:r>
      <w:r>
        <w:t>color</w:t>
      </w:r>
      <w:r w:rsidRPr="00441726">
        <w:t xml:space="preserve"> signal</w:t>
      </w:r>
      <w:r>
        <w:t>. O</w:t>
      </w:r>
      <w:r w:rsidRPr="00441726">
        <w:t>ur visual system cannot uniquely determine the exact properties of the surface or the illuminant from the cone responses alone.</w:t>
      </w:r>
      <w:r w:rsidRPr="00CB13F5">
        <w:t xml:space="preserve"> </w:t>
      </w:r>
      <w:r>
        <w:t>Therefore</w:t>
      </w:r>
      <w:r w:rsidRPr="00CB13F5">
        <w:t xml:space="preserve">, perfect color constancy is theoretically unachievable. That is, the human visual system cannot always predict how the color of an object would appear under a different illuminant. </w:t>
      </w:r>
      <w:r w:rsidRPr="00EE579A">
        <w:t>Despite this, humans often perceive stable object colors across changes in illumination</w:t>
      </w:r>
      <w:r>
        <w:t xml:space="preserve"> due to</w:t>
      </w:r>
      <w:r w:rsidRPr="00EE579A">
        <w:t xml:space="preserve"> chromatic adaptation</w:t>
      </w:r>
      <w:r>
        <w:t xml:space="preserve">, </w:t>
      </w:r>
      <w:r w:rsidRPr="00607435">
        <w:t>which involves both sensory and cognitive mechanisms</w:t>
      </w:r>
      <w:r>
        <w:t xml:space="preserve"> </w:t>
      </w:r>
      <w:sdt>
        <w:sdtPr>
          <w:rPr>
            <w:color w:val="000000"/>
          </w:rPr>
          <w:tag w:val="MENDELEY_CITATION_v3_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"/>
          <w:id w:val="838665196"/>
          <w:placeholder>
            <w:docPart w:val="DefaultPlaceholder_-1854013440"/>
          </w:placeholder>
        </w:sdtPr>
        <w:sdtContent>
          <w:r w:rsidR="00617901" w:rsidRPr="00617901">
            <w:rPr>
              <w:color w:val="000000"/>
            </w:rPr>
            <w:t>(Fairchild M. D., 2013)</w:t>
          </w:r>
        </w:sdtContent>
      </w:sdt>
      <w:r>
        <w:t xml:space="preserve">. </w:t>
      </w:r>
      <w:r w:rsidRPr="008953FB">
        <w:t xml:space="preserve">Sensory </w:t>
      </w:r>
      <w:r>
        <w:t xml:space="preserve">mechanisms </w:t>
      </w:r>
      <w:r w:rsidRPr="008953FB">
        <w:t>refer to automatic responses of the visual system to</w:t>
      </w:r>
      <w:r>
        <w:t xml:space="preserve"> </w:t>
      </w:r>
      <w:r w:rsidRPr="008953FB">
        <w:t>the stimulus</w:t>
      </w:r>
      <w:r>
        <w:t>, like adjusting cone signals</w:t>
      </w:r>
      <w:r w:rsidRPr="008953FB">
        <w:t xml:space="preserve">. </w:t>
      </w:r>
      <w:r>
        <w:t>C</w:t>
      </w:r>
      <w:r w:rsidRPr="008953FB">
        <w:t xml:space="preserve">ognitive </w:t>
      </w:r>
      <w:r>
        <w:t>mechanisms</w:t>
      </w:r>
      <w:r w:rsidRPr="008953FB">
        <w:t xml:space="preserve"> draw on an observer’s knowledge and expectations about scene content</w:t>
      </w:r>
      <w:r>
        <w:t>. F</w:t>
      </w:r>
      <w:r w:rsidRPr="008953FB">
        <w:t>or instance, assumptions about typical lighting conditions or familiar object colors</w:t>
      </w:r>
      <w:r>
        <w:t xml:space="preserve">. </w:t>
      </w:r>
    </w:p>
    <w:p w14:paraId="55F81F42" w14:textId="77777777" w:rsidR="00EC2B80" w:rsidRPr="006122A1" w:rsidRDefault="00EC2B80" w:rsidP="00AC4AAB">
      <w:pPr>
        <w:pStyle w:val="Subsection"/>
        <w:spacing w:line="480" w:lineRule="auto"/>
        <w:rPr>
          <w:rStyle w:val="Strong"/>
        </w:rPr>
      </w:pPr>
      <w:r w:rsidRPr="006122A1">
        <w:rPr>
          <w:rStyle w:val="Strong"/>
        </w:rPr>
        <w:t xml:space="preserve">2.1.2 Sensory Mechanisms of Chromatic Adaptation </w:t>
      </w:r>
    </w:p>
    <w:p w14:paraId="2AD4157F" w14:textId="0F2B781D" w:rsidR="00EC2B80" w:rsidRDefault="00EC2B80" w:rsidP="00AC4AAB">
      <w:pPr>
        <w:pStyle w:val="Body"/>
        <w:spacing w:line="480" w:lineRule="auto"/>
      </w:pPr>
      <w:r w:rsidRPr="00BC7DC9">
        <w:t xml:space="preserve">One approach to understanding color constancy is through low-level visual mechanisms </w:t>
      </w:r>
      <w:r w:rsidR="00585B38">
        <w:t xml:space="preserve">that explain </w:t>
      </w:r>
      <w:r w:rsidRPr="00BC7DC9">
        <w:t>chromatic adaptation</w:t>
      </w:r>
      <w:r w:rsidR="00585B38">
        <w:t xml:space="preserve"> as a modulation of cone responses</w:t>
      </w:r>
      <w:r w:rsidRPr="00BC7DC9">
        <w:t xml:space="preserve">. A foundational model is </w:t>
      </w:r>
      <w:r>
        <w:t xml:space="preserve">the </w:t>
      </w:r>
      <w:r w:rsidRPr="00BC7DC9">
        <w:t xml:space="preserve">von </w:t>
      </w:r>
      <w:r w:rsidRPr="00BC7DC9">
        <w:lastRenderedPageBreak/>
        <w:t xml:space="preserve">Kries </w:t>
      </w:r>
      <w:r>
        <w:t>transform</w:t>
      </w:r>
      <w:r w:rsidRPr="00BC7DC9">
        <w:t>, which proposes that the responses of the L, M, and S cones are scaled independently by multiplicative gain factors to compensate for the color of the illumination</w:t>
      </w:r>
      <w:r>
        <w:t xml:space="preserve"> </w:t>
      </w:r>
      <w:sdt>
        <w:sdtPr>
          <w:rPr>
            <w:color w:val="000000"/>
          </w:rPr>
          <w:tag w:val="MENDELEY_CITATION_v3_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"/>
          <w:id w:val="455301171"/>
          <w:placeholder>
            <w:docPart w:val="DefaultPlaceholder_-1854013440"/>
          </w:placeholder>
        </w:sdtPr>
        <w:sdtContent>
          <w:r w:rsidR="00617901" w:rsidRPr="00617901">
            <w:rPr>
              <w:color w:val="000000"/>
            </w:rPr>
            <w:t>(von Kries, 1902)</w:t>
          </w:r>
        </w:sdtContent>
      </w:sdt>
      <w:r w:rsidR="003218C0">
        <w:t>.</w:t>
      </w:r>
      <w:r w:rsidRPr="00BC7DC9">
        <w:t>These gains are set in inverse proportion to the average cone excitation under the current illuminant, allowing the visual system to normalize the incoming signal</w:t>
      </w:r>
      <w:r>
        <w:t xml:space="preserve">. </w:t>
      </w:r>
      <w:r w:rsidRPr="00886B92">
        <w:t xml:space="preserve">The idea is that, after adaptation, a </w:t>
      </w:r>
      <w:r>
        <w:t>spectrally non-selective surface (white or achromatic)</w:t>
      </w:r>
      <w:r w:rsidRPr="00886B92">
        <w:t xml:space="preserve"> will still appear achromatic under different lighting conditions.</w:t>
      </w:r>
      <w:r>
        <w:t xml:space="preserve"> </w:t>
      </w:r>
      <w:r w:rsidRPr="00081551">
        <w:t>In matrix form, von Kries adaptation</w:t>
      </w:r>
      <w:r>
        <w:t xml:space="preserve"> transform</w:t>
      </w:r>
      <w:r w:rsidRPr="00081551">
        <w:t xml:space="preserve"> is expressed as the following equation, where L</w:t>
      </w:r>
      <w:r>
        <w:t xml:space="preserve">, </w:t>
      </w:r>
      <w:r w:rsidRPr="00081551">
        <w:t>M</w:t>
      </w:r>
      <w:r>
        <w:t xml:space="preserve">, </w:t>
      </w:r>
      <w:r w:rsidRPr="00081551">
        <w:t>S represents the cone responses</w:t>
      </w:r>
      <w:r>
        <w:t xml:space="preserve"> under a reference illuminant</w:t>
      </w:r>
      <w:r w:rsidRPr="00081551">
        <w:t xml:space="preserve">, </w:t>
      </w:r>
      <m:oMath>
        <m:sSub>
          <m:sSubPr>
            <m:ctrlPr>
              <w:rPr>
                <w:rFonts w:ascii="Cambria Math" w:hAnsi="Cambria Math"/>
                <w:i/>
              </w:rPr>
            </m:ctrlPr>
          </m:sSubPr>
          <m:e>
            <m:r>
              <w:rPr>
                <w:rFonts w:ascii="Cambria Math" w:hAnsi="Cambria Math"/>
              </w:rPr>
              <m:t>L</m:t>
            </m:r>
          </m:e>
          <m:sub>
            <m:r>
              <w:rPr>
                <w:rFonts w:ascii="Cambria Math" w:hAnsi="Cambria Math"/>
              </w:rPr>
              <m:t>a</m:t>
            </m:r>
          </m:sub>
        </m:sSub>
      </m:oMath>
      <w:r>
        <w:rPr>
          <w:rFonts w:eastAsiaTheme="minorEastAsia"/>
        </w:rPr>
        <w:t xml:space="preserve"> , </w:t>
      </w:r>
      <m:oMath>
        <m:sSub>
          <m:sSubPr>
            <m:ctrlPr>
              <w:rPr>
                <w:rFonts w:ascii="Cambria Math" w:hAnsi="Cambria Math"/>
                <w:i/>
              </w:rPr>
            </m:ctrlPr>
          </m:sSubPr>
          <m:e>
            <m:r>
              <w:rPr>
                <w:rFonts w:ascii="Cambria Math" w:hAnsi="Cambria Math"/>
              </w:rPr>
              <m:t>M</m:t>
            </m:r>
          </m:e>
          <m:sub>
            <m:r>
              <w:rPr>
                <w:rFonts w:ascii="Cambria Math" w:hAnsi="Cambria Math"/>
              </w:rPr>
              <m:t>a</m:t>
            </m:r>
          </m:sub>
        </m:sSub>
      </m:oMath>
      <w:r>
        <w:rPr>
          <w:rFonts w:eastAsiaTheme="minorEastAsia"/>
        </w:rPr>
        <w:t>,</w:t>
      </w:r>
      <w:r w:rsidRPr="00081551">
        <w:t xml:space="preserve"> </w:t>
      </w:r>
      <m:oMath>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 xml:space="preserve"> </m:t>
        </m:r>
      </m:oMath>
      <w:r w:rsidRPr="00081551">
        <w:t xml:space="preserve">represent the adapted cone responses, and </w:t>
      </w:r>
      <m:oMath>
        <m:sSub>
          <m:sSubPr>
            <m:ctrlPr>
              <w:rPr>
                <w:rFonts w:ascii="Cambria Math" w:hAnsi="Cambria Math"/>
                <w:i/>
              </w:rPr>
            </m:ctrlPr>
          </m:sSubPr>
          <m:e>
            <m:r>
              <w:rPr>
                <w:rFonts w:ascii="Cambria Math" w:hAnsi="Cambria Math"/>
              </w:rPr>
              <m:t>L</m:t>
            </m:r>
          </m:e>
          <m:sub>
            <m:r>
              <w:rPr>
                <w:rFonts w:ascii="Cambria Math" w:hAnsi="Cambria Math"/>
              </w:rPr>
              <m:t>w</m:t>
            </m:r>
          </m:sub>
        </m:sSub>
      </m:oMath>
      <w:r>
        <w:rPr>
          <w:rFonts w:eastAsiaTheme="minorEastAsia"/>
        </w:rPr>
        <w:t xml:space="preserve"> , </w:t>
      </w:r>
      <m:oMath>
        <m:sSub>
          <m:sSubPr>
            <m:ctrlPr>
              <w:rPr>
                <w:rFonts w:ascii="Cambria Math" w:hAnsi="Cambria Math"/>
                <w:i/>
              </w:rPr>
            </m:ctrlPr>
          </m:sSubPr>
          <m:e>
            <m:r>
              <w:rPr>
                <w:rFonts w:ascii="Cambria Math" w:hAnsi="Cambria Math"/>
              </w:rPr>
              <m:t>M</m:t>
            </m:r>
          </m:e>
          <m:sub>
            <m:r>
              <w:rPr>
                <w:rFonts w:ascii="Cambria Math" w:hAnsi="Cambria Math"/>
              </w:rPr>
              <m:t>w</m:t>
            </m:r>
          </m:sub>
        </m:sSub>
      </m:oMath>
      <w:r>
        <w:rPr>
          <w:rFonts w:eastAsiaTheme="minorEastAsia"/>
        </w:rPr>
        <w:t>,</w:t>
      </w:r>
      <w:r w:rsidRPr="00081551">
        <w:t xml:space="preserve"> </w:t>
      </w:r>
      <m:oMath>
        <m:sSub>
          <m:sSubPr>
            <m:ctrlPr>
              <w:rPr>
                <w:rFonts w:ascii="Cambria Math" w:hAnsi="Cambria Math"/>
                <w:i/>
              </w:rPr>
            </m:ctrlPr>
          </m:sSubPr>
          <m:e>
            <m:r>
              <w:rPr>
                <w:rFonts w:ascii="Cambria Math" w:hAnsi="Cambria Math"/>
              </w:rPr>
              <m:t>S</m:t>
            </m:r>
          </m:e>
          <m:sub>
            <m:r>
              <w:rPr>
                <w:rFonts w:ascii="Cambria Math" w:hAnsi="Cambria Math"/>
              </w:rPr>
              <m:t>w</m:t>
            </m:r>
          </m:sub>
        </m:sSub>
      </m:oMath>
      <w:r>
        <w:rPr>
          <w:rFonts w:eastAsiaTheme="minorEastAsia"/>
        </w:rPr>
        <w:t xml:space="preserve"> </w:t>
      </w:r>
      <w:r w:rsidRPr="00081551">
        <w:t xml:space="preserve">are the </w:t>
      </w:r>
      <w:r>
        <w:t>cone responses</w:t>
      </w:r>
      <w:r w:rsidRPr="00081551">
        <w:t xml:space="preserve"> of a stimulus that appears white</w:t>
      </w:r>
      <w:r>
        <w:t xml:space="preserve"> under the adapting illuminant</w:t>
      </w:r>
    </w:p>
    <w:p w14:paraId="16ED32BD" w14:textId="455087F5" w:rsidR="00EF495E" w:rsidRPr="00EF495E" w:rsidRDefault="00000000" w:rsidP="00EC2B80">
      <w:pPr>
        <w:spacing w:line="36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a</m:t>
                            </m:r>
                          </m:sub>
                        </m:sSub>
                      </m:e>
                    </m:mr>
                    <m:mr>
                      <m:e>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a</m:t>
                            </m:r>
                          </m:sub>
                        </m:sSub>
                      </m:e>
                    </m:mr>
                    <m:m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a</m:t>
                            </m:r>
                          </m:sub>
                        </m:sSub>
                      </m:e>
                    </m:mr>
                  </m:m>
                </m:e>
              </m:d>
              <m:r>
                <w:rPr>
                  <w:rFonts w:ascii="Cambria Math" w:hAnsi="Cambria Math" w:cs="Times New Roman"/>
                </w:rPr>
                <m:t>=</m:t>
              </m:r>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sSub>
                          <m:sSubPr>
                            <m:ctrlPr>
                              <w:rPr>
                                <w:rFonts w:ascii="Cambria Math" w:hAnsi="Cambria Math" w:cs="Times New Roman"/>
                                <w:i/>
                              </w:rPr>
                            </m:ctrlPr>
                          </m:sSub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L</m:t>
                                </m:r>
                              </m:den>
                            </m:f>
                          </m:e>
                          <m:sub>
                            <m:r>
                              <w:rPr>
                                <w:rFonts w:ascii="Cambria Math" w:hAnsi="Cambria Math" w:cs="Times New Roman"/>
                              </w:rPr>
                              <m:t>w</m:t>
                            </m:r>
                          </m:sub>
                        </m:sSub>
                      </m:e>
                      <m:e>
                        <m:r>
                          <w:rPr>
                            <w:rFonts w:ascii="Cambria Math" w:hAnsi="Cambria Math" w:cs="Times New Roman"/>
                          </w:rPr>
                          <m:t>0</m:t>
                        </m:r>
                      </m:e>
                      <m:e>
                        <m:r>
                          <w:rPr>
                            <w:rFonts w:ascii="Cambria Math" w:hAnsi="Cambria Math" w:cs="Times New Roman"/>
                          </w:rPr>
                          <m:t>0</m:t>
                        </m:r>
                      </m:e>
                    </m:mr>
                    <m:mr>
                      <m:e>
                        <m:r>
                          <w:rPr>
                            <w:rFonts w:ascii="Cambria Math" w:hAnsi="Cambria Math" w:cs="Times New Roman"/>
                          </w:rPr>
                          <m:t>0</m:t>
                        </m:r>
                      </m:e>
                      <m:e>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w</m:t>
                                </m:r>
                              </m:sub>
                            </m:sSub>
                          </m:den>
                        </m:f>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0</m:t>
                        </m:r>
                      </m:e>
                      <m:e>
                        <m:sSub>
                          <m:sSubPr>
                            <m:ctrlPr>
                              <w:rPr>
                                <w:rFonts w:ascii="Cambria Math" w:hAnsi="Cambria Math" w:cs="Times New Roman"/>
                                <w:i/>
                              </w:rPr>
                            </m:ctrlPr>
                          </m:sSub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S</m:t>
                                </m:r>
                              </m:den>
                            </m:f>
                          </m:e>
                          <m:sub>
                            <m:r>
                              <w:rPr>
                                <w:rFonts w:ascii="Cambria Math" w:hAnsi="Cambria Math" w:cs="Times New Roman"/>
                              </w:rPr>
                              <m:t>w</m:t>
                            </m:r>
                          </m:sub>
                        </m:sSub>
                      </m:e>
                    </m:mr>
                  </m:m>
                </m:e>
              </m:d>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L</m:t>
                        </m:r>
                      </m:e>
                    </m:mr>
                    <m:mr>
                      <m:e>
                        <m:r>
                          <w:rPr>
                            <w:rFonts w:ascii="Cambria Math" w:hAnsi="Cambria Math" w:cs="Times New Roman"/>
                          </w:rPr>
                          <m:t>M</m:t>
                        </m:r>
                      </m:e>
                    </m:mr>
                    <m:mr>
                      <m:e>
                        <m:r>
                          <w:rPr>
                            <w:rFonts w:ascii="Cambria Math" w:hAnsi="Cambria Math" w:cs="Times New Roman"/>
                          </w:rPr>
                          <m:t>S</m:t>
                        </m:r>
                      </m:e>
                    </m:mr>
                  </m:m>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4</m:t>
                  </m:r>
                </m:e>
              </m:d>
            </m:e>
          </m:eqArr>
        </m:oMath>
      </m:oMathPara>
    </w:p>
    <w:p w14:paraId="537DFFA5" w14:textId="014E3AF9" w:rsidR="00EC2B80" w:rsidRDefault="00EC2B80" w:rsidP="00AC4AAB">
      <w:pPr>
        <w:pStyle w:val="Body"/>
        <w:spacing w:line="480" w:lineRule="auto"/>
      </w:pPr>
      <w:r w:rsidRPr="00716E10">
        <w:t>To quantify the effects of chromatic adaptation on perceived color appearance, many chromatic adaptation transforms (CATs) have been developed to predict how the LMS signals of a surface change under different illuminants. These transforms estimate corresponding colors</w:t>
      </w:r>
      <w:r>
        <w:t xml:space="preserve">, which are </w:t>
      </w:r>
      <w:r w:rsidRPr="00716E10">
        <w:t>colors that appear the same under different lighting conditions</w:t>
      </w:r>
      <w:r w:rsidR="00EF495E" w:rsidRPr="00716E10">
        <w:t>. While</w:t>
      </w:r>
      <w:r w:rsidRPr="00716E10">
        <w:t xml:space="preserve"> simple models like von Kries adaptation can account for changes in neutral (achromatic) surfaces, they are less accurate for spectrally selective (chromatic) colors. Still, </w:t>
      </w:r>
      <w:r>
        <w:t xml:space="preserve">the </w:t>
      </w:r>
      <w:r w:rsidRPr="00716E10">
        <w:t>von Kries</w:t>
      </w:r>
      <w:r>
        <w:t xml:space="preserve"> transform</w:t>
      </w:r>
      <w:r w:rsidRPr="00716E10">
        <w:t xml:space="preserve"> performs reasonably well for predicting corresponding colors </w:t>
      </w:r>
      <w:sdt>
        <w:sdtPr>
          <w:rPr>
            <w:color w:val="000000"/>
          </w:rPr>
          <w:tag w:val="MENDELEY_CITATION_v3_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"/>
          <w:id w:val="1549033631"/>
          <w:placeholder>
            <w:docPart w:val="DefaultPlaceholder_-1854013440"/>
          </w:placeholder>
        </w:sdtPr>
        <w:sdtContent>
          <w:r w:rsidR="00617901" w:rsidRPr="00617901">
            <w:rPr>
              <w:color w:val="000000"/>
            </w:rPr>
            <w:t>(Breneman, 1987).</w:t>
          </w:r>
        </w:sdtContent>
      </w:sdt>
      <w:r w:rsidRPr="00716E10">
        <w:t xml:space="preserve"> Since chromatic adaptation is often incomplete, more recent CATs incorporate a degree of adaptation parameter (D factor) to scale the adaptation response. This refinement has been adopted in widely used general-purpose CATs like CAT02 and CAT16.</w:t>
      </w:r>
    </w:p>
    <w:p w14:paraId="23C5422C" w14:textId="77777777" w:rsidR="00EC2B80" w:rsidRDefault="00EC2B80" w:rsidP="00AC4AAB">
      <w:pPr>
        <w:pStyle w:val="Subsections"/>
        <w:spacing w:line="480" w:lineRule="auto"/>
      </w:pPr>
      <w:bookmarkStart w:id="12" w:name="_Toc195975219"/>
      <w:r>
        <w:lastRenderedPageBreak/>
        <w:t>2.1.3 Cognitive Mechanisms of Chromatic Adaptation</w:t>
      </w:r>
      <w:bookmarkEnd w:id="12"/>
      <w:r>
        <w:t xml:space="preserve"> </w:t>
      </w:r>
    </w:p>
    <w:p w14:paraId="618854AB" w14:textId="6595D5FC" w:rsidR="00EC2B80" w:rsidRDefault="00EC2B80" w:rsidP="00AC4AAB">
      <w:pPr>
        <w:pStyle w:val="Body"/>
        <w:spacing w:line="480" w:lineRule="auto"/>
      </w:pPr>
      <w:r w:rsidRPr="00EF0091">
        <w:t>Cognitive mechanisms play a key role when chromatic adaptation is incomplete. In states of partial chromatic adaptation</w:t>
      </w:r>
      <w:r>
        <w:t xml:space="preserve"> (</w:t>
      </w:r>
      <w:r w:rsidRPr="00EF0091">
        <w:t>when the ambient illumination does not appear neutral</w:t>
      </w:r>
      <w:r>
        <w:t xml:space="preserve">) </w:t>
      </w:r>
      <w:r w:rsidRPr="00EF0091">
        <w:t xml:space="preserve">achromatic surfaces, like white paper, may take on a yellowish tint under warm lighting. Yet, observers might still identify the paper as white based on contextual knowledge or </w:t>
      </w:r>
      <w:r>
        <w:t xml:space="preserve">past </w:t>
      </w:r>
      <w:r w:rsidRPr="00EF0091">
        <w:t>experience</w:t>
      </w:r>
      <w:r>
        <w:t>s</w:t>
      </w:r>
      <w:r w:rsidRPr="00EF0091">
        <w:t xml:space="preserve">. This process, known as </w:t>
      </w:r>
      <w:r>
        <w:t>“</w:t>
      </w:r>
      <w:r w:rsidRPr="00EF0091">
        <w:t>discounting the illuminant</w:t>
      </w:r>
      <w:r>
        <w:t>”</w:t>
      </w:r>
      <w:r w:rsidRPr="00EF0091">
        <w:t>, reflects cognitive compensation beyond the sensory adaptation occurring at the retinal level</w:t>
      </w:r>
      <w:r>
        <w:t>.</w:t>
      </w:r>
      <w:r w:rsidRPr="00EF0091">
        <w:t xml:space="preserve"> </w:t>
      </w:r>
      <w:r>
        <w:t xml:space="preserve">This term might be misleading since </w:t>
      </w:r>
      <w:r w:rsidRPr="00125488">
        <w:t>our visual system cannot fully discount the illuminant, especially under spectrally complex lighting</w:t>
      </w:r>
      <w:r>
        <w:t xml:space="preserve"> </w:t>
      </w:r>
      <w:sdt>
        <w:sdtPr>
          <w:rPr>
            <w:color w:val="000000"/>
          </w:rPr>
          <w:tag w:val="MENDELEY_CITATION_v3_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"/>
          <w:id w:val="1664586964"/>
          <w:placeholder>
            <w:docPart w:val="DefaultPlaceholder_-1854013440"/>
          </w:placeholder>
        </w:sdtPr>
        <w:sdtContent>
          <w:r w:rsidR="00617901" w:rsidRPr="00617901">
            <w:rPr>
              <w:color w:val="000000"/>
            </w:rPr>
            <w:t>(McCann, 2005).</w:t>
          </w:r>
        </w:sdtContent>
      </w:sdt>
      <w:r w:rsidRPr="00125488">
        <w:t xml:space="preserve"> However, this limitation opens the door for experimental designs that investigate how observers attempt to compensate for illumination, particularly through </w:t>
      </w:r>
      <w:r>
        <w:t>color constancy studies</w:t>
      </w:r>
      <w:r w:rsidRPr="00125488">
        <w:t xml:space="preserve">. Studies have shown that </w:t>
      </w:r>
      <w:r>
        <w:t xml:space="preserve">observers may use </w:t>
      </w:r>
      <w:r w:rsidRPr="00125488">
        <w:t>certain cues</w:t>
      </w:r>
      <w:r>
        <w:t xml:space="preserve"> to</w:t>
      </w:r>
      <w:r w:rsidRPr="00125488">
        <w:t xml:space="preserve"> help estimat</w:t>
      </w:r>
      <w:r>
        <w:t>e</w:t>
      </w:r>
      <w:r w:rsidRPr="00125488">
        <w:t xml:space="preserve"> the illuminant</w:t>
      </w:r>
      <w:r>
        <w:t xml:space="preserve"> in a scene</w:t>
      </w:r>
      <w:r w:rsidRPr="00125488">
        <w:t xml:space="preserve">, such as specular highlights, shadows, the brightest region of a scene assumed to be white, or adaptation to the average or local scene color </w:t>
      </w:r>
      <w:sdt>
        <w:sdtPr>
          <w:rPr>
            <w:color w:val="000000"/>
          </w:rPr>
          <w:tag w:val="MENDELEY_CITATION_v3_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"/>
          <w:id w:val="-1353263817"/>
          <w:placeholder>
            <w:docPart w:val="DefaultPlaceholder_-1854013440"/>
          </w:placeholder>
        </w:sdtPr>
        <w:sdtContent>
          <w:r w:rsidR="00617901" w:rsidRPr="00617901">
            <w:rPr>
              <w:rFonts w:eastAsia="Times New Roman"/>
              <w:color w:val="000000"/>
            </w:rPr>
            <w:t>(Kraft &amp; Brainard, 1999; Smithson, 2005).</w:t>
          </w:r>
        </w:sdtContent>
      </w:sdt>
      <w:r w:rsidRPr="00125488">
        <w:t xml:space="preserve"> These findings support the idea that color constancy arises from multiple mechanisms operating at different levels of the visual system, from low-level retinal processes to higher-order cortical interpretation. As such, constancy is studied both at the sensory level</w:t>
      </w:r>
      <w:r>
        <w:t xml:space="preserve">, </w:t>
      </w:r>
      <w:r w:rsidRPr="00125488">
        <w:t>through appearance-based matching</w:t>
      </w:r>
      <w:r>
        <w:t xml:space="preserve">, </w:t>
      </w:r>
      <w:r w:rsidRPr="00125488">
        <w:t xml:space="preserve">and at the cognitive level, where observers judge </w:t>
      </w:r>
      <w:r>
        <w:t xml:space="preserve">surface identity </w:t>
      </w:r>
      <w:r w:rsidRPr="00125488">
        <w:t>across</w:t>
      </w:r>
      <w:r>
        <w:t xml:space="preserve"> </w:t>
      </w:r>
      <w:r w:rsidRPr="00125488">
        <w:t xml:space="preserve">lighting changes </w:t>
      </w:r>
      <w:sdt>
        <w:sdtPr>
          <w:rPr>
            <w:color w:val="000000"/>
          </w:rPr>
          <w:tag w:val="MENDELEY_CITATION_v3_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"/>
          <w:id w:val="1669590147"/>
          <w:placeholder>
            <w:docPart w:val="DefaultPlaceholder_-1854013440"/>
          </w:placeholder>
        </w:sdtPr>
        <w:sdtContent>
          <w:r w:rsidR="00617901" w:rsidRPr="00617901">
            <w:rPr>
              <w:color w:val="000000"/>
            </w:rPr>
            <w:t>(Hurlbert, 2019)</w:t>
          </w:r>
        </w:sdtContent>
      </w:sdt>
      <w:r w:rsidRPr="00125488">
        <w:t xml:space="preserve">. </w:t>
      </w:r>
      <w:commentRangeStart w:id="13"/>
      <w:r>
        <w:t>Interestingly, t</w:t>
      </w:r>
      <w:r w:rsidRPr="00125488">
        <w:t xml:space="preserve">asks requiring participants to match stimuli based on perceived material (e.g., “same paper”) rather than color appearance reveal greater constancy </w:t>
      </w:r>
      <w:sdt>
        <w:sdtPr>
          <w:rPr>
            <w:color w:val="000000"/>
          </w:rPr>
          <w:tag w:val="MENDELEY_CITATION_v3_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"/>
          <w:id w:val="357635888"/>
          <w:placeholder>
            <w:docPart w:val="DefaultPlaceholder_-1854013440"/>
          </w:placeholder>
        </w:sdtPr>
        <w:sdtContent>
          <w:r w:rsidR="00617901" w:rsidRPr="00617901">
            <w:rPr>
              <w:rFonts w:eastAsia="Times New Roman"/>
              <w:color w:val="000000"/>
            </w:rPr>
            <w:t>(Arend &amp; Reeves, 1986; Radonjić &amp; Brainard, 2016)</w:t>
          </w:r>
        </w:sdtContent>
      </w:sdt>
      <w:r>
        <w:t xml:space="preserve">, </w:t>
      </w:r>
      <w:r w:rsidRPr="004016CE">
        <w:t xml:space="preserve">highlighting the strength of cognitive-level </w:t>
      </w:r>
      <w:r>
        <w:t>chromatic adaptation.</w:t>
      </w:r>
      <w:commentRangeEnd w:id="13"/>
      <w:r w:rsidR="006E00D4">
        <w:rPr>
          <w:rStyle w:val="CommentReference"/>
          <w:rFonts w:asciiTheme="minorHAnsi" w:hAnsiTheme="minorHAnsi" w:cstheme="minorBidi"/>
        </w:rPr>
        <w:commentReference w:id="13"/>
      </w:r>
      <w:r w:rsidR="00661C43">
        <w:t xml:space="preserve"> </w:t>
      </w:r>
      <w:r w:rsidR="00661C43" w:rsidRPr="00661C43">
        <w:t>When observers engage with material-based judgments, they may draw on contextual cues, expectations, and prior knowledge about surface properties under varying illumination, resulting in stronger adaptation effects.</w:t>
      </w:r>
    </w:p>
    <w:p w14:paraId="46251749" w14:textId="77777777" w:rsidR="00EC2B80" w:rsidRDefault="00EC2B80" w:rsidP="00AC4AAB">
      <w:pPr>
        <w:pStyle w:val="Section"/>
        <w:spacing w:line="480" w:lineRule="auto"/>
      </w:pPr>
      <w:bookmarkStart w:id="14" w:name="_Toc195975220"/>
      <w:r>
        <w:lastRenderedPageBreak/>
        <w:t>2.2 Measuring Color Constancy</w:t>
      </w:r>
      <w:bookmarkEnd w:id="14"/>
    </w:p>
    <w:p w14:paraId="17FB2C54" w14:textId="1BB99632" w:rsidR="00EC2B80" w:rsidRDefault="00EC2B80" w:rsidP="00AC4AAB">
      <w:pPr>
        <w:pStyle w:val="Body"/>
        <w:spacing w:line="480" w:lineRule="auto"/>
      </w:pPr>
      <w:r w:rsidRPr="004A7EB6">
        <w:t>Color constancy is typically measured by comparing how much a stimulus appears to change color under different lighting conditions, relative to how much the illumination itself changes</w:t>
      </w:r>
      <w:r>
        <w:t>. T</w:t>
      </w:r>
      <w:r w:rsidRPr="00C97146">
        <w:t xml:space="preserve">his comparison is often done in color spaces such as the 2D CIE 1931 (x, y) or CIE 1976 (u’, v’) chromaticity </w:t>
      </w:r>
      <w:r w:rsidR="18FA930F" w:rsidRPr="2011E6BB">
        <w:t>spaces</w:t>
      </w:r>
      <w:r w:rsidRPr="00C97146">
        <w:t xml:space="preserve">, or 3D spaces like CIELAB or CIELUV </w:t>
      </w:r>
      <w:sdt>
        <w:sdtPr>
          <w:rPr>
            <w:color w:val="000000"/>
          </w:rPr>
          <w:tag w:val="MENDELEY_CITATION_v3_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"/>
          <w:id w:val="1737902947"/>
          <w:placeholder>
            <w:docPart w:val="DefaultPlaceholder_-1854013440"/>
          </w:placeholder>
        </w:sdtPr>
        <w:sdtContent>
          <w:r w:rsidR="00617901" w:rsidRPr="00617901">
            <w:rPr>
              <w:color w:val="000000"/>
            </w:rPr>
            <w:t>Foster (2011)</w:t>
          </w:r>
        </w:sdtContent>
      </w:sdt>
      <w:r w:rsidRPr="00C97146">
        <w:t>.</w:t>
      </w:r>
      <w:r>
        <w:t xml:space="preserve"> </w:t>
      </w:r>
      <w:r w:rsidRPr="006D6D5B">
        <w:t xml:space="preserve">Several metrics have been proposed to scale these shifts into a one-dimensional index. Among the most widely used are the Color Constancy Index (CI), introduced by </w:t>
      </w:r>
      <w:sdt>
        <w:sdtPr>
          <w:rPr>
            <w:color w:val="000000"/>
          </w:rPr>
          <w:tag w:val="MENDELEY_CITATION_v3_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"/>
          <w:id w:val="-1500493329"/>
          <w:placeholder>
            <w:docPart w:val="DefaultPlaceholder_-1854013440"/>
          </w:placeholder>
        </w:sdtPr>
        <w:sdtContent>
          <w:r w:rsidR="00617901" w:rsidRPr="00617901">
            <w:rPr>
              <w:rFonts w:eastAsia="Times New Roman"/>
              <w:color w:val="000000"/>
            </w:rPr>
            <w:t>Arend &amp; Reeves (1986),</w:t>
          </w:r>
        </w:sdtContent>
      </w:sdt>
      <w:r w:rsidRPr="006D6D5B">
        <w:t xml:space="preserve"> and the </w:t>
      </w:r>
      <w:proofErr w:type="spellStart"/>
      <w:r w:rsidRPr="006D6D5B">
        <w:t>Brunswik</w:t>
      </w:r>
      <w:proofErr w:type="spellEnd"/>
      <w:r w:rsidRPr="006D6D5B">
        <w:t xml:space="preserve"> Ratio (BR), described by </w:t>
      </w:r>
      <w:sdt>
        <w:sdtPr>
          <w:rPr>
            <w:color w:val="000000"/>
          </w:rPr>
          <w:tag w:val="MENDELEY_CITATION_v3_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"/>
          <w:id w:val="-909764262"/>
          <w:placeholder>
            <w:docPart w:val="DefaultPlaceholder_-1854013440"/>
          </w:placeholder>
        </w:sdtPr>
        <w:sdtContent>
          <w:r w:rsidR="00617901" w:rsidRPr="00617901">
            <w:rPr>
              <w:rFonts w:eastAsia="Times New Roman"/>
              <w:color w:val="000000"/>
            </w:rPr>
            <w:t>Troost &amp; De Weert (1991)</w:t>
          </w:r>
        </w:sdtContent>
      </w:sdt>
      <w:r>
        <w:t xml:space="preserve"> and first introduced by </w:t>
      </w:r>
      <w:sdt>
        <w:sdtPr>
          <w:rPr>
            <w:color w:val="000000"/>
          </w:rPr>
          <w:tag w:val="MENDELEY_CITATION_v3_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"/>
          <w:id w:val="-1184281436"/>
          <w:placeholder>
            <w:docPart w:val="DefaultPlaceholder_-1854013440"/>
          </w:placeholder>
        </w:sdtPr>
        <w:sdtContent>
          <w:r w:rsidR="00617901" w:rsidRPr="00617901">
            <w:rPr>
              <w:color w:val="000000"/>
            </w:rPr>
            <w:t>Brunswick (1956)</w:t>
          </w:r>
        </w:sdtContent>
      </w:sdt>
      <w:r w:rsidR="000F1909">
        <w:rPr>
          <w:color w:val="000000"/>
        </w:rPr>
        <w:t>.</w:t>
      </w:r>
      <w:r w:rsidRPr="006D6D5B">
        <w:t xml:space="preserve"> Both are derived by taking </w:t>
      </w:r>
      <w:r>
        <w:t>a</w:t>
      </w:r>
      <w:r w:rsidRPr="006D6D5B">
        <w:t xml:space="preserve"> ratio of the </w:t>
      </w:r>
      <w:r>
        <w:t xml:space="preserve">Euclidian distance between observed chromaticity matches under a reference and test illuminant, to the distance between ideal matches. </w:t>
      </w:r>
      <w:r w:rsidRPr="00177F7C">
        <w:t xml:space="preserve">For achromatic or spectrally non-selective surfaces, this ideal </w:t>
      </w:r>
      <w:r>
        <w:t>match</w:t>
      </w:r>
      <w:r w:rsidRPr="00177F7C">
        <w:t xml:space="preserve"> is </w:t>
      </w:r>
      <w:r>
        <w:t>simply</w:t>
      </w:r>
      <w:r w:rsidRPr="00177F7C">
        <w:t xml:space="preserve"> the </w:t>
      </w:r>
      <w:r>
        <w:t>distance between chromaticity of the illuminants themselves.</w:t>
      </w:r>
      <w:r w:rsidRPr="0027021C">
        <w:t xml:space="preserve"> A value of 1 indicates perfect color constancy, where perceived color remains stable despite changes in illumination, while a value of 0 reflects no constancy, with perceived color changing entirely in line with the illuminant. Figure </w:t>
      </w:r>
      <w:r w:rsidR="00D04CAB">
        <w:t>2</w:t>
      </w:r>
      <w:r w:rsidRPr="0027021C">
        <w:t xml:space="preserve"> (Foster, 2011) illustrates a representative example of such measurements plotted in CIE </w:t>
      </w:r>
      <w:proofErr w:type="spellStart"/>
      <w:r w:rsidRPr="0027021C">
        <w:t>xy</w:t>
      </w:r>
      <w:proofErr w:type="spellEnd"/>
      <w:r w:rsidRPr="0027021C">
        <w:t xml:space="preserve"> chromaticity space.</w:t>
      </w:r>
    </w:p>
    <w:p w14:paraId="19E06012" w14:textId="77777777" w:rsidR="00EC2B80" w:rsidRPr="00DC721C" w:rsidRDefault="00EC2B80" w:rsidP="00AC4AAB">
      <w:pPr>
        <w:spacing w:line="480" w:lineRule="auto"/>
        <w:jc w:val="center"/>
        <w:rPr>
          <w:rFonts w:ascii="Times New Roman" w:hAnsi="Times New Roman" w:cs="Times New Roman"/>
        </w:rPr>
      </w:pPr>
      <w:r>
        <w:rPr>
          <w:rFonts w:ascii="Arial" w:hAnsi="Arial" w:cs="Arial"/>
          <w:noProof/>
          <w:color w:val="000000"/>
          <w:bdr w:val="none" w:sz="0" w:space="0" w:color="auto" w:frame="1"/>
        </w:rPr>
        <w:lastRenderedPageBreak/>
        <w:drawing>
          <wp:inline distT="0" distB="0" distL="0" distR="0" wp14:anchorId="48F34AAD" wp14:editId="3884A3AB">
            <wp:extent cx="3441700" cy="2436008"/>
            <wp:effectExtent l="0" t="0" r="6350" b="2540"/>
            <wp:docPr id="1196901507" name="Picture 1" descr="A diagram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01507" name="Picture 1" descr="A diagram of a tes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42473" cy="2436555"/>
                    </a:xfrm>
                    <a:prstGeom prst="rect">
                      <a:avLst/>
                    </a:prstGeom>
                    <a:noFill/>
                    <a:ln>
                      <a:noFill/>
                    </a:ln>
                  </pic:spPr>
                </pic:pic>
              </a:graphicData>
            </a:graphic>
          </wp:inline>
        </w:drawing>
      </w:r>
    </w:p>
    <w:p w14:paraId="4FD245F0" w14:textId="77777777" w:rsidR="00EC2B80" w:rsidRPr="00DC721C" w:rsidRDefault="00EC2B80" w:rsidP="00AC4AAB">
      <w:pPr>
        <w:spacing w:line="480" w:lineRule="auto"/>
        <w:rPr>
          <w:rFonts w:ascii="Times New Roman" w:hAnsi="Times New Roman" w:cs="Times New Roman"/>
        </w:rPr>
      </w:pPr>
    </w:p>
    <w:p w14:paraId="50D1F941" w14:textId="348039E4" w:rsidR="00EC2B80" w:rsidRPr="00D04CAB" w:rsidRDefault="004A02CD" w:rsidP="00661C43">
      <w:pPr>
        <w:pStyle w:val="FigureCap"/>
      </w:pPr>
      <w:bookmarkStart w:id="15" w:name="_Toc195957222"/>
      <w:bookmarkStart w:id="16" w:name="_Toc195957448"/>
      <w:commentRangeStart w:id="17"/>
      <w:r w:rsidRPr="00D04CAB">
        <w:rPr>
          <w:b/>
        </w:rPr>
        <w:t xml:space="preserve">Figure </w:t>
      </w:r>
      <w:r w:rsidRPr="00D04CAB">
        <w:rPr>
          <w:b/>
        </w:rPr>
        <w:fldChar w:fldCharType="begin"/>
      </w:r>
      <w:r w:rsidRPr="00D04CAB">
        <w:rPr>
          <w:b/>
        </w:rPr>
        <w:instrText xml:space="preserve"> SEQ Figure \* ARABIC </w:instrText>
      </w:r>
      <w:r w:rsidRPr="00D04CAB">
        <w:rPr>
          <w:b/>
        </w:rPr>
        <w:fldChar w:fldCharType="separate"/>
      </w:r>
      <w:r w:rsidR="0094376D" w:rsidRPr="00D04CAB">
        <w:rPr>
          <w:b/>
          <w:noProof/>
        </w:rPr>
        <w:t>2</w:t>
      </w:r>
      <w:r w:rsidRPr="00D04CAB">
        <w:rPr>
          <w:b/>
        </w:rPr>
        <w:fldChar w:fldCharType="end"/>
      </w:r>
      <w:r w:rsidR="0042593D" w:rsidRPr="00D04CAB">
        <w:rPr>
          <w:b/>
        </w:rPr>
        <w:t>.</w:t>
      </w:r>
      <w:r w:rsidR="00EC2B80" w:rsidRPr="00D04CAB">
        <w:t xml:space="preserve"> </w:t>
      </w:r>
      <w:sdt>
        <w:sdtPr>
          <w:rPr>
            <w:color w:val="000000"/>
          </w:rPr>
          <w:tag w:val="MENDELEY_CITATION_v3_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"/>
          <w:id w:val="1213542178"/>
          <w:placeholder>
            <w:docPart w:val="DefaultPlaceholder_-1854013440"/>
          </w:placeholder>
        </w:sdtPr>
        <w:sdtContent>
          <w:r w:rsidR="00617901" w:rsidRPr="00661C43">
            <w:rPr>
              <w:color w:val="000000"/>
            </w:rPr>
            <w:t>(Foster, 2011)</w:t>
          </w:r>
        </w:sdtContent>
      </w:sdt>
      <w:r w:rsidR="00EC2B80" w:rsidRPr="00661C43">
        <w:t xml:space="preserve"> Example illustration of color constancy data in CIE 1931 (x, y) </w:t>
      </w:r>
      <w:proofErr w:type="gramStart"/>
      <w:r w:rsidR="00EC2B80" w:rsidRPr="00661C43">
        <w:t>chromaticity</w:t>
      </w:r>
      <w:proofErr w:type="gramEnd"/>
      <w:r w:rsidR="00EC2B80" w:rsidRPr="00661C43">
        <w:t xml:space="preserve"> space (Data adapted from </w:t>
      </w:r>
      <w:sdt>
        <w:sdtPr>
          <w:rPr>
            <w:color w:val="000000"/>
          </w:rPr>
          <w:tag w:val="MENDELEY_CITATION_v3_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"/>
          <w:id w:val="-533646910"/>
          <w:placeholder>
            <w:docPart w:val="DefaultPlaceholder_-1854013440"/>
          </w:placeholder>
        </w:sdtPr>
        <w:sdtContent>
          <w:r w:rsidR="00617901" w:rsidRPr="00661C43">
            <w:rPr>
              <w:rFonts w:eastAsia="Times New Roman"/>
              <w:color w:val="000000"/>
            </w:rPr>
            <w:t>Arend &amp; Reeves (1986)</w:t>
          </w:r>
        </w:sdtContent>
      </w:sdt>
      <w:r w:rsidR="00EC2B80" w:rsidRPr="00661C43">
        <w:t xml:space="preserve">). The open circle represents the chromaticity of a test stimulus under a reference illuminant (6500K). The solid square shows the observer’s match to that stimulus under a different test illuminant (10,000K). The open square indicates the ideal match, corresponding to the chromaticity of the stimulus’ reflectance under the test illuminant. Color constancy is quantified using two common metrics: the color constancy index (CI = 1 – b/ a) and the </w:t>
      </w:r>
      <w:proofErr w:type="spellStart"/>
      <w:r w:rsidR="00EC2B80" w:rsidRPr="00661C43">
        <w:t>Brunswik</w:t>
      </w:r>
      <w:proofErr w:type="spellEnd"/>
      <w:r w:rsidR="00EC2B80" w:rsidRPr="00661C43">
        <w:t xml:space="preserve"> ratio (BR = c/ a), where a, b, and c are Euclidean distances between these points.</w:t>
      </w:r>
      <w:bookmarkEnd w:id="15"/>
      <w:bookmarkEnd w:id="16"/>
      <w:r w:rsidR="00EC2B80" w:rsidRPr="00D04CAB">
        <w:t xml:space="preserve"> </w:t>
      </w:r>
      <w:commentRangeEnd w:id="17"/>
      <w:r w:rsidR="006E00D4">
        <w:rPr>
          <w:rStyle w:val="CommentReference"/>
          <w:rFonts w:asciiTheme="minorHAnsi" w:hAnsiTheme="minorHAnsi" w:cstheme="minorBidi"/>
        </w:rPr>
        <w:commentReference w:id="17"/>
      </w:r>
    </w:p>
    <w:p w14:paraId="22541020" w14:textId="6AA61EF6" w:rsidR="00EC2B80" w:rsidRDefault="00EC2B80" w:rsidP="00AC4AAB">
      <w:pPr>
        <w:spacing w:line="480" w:lineRule="auto"/>
        <w:rPr>
          <w:rFonts w:ascii="Times New Roman" w:hAnsi="Times New Roman" w:cs="Times New Roman"/>
        </w:rPr>
      </w:pPr>
      <w:r w:rsidRPr="006B0FDB">
        <w:rPr>
          <w:rFonts w:ascii="Times New Roman" w:hAnsi="Times New Roman" w:cs="Times New Roman"/>
        </w:rPr>
        <w:t xml:space="preserve">In relation to Figure 1, </w:t>
      </w:r>
      <w:r>
        <w:rPr>
          <w:rFonts w:ascii="Times New Roman" w:hAnsi="Times New Roman" w:cs="Times New Roman"/>
        </w:rPr>
        <w:t>the</w:t>
      </w:r>
      <w:r w:rsidRPr="006B0FDB">
        <w:rPr>
          <w:rFonts w:ascii="Times New Roman" w:hAnsi="Times New Roman" w:cs="Times New Roman"/>
        </w:rPr>
        <w:t xml:space="preserve"> </w:t>
      </w:r>
      <w:r>
        <w:rPr>
          <w:rFonts w:ascii="Times New Roman" w:hAnsi="Times New Roman" w:cs="Times New Roman"/>
        </w:rPr>
        <w:t>C</w:t>
      </w:r>
      <w:r w:rsidRPr="006B0FDB">
        <w:rPr>
          <w:rFonts w:ascii="Times New Roman" w:hAnsi="Times New Roman" w:cs="Times New Roman"/>
        </w:rPr>
        <w:t xml:space="preserve">olor Constancy Index (CI) </w:t>
      </w:r>
      <w:r>
        <w:rPr>
          <w:rFonts w:ascii="Times New Roman" w:hAnsi="Times New Roman" w:cs="Times New Roman"/>
        </w:rPr>
        <w:t xml:space="preserve">is </w:t>
      </w:r>
      <w:r w:rsidRPr="006B0FDB">
        <w:rPr>
          <w:rFonts w:ascii="Times New Roman" w:hAnsi="Times New Roman" w:cs="Times New Roman"/>
        </w:rPr>
        <w:t>defined as</w:t>
      </w:r>
    </w:p>
    <w:p w14:paraId="2FA39685" w14:textId="57E16801" w:rsidR="00EF495E" w:rsidRPr="00EF495E" w:rsidRDefault="00000000" w:rsidP="00EF495E">
      <w:pPr>
        <w:spacing w:line="360" w:lineRule="auto"/>
        <w:jc w:val="center"/>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w:rPr>
                  <w:rFonts w:ascii="Cambria Math" w:hAnsi="Cambria Math" w:cs="Times New Roman"/>
                </w:rPr>
                <m:t>CI=1-</m:t>
              </m:r>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a</m:t>
                  </m:r>
                </m:den>
              </m:f>
              <m:r>
                <w:rPr>
                  <w:rFonts w:ascii="Cambria Math" w:eastAsiaTheme="minorEastAsia" w:hAnsi="Cambria Math" w:cs="Times New Roman"/>
                </w:rPr>
                <m:t xml:space="preserve"> </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5</m:t>
                  </m:r>
                </m:e>
              </m:d>
              <m:ctrlPr>
                <w:rPr>
                  <w:rFonts w:ascii="Cambria Math" w:hAnsi="Cambria Math" w:cs="Times New Roman"/>
                  <w:i/>
                </w:rPr>
              </m:ctrlPr>
            </m:e>
          </m:eqArr>
        </m:oMath>
      </m:oMathPara>
    </w:p>
    <w:p w14:paraId="795CEDEA" w14:textId="01FEB377" w:rsidR="00CE69B3" w:rsidRDefault="00EC2B80" w:rsidP="00CE69B3">
      <w:pPr>
        <w:spacing w:line="360" w:lineRule="auto"/>
        <w:rPr>
          <w:rFonts w:ascii="Times New Roman" w:hAnsi="Times New Roman" w:cs="Times New Roman"/>
        </w:rPr>
      </w:pPr>
      <w:r w:rsidRPr="006B0FDB">
        <w:rPr>
          <w:rFonts w:ascii="Times New Roman" w:hAnsi="Times New Roman" w:cs="Times New Roman"/>
        </w:rPr>
        <w:t xml:space="preserve">and the </w:t>
      </w:r>
      <w:proofErr w:type="spellStart"/>
      <w:r w:rsidRPr="006B0FDB">
        <w:rPr>
          <w:rFonts w:ascii="Times New Roman" w:hAnsi="Times New Roman" w:cs="Times New Roman"/>
        </w:rPr>
        <w:t>Brunswik</w:t>
      </w:r>
      <w:proofErr w:type="spellEnd"/>
      <w:r w:rsidRPr="006B0FDB">
        <w:rPr>
          <w:rFonts w:ascii="Times New Roman" w:hAnsi="Times New Roman" w:cs="Times New Roman"/>
        </w:rPr>
        <w:t xml:space="preserve"> Ratio (BR) </w:t>
      </w:r>
      <w:r>
        <w:rPr>
          <w:rFonts w:ascii="Times New Roman" w:hAnsi="Times New Roman" w:cs="Times New Roman"/>
        </w:rPr>
        <w:t xml:space="preserve">is </w:t>
      </w:r>
      <w:r w:rsidRPr="006B0FDB">
        <w:rPr>
          <w:rFonts w:ascii="Times New Roman" w:hAnsi="Times New Roman" w:cs="Times New Roman"/>
        </w:rPr>
        <w:t>defined as</w:t>
      </w:r>
    </w:p>
    <w:p w14:paraId="34BCE167" w14:textId="7E90DF55" w:rsidR="00EF495E" w:rsidRPr="00EF495E" w:rsidRDefault="00000000" w:rsidP="00CE69B3">
      <w:pPr>
        <w:spacing w:line="36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BR=</m:t>
              </m:r>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a</m:t>
                  </m:r>
                </m:den>
              </m:f>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6</m:t>
                  </m:r>
                </m:e>
              </m:d>
            </m:e>
          </m:eqArr>
        </m:oMath>
      </m:oMathPara>
    </w:p>
    <w:p w14:paraId="653E5E7B" w14:textId="70541207" w:rsidR="00EC2B80" w:rsidRDefault="00EC2B80" w:rsidP="00AC4AAB">
      <w:pPr>
        <w:spacing w:line="480" w:lineRule="auto"/>
        <w:rPr>
          <w:rFonts w:ascii="Times New Roman" w:hAnsi="Times New Roman" w:cs="Times New Roman"/>
        </w:rPr>
      </w:pPr>
      <w:r w:rsidRPr="006B0FDB">
        <w:rPr>
          <w:rFonts w:ascii="Times New Roman" w:hAnsi="Times New Roman" w:cs="Times New Roman"/>
        </w:rPr>
        <w:lastRenderedPageBreak/>
        <w:t xml:space="preserve">When the observer’s </w:t>
      </w:r>
      <w:r>
        <w:rPr>
          <w:rFonts w:ascii="Times New Roman" w:hAnsi="Times New Roman" w:cs="Times New Roman"/>
        </w:rPr>
        <w:t>match</w:t>
      </w:r>
      <w:r w:rsidRPr="006B0FDB">
        <w:rPr>
          <w:rFonts w:ascii="Times New Roman" w:hAnsi="Times New Roman" w:cs="Times New Roman"/>
        </w:rPr>
        <w:t xml:space="preserve"> lies directly along the line connecting the chromaticity of the reference and test illuminants (i.e., when the angle ϕ = 0), </w:t>
      </w:r>
      <w:r w:rsidR="00661C43">
        <w:rPr>
          <w:rFonts w:ascii="Times New Roman" w:hAnsi="Times New Roman" w:cs="Times New Roman"/>
        </w:rPr>
        <w:t xml:space="preserve">and the value is within 0 to 1, </w:t>
      </w:r>
      <w:r w:rsidRPr="006B0FDB">
        <w:rPr>
          <w:rFonts w:ascii="Times New Roman" w:hAnsi="Times New Roman" w:cs="Times New Roman"/>
        </w:rPr>
        <w:t xml:space="preserve">the </w:t>
      </w:r>
      <w:commentRangeStart w:id="18"/>
      <w:r w:rsidRPr="006B0FDB">
        <w:rPr>
          <w:rFonts w:ascii="Times New Roman" w:hAnsi="Times New Roman" w:cs="Times New Roman"/>
        </w:rPr>
        <w:t>CI and BR produce identical values</w:t>
      </w:r>
      <w:commentRangeEnd w:id="18"/>
      <w:r w:rsidR="001154B0">
        <w:rPr>
          <w:rStyle w:val="CommentReference"/>
        </w:rPr>
        <w:commentReference w:id="18"/>
      </w:r>
      <w:r w:rsidRPr="006B0FDB">
        <w:rPr>
          <w:rFonts w:ascii="Times New Roman" w:hAnsi="Times New Roman" w:cs="Times New Roman"/>
        </w:rPr>
        <w:t>.</w:t>
      </w:r>
      <w:r>
        <w:rPr>
          <w:rFonts w:ascii="Times New Roman" w:hAnsi="Times New Roman" w:cs="Times New Roman"/>
        </w:rPr>
        <w:t xml:space="preserve"> However, </w:t>
      </w:r>
      <w:r w:rsidRPr="00555D8D">
        <w:rPr>
          <w:rFonts w:ascii="Times New Roman" w:hAnsi="Times New Roman" w:cs="Times New Roman"/>
        </w:rPr>
        <w:t>they differ in how they handle deviations from the illuminant</w:t>
      </w:r>
      <w:r>
        <w:rPr>
          <w:rFonts w:ascii="Times New Roman" w:hAnsi="Times New Roman" w:cs="Times New Roman"/>
        </w:rPr>
        <w:t>-</w:t>
      </w:r>
      <w:r w:rsidRPr="00555D8D">
        <w:rPr>
          <w:rFonts w:ascii="Times New Roman" w:hAnsi="Times New Roman" w:cs="Times New Roman"/>
        </w:rPr>
        <w:t>change direction</w:t>
      </w:r>
      <w:r>
        <w:rPr>
          <w:rFonts w:ascii="Times New Roman" w:hAnsi="Times New Roman" w:cs="Times New Roman"/>
        </w:rPr>
        <w:t>.</w:t>
      </w:r>
      <w:r w:rsidRPr="00D362BB">
        <w:t xml:space="preserve"> </w:t>
      </w:r>
      <w:r>
        <w:rPr>
          <w:rFonts w:ascii="Times New Roman" w:hAnsi="Times New Roman" w:cs="Times New Roman"/>
        </w:rPr>
        <w:t>The</w:t>
      </w:r>
      <w:r w:rsidRPr="00D362BB">
        <w:rPr>
          <w:rFonts w:ascii="Times New Roman" w:hAnsi="Times New Roman" w:cs="Times New Roman"/>
        </w:rPr>
        <w:t xml:space="preserve"> </w:t>
      </w:r>
      <w:r>
        <w:rPr>
          <w:rFonts w:ascii="Times New Roman" w:hAnsi="Times New Roman" w:cs="Times New Roman"/>
        </w:rPr>
        <w:t>BR</w:t>
      </w:r>
      <w:r w:rsidRPr="00D362BB">
        <w:rPr>
          <w:rFonts w:ascii="Times New Roman" w:hAnsi="Times New Roman" w:cs="Times New Roman"/>
        </w:rPr>
        <w:t xml:space="preserve"> is often reported alongside the angle ϕ, which conveys the direction of the </w:t>
      </w:r>
      <w:r>
        <w:rPr>
          <w:rFonts w:ascii="Times New Roman" w:hAnsi="Times New Roman" w:cs="Times New Roman"/>
        </w:rPr>
        <w:t>deviation</w:t>
      </w:r>
      <w:r w:rsidRPr="00D362BB">
        <w:rPr>
          <w:rFonts w:ascii="Times New Roman" w:hAnsi="Times New Roman" w:cs="Times New Roman"/>
        </w:rPr>
        <w:t xml:space="preserve"> relative to the illuminant-change axis</w:t>
      </w:r>
      <w:r>
        <w:rPr>
          <w:rFonts w:ascii="Times New Roman" w:hAnsi="Times New Roman" w:cs="Times New Roman"/>
        </w:rPr>
        <w:t>.</w:t>
      </w:r>
      <w:r w:rsidRPr="00D362BB">
        <w:rPr>
          <w:rFonts w:ascii="Times New Roman" w:hAnsi="Times New Roman" w:cs="Times New Roman"/>
        </w:rPr>
        <w:t xml:space="preserve"> </w:t>
      </w:r>
      <w:r>
        <w:rPr>
          <w:rFonts w:ascii="Times New Roman" w:hAnsi="Times New Roman" w:cs="Times New Roman"/>
        </w:rPr>
        <w:t xml:space="preserve">However, since it’s not explicitly accounted for in the BR equation, </w:t>
      </w:r>
      <w:r w:rsidRPr="003F3CBE">
        <w:rPr>
          <w:rFonts w:ascii="Times New Roman" w:hAnsi="Times New Roman" w:cs="Times New Roman"/>
        </w:rPr>
        <w:t>it is possible for an observer’s match to fall far from the illuminant</w:t>
      </w:r>
      <w:r>
        <w:rPr>
          <w:rFonts w:ascii="Times New Roman" w:hAnsi="Times New Roman" w:cs="Times New Roman"/>
        </w:rPr>
        <w:t xml:space="preserve">-change </w:t>
      </w:r>
      <w:r w:rsidRPr="003F3CBE">
        <w:rPr>
          <w:rFonts w:ascii="Times New Roman" w:hAnsi="Times New Roman" w:cs="Times New Roman"/>
        </w:rPr>
        <w:t>line and still yield a BR &gt; 1, which may misleadingly suggest</w:t>
      </w:r>
      <w:r w:rsidR="00661C43">
        <w:rPr>
          <w:rFonts w:ascii="Times New Roman" w:hAnsi="Times New Roman" w:cs="Times New Roman"/>
        </w:rPr>
        <w:t xml:space="preserve"> over-constancy</w:t>
      </w:r>
      <w:r w:rsidRPr="003F3CBE">
        <w:rPr>
          <w:rFonts w:ascii="Times New Roman" w:hAnsi="Times New Roman" w:cs="Times New Roman"/>
        </w:rPr>
        <w:t>.</w:t>
      </w:r>
      <w:r>
        <w:rPr>
          <w:rFonts w:ascii="Times New Roman" w:hAnsi="Times New Roman" w:cs="Times New Roman"/>
        </w:rPr>
        <w:t xml:space="preserve"> On the other hand, </w:t>
      </w:r>
      <w:r w:rsidRPr="00D362BB">
        <w:rPr>
          <w:rFonts w:ascii="Times New Roman" w:hAnsi="Times New Roman" w:cs="Times New Roman"/>
        </w:rPr>
        <w:t xml:space="preserve">CI </w:t>
      </w:r>
      <w:r>
        <w:rPr>
          <w:rFonts w:ascii="Times New Roman" w:hAnsi="Times New Roman" w:cs="Times New Roman"/>
        </w:rPr>
        <w:t xml:space="preserve">also lacks a term to account for this deviation. </w:t>
      </w:r>
      <w:r w:rsidRPr="00D362BB">
        <w:rPr>
          <w:rFonts w:ascii="Times New Roman" w:hAnsi="Times New Roman" w:cs="Times New Roman"/>
        </w:rPr>
        <w:t>This means two observer matches with the same CI can differ greatly in how they deviate from the ideal match</w:t>
      </w:r>
      <w:r>
        <w:rPr>
          <w:rFonts w:ascii="Times New Roman" w:hAnsi="Times New Roman" w:cs="Times New Roman"/>
        </w:rPr>
        <w:t xml:space="preserve">, </w:t>
      </w:r>
      <w:r w:rsidRPr="00D362BB">
        <w:rPr>
          <w:rFonts w:ascii="Times New Roman" w:hAnsi="Times New Roman" w:cs="Times New Roman"/>
        </w:rPr>
        <w:t>in magnitude, direction, or both</w:t>
      </w:r>
      <w:r>
        <w:rPr>
          <w:rFonts w:ascii="Times New Roman" w:hAnsi="Times New Roman" w:cs="Times New Roman"/>
        </w:rPr>
        <w:t xml:space="preserve">. Thus, there are limitations when reducing the dimensionality of the observer matches from two dimensions to a single scalar. </w:t>
      </w:r>
    </w:p>
    <w:p w14:paraId="24BB8650" w14:textId="404F9175" w:rsidR="00EC2B80" w:rsidRPr="00824619" w:rsidRDefault="00EC2B80" w:rsidP="00AC4AAB">
      <w:pPr>
        <w:pStyle w:val="Body"/>
        <w:spacing w:line="480" w:lineRule="auto"/>
      </w:pPr>
      <w:r w:rsidRPr="00A05E9F">
        <w:t xml:space="preserve">To address this limitation, some researchers have modified the traditional metrics. For example, </w:t>
      </w:r>
      <w:sdt>
        <w:sdtPr>
          <w:rPr>
            <w:color w:val="000000"/>
          </w:rPr>
          <w:tag w:val="MENDELEY_CITATION_v3_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"/>
          <w:id w:val="-881557190"/>
          <w:placeholder>
            <w:docPart w:val="DefaultPlaceholder_-1854013440"/>
          </w:placeholder>
        </w:sdtPr>
        <w:sdtContent>
          <w:r w:rsidR="00617901" w:rsidRPr="00617901">
            <w:rPr>
              <w:color w:val="000000"/>
            </w:rPr>
            <w:t>Olkkonen et al. (2008)</w:t>
          </w:r>
        </w:sdtContent>
      </w:sdt>
      <w:r w:rsidRPr="00A05E9F">
        <w:t xml:space="preserve"> introduced a projection-based variant of the CI.</w:t>
      </w:r>
      <w:r w:rsidRPr="00824619">
        <w:t xml:space="preserve"> </w:t>
      </w:r>
      <w:r w:rsidR="00C71B2F">
        <w:t>They</w:t>
      </w:r>
      <w:r w:rsidRPr="00824619">
        <w:t xml:space="preserve"> calculate CI by first projecting the observer’s match onto the illuminant</w:t>
      </w:r>
      <w:r>
        <w:t>-</w:t>
      </w:r>
      <w:r w:rsidRPr="00824619">
        <w:t xml:space="preserve">change vector, then computing the ratio between the length of this projection and the </w:t>
      </w:r>
      <w:r>
        <w:t>illuminant line</w:t>
      </w:r>
    </w:p>
    <w:p w14:paraId="528EF7BF" w14:textId="488EF1D7" w:rsidR="00EF495E" w:rsidRPr="00EF495E" w:rsidRDefault="00000000" w:rsidP="00EC2B80">
      <w:pPr>
        <w:spacing w:line="360" w:lineRule="auto"/>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w:rPr>
                  <w:rFonts w:ascii="Cambria Math" w:hAnsi="Cambria Math" w:cs="Times New Roman"/>
                </w:rPr>
                <m:t>CI =</m:t>
              </m:r>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c · a</m:t>
                      </m:r>
                    </m:e>
                  </m:d>
                </m:num>
                <m:den>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2</m:t>
                      </m:r>
                    </m:sup>
                  </m:sSup>
                </m:den>
              </m:f>
              <m:r>
                <w:rPr>
                  <w:rFonts w:ascii="Cambria Math" w:eastAsiaTheme="minorEastAsia" w:hAnsi="Cambria Math" w:cs="Times New Roman"/>
                </w:rPr>
                <m:t xml:space="preserve"> </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7</m:t>
                  </m:r>
                </m:e>
              </m:d>
              <m:ctrlPr>
                <w:rPr>
                  <w:rFonts w:ascii="Cambria Math" w:hAnsi="Cambria Math" w:cs="Times New Roman"/>
                  <w:i/>
                </w:rPr>
              </m:ctrlPr>
            </m:e>
          </m:eqArr>
        </m:oMath>
      </m:oMathPara>
    </w:p>
    <w:p w14:paraId="62748E02" w14:textId="77777777" w:rsidR="00EC2B80" w:rsidRDefault="00EC2B80" w:rsidP="00AC4AAB">
      <w:pPr>
        <w:spacing w:line="480" w:lineRule="auto"/>
        <w:rPr>
          <w:rFonts w:ascii="Times New Roman" w:hAnsi="Times New Roman" w:cs="Times New Roman"/>
        </w:rPr>
      </w:pPr>
      <w:r w:rsidRPr="00824619">
        <w:rPr>
          <w:rFonts w:ascii="Times New Roman" w:hAnsi="Times New Roman" w:cs="Times New Roman"/>
        </w:rPr>
        <w:t xml:space="preserve">This method accounts for </w:t>
      </w:r>
      <w:r>
        <w:rPr>
          <w:rFonts w:ascii="Times New Roman" w:hAnsi="Times New Roman" w:cs="Times New Roman"/>
        </w:rPr>
        <w:t>observer matches</w:t>
      </w:r>
      <w:r w:rsidRPr="00824619">
        <w:rPr>
          <w:rFonts w:ascii="Times New Roman" w:hAnsi="Times New Roman" w:cs="Times New Roman"/>
        </w:rPr>
        <w:t xml:space="preserve"> that stray from the illuminant-change </w:t>
      </w:r>
      <w:r>
        <w:rPr>
          <w:rFonts w:ascii="Times New Roman" w:hAnsi="Times New Roman" w:cs="Times New Roman"/>
        </w:rPr>
        <w:t>line, which may help to normalize CI data. Even then, the direction of the observer match is</w:t>
      </w:r>
      <w:r w:rsidRPr="00B15AA8">
        <w:rPr>
          <w:rFonts w:ascii="Times New Roman" w:hAnsi="Times New Roman" w:cs="Times New Roman"/>
        </w:rPr>
        <w:t xml:space="preserve"> </w:t>
      </w:r>
      <w:r>
        <w:rPr>
          <w:rFonts w:ascii="Times New Roman" w:hAnsi="Times New Roman" w:cs="Times New Roman"/>
        </w:rPr>
        <w:t xml:space="preserve">lost. </w:t>
      </w:r>
      <w:r w:rsidRPr="00B15AA8">
        <w:rPr>
          <w:rFonts w:ascii="Times New Roman" w:hAnsi="Times New Roman" w:cs="Times New Roman"/>
        </w:rPr>
        <w:t xml:space="preserve">To address this in our study, we introduce an additional measure, </w:t>
      </w:r>
      <m:oMath>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uv</m:t>
            </m:r>
          </m:sub>
        </m:sSub>
      </m:oMath>
      <w:r w:rsidRPr="00B15AA8">
        <w:rPr>
          <w:rFonts w:ascii="Times New Roman" w:hAnsi="Times New Roman" w:cs="Times New Roman"/>
        </w:rPr>
        <w:t xml:space="preserve">, which captures the Euclidean distance of the observer’s match from the illuminant-change line. This metric provides insight into the magnitude </w:t>
      </w:r>
      <w:r>
        <w:rPr>
          <w:rFonts w:ascii="Times New Roman" w:hAnsi="Times New Roman" w:cs="Times New Roman"/>
        </w:rPr>
        <w:t xml:space="preserve">and direction </w:t>
      </w:r>
      <w:r w:rsidRPr="00B15AA8">
        <w:rPr>
          <w:rFonts w:ascii="Times New Roman" w:hAnsi="Times New Roman" w:cs="Times New Roman"/>
        </w:rPr>
        <w:t xml:space="preserve">of deviation. The exact implementation of this measure will be described </w:t>
      </w:r>
      <w:r>
        <w:rPr>
          <w:rFonts w:ascii="Times New Roman" w:hAnsi="Times New Roman" w:cs="Times New Roman"/>
        </w:rPr>
        <w:t xml:space="preserve">later </w:t>
      </w:r>
      <w:r w:rsidRPr="00B15AA8">
        <w:rPr>
          <w:rFonts w:ascii="Times New Roman" w:hAnsi="Times New Roman" w:cs="Times New Roman"/>
        </w:rPr>
        <w:t>in the Methods section.</w:t>
      </w:r>
      <w:r>
        <w:rPr>
          <w:rFonts w:ascii="Times New Roman" w:hAnsi="Times New Roman" w:cs="Times New Roman"/>
        </w:rPr>
        <w:t xml:space="preserve">  </w:t>
      </w:r>
    </w:p>
    <w:p w14:paraId="2C78C51C" w14:textId="764D1201" w:rsidR="00EC2B80" w:rsidRDefault="00EC2B80" w:rsidP="00AC4AAB">
      <w:pPr>
        <w:pStyle w:val="Body"/>
        <w:spacing w:line="480" w:lineRule="auto"/>
      </w:pPr>
      <w:r w:rsidRPr="00985EE1">
        <w:lastRenderedPageBreak/>
        <w:t xml:space="preserve">It is also important to note a limitation in the assumptions underlying Figure 1. </w:t>
      </w:r>
      <w:r>
        <w:t>For achromatic stimuli, i</w:t>
      </w:r>
      <w:r w:rsidRPr="00985EE1">
        <w:t xml:space="preserve">t assumes that the observer’s match under the reference illuminant is identical to the chromaticity of the stimulus under that illuminant. In practice, this is often not true. </w:t>
      </w:r>
      <w:sdt>
        <w:sdtPr>
          <w:rPr>
            <w:color w:val="000000"/>
          </w:rPr>
          <w:tag w:val="MENDELEY_CITATION_v3_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"/>
          <w:id w:val="-1442532702"/>
          <w:placeholder>
            <w:docPart w:val="DefaultPlaceholder_-1854013440"/>
          </w:placeholder>
        </w:sdtPr>
        <w:sdtContent>
          <w:r w:rsidR="00617901" w:rsidRPr="00617901">
            <w:rPr>
              <w:color w:val="000000"/>
            </w:rPr>
            <w:t>Brainard (1998)</w:t>
          </w:r>
        </w:sdtContent>
      </w:sdt>
      <w:r w:rsidRPr="00985EE1">
        <w:t xml:space="preserve"> found that observers may exhibit color constancy even when their achromatic matches do not coincide with the chromaticity of the </w:t>
      </w:r>
      <w:r>
        <w:t xml:space="preserve">reference </w:t>
      </w:r>
      <w:r w:rsidRPr="00985EE1">
        <w:t xml:space="preserve">illumination. This occurs because </w:t>
      </w:r>
      <w:r>
        <w:t>the</w:t>
      </w:r>
      <w:r w:rsidRPr="00985EE1">
        <w:t xml:space="preserve"> internal definition of "achromatic" can vary.</w:t>
      </w:r>
      <w:r>
        <w:t xml:space="preserve"> </w:t>
      </w:r>
      <w:r w:rsidRPr="00EE3FE5">
        <w:t xml:space="preserve">For example, </w:t>
      </w:r>
      <w:sdt>
        <w:sdtPr>
          <w:rPr>
            <w:color w:val="000000"/>
          </w:rPr>
          <w:tag w:val="MENDELEY_CITATION_v3_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"/>
          <w:id w:val="239833747"/>
          <w:placeholder>
            <w:docPart w:val="DefaultPlaceholder_-1854013440"/>
          </w:placeholder>
        </w:sdtPr>
        <w:sdtContent>
          <w:r w:rsidR="00617901" w:rsidRPr="00617901">
            <w:rPr>
              <w:color w:val="000000"/>
            </w:rPr>
            <w:t>Aston et al. (2019)</w:t>
          </w:r>
        </w:sdtContent>
      </w:sdt>
      <w:r>
        <w:t xml:space="preserve"> and </w:t>
      </w:r>
      <w:sdt>
        <w:sdtPr>
          <w:rPr>
            <w:color w:val="000000"/>
          </w:rPr>
          <w:tag w:val="MENDELEY_CITATION_v3_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"/>
          <w:id w:val="-1108268882"/>
          <w:placeholder>
            <w:docPart w:val="DefaultPlaceholder_-1854013440"/>
          </w:placeholder>
        </w:sdtPr>
        <w:sdtContent>
          <w:r w:rsidR="00617901" w:rsidRPr="00617901">
            <w:rPr>
              <w:color w:val="000000"/>
            </w:rPr>
            <w:t>Weiss et al. (2017)</w:t>
          </w:r>
        </w:sdtContent>
      </w:sdt>
      <w:r>
        <w:t xml:space="preserve"> found that there was a “blue-bias” in which</w:t>
      </w:r>
      <w:r w:rsidRPr="00EE3FE5">
        <w:t xml:space="preserve"> observers </w:t>
      </w:r>
      <w:r>
        <w:t>were less sensitive to</w:t>
      </w:r>
      <w:r w:rsidRPr="00EE3FE5">
        <w:t xml:space="preserve"> detecting blue-direction illumination changes</w:t>
      </w:r>
      <w:r>
        <w:t>. This s</w:t>
      </w:r>
      <w:r w:rsidRPr="00EE3FE5">
        <w:t>uggest</w:t>
      </w:r>
      <w:r>
        <w:t>s</w:t>
      </w:r>
      <w:r w:rsidRPr="00EE3FE5">
        <w:t xml:space="preserve"> that some individuals may perceive bluish </w:t>
      </w:r>
      <w:proofErr w:type="spellStart"/>
      <w:r w:rsidRPr="00EE3FE5">
        <w:t>chromaticities</w:t>
      </w:r>
      <w:proofErr w:type="spellEnd"/>
      <w:r w:rsidRPr="00EE3FE5">
        <w:t xml:space="preserve"> as achromatic, reflecting a perceptual bias in what is considered neutral.</w:t>
      </w:r>
      <w:r>
        <w:t xml:space="preserve"> </w:t>
      </w:r>
      <w:r w:rsidRPr="00E33E8F">
        <w:t xml:space="preserve">To correct </w:t>
      </w:r>
      <w:r>
        <w:t xml:space="preserve">for </w:t>
      </w:r>
      <w:r w:rsidRPr="00E33E8F">
        <w:t xml:space="preserve">this, </w:t>
      </w:r>
      <w:sdt>
        <w:sdtPr>
          <w:rPr>
            <w:color w:val="000000"/>
          </w:rPr>
          <w:tag w:val="MENDELEY_CITATION_v3_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"/>
          <w:id w:val="1563061390"/>
          <w:placeholder>
            <w:docPart w:val="DefaultPlaceholder_-1854013440"/>
          </w:placeholder>
        </w:sdtPr>
        <w:sdtContent>
          <w:r w:rsidR="00617901" w:rsidRPr="00617901">
            <w:rPr>
              <w:color w:val="000000"/>
            </w:rPr>
            <w:t>Brainard (1998)</w:t>
          </w:r>
        </w:sdtContent>
      </w:sdt>
      <w:r>
        <w:t xml:space="preserve"> </w:t>
      </w:r>
      <w:r w:rsidRPr="00E33E8F">
        <w:t xml:space="preserve">used a re-centering method based on </w:t>
      </w:r>
      <w:r>
        <w:t>the</w:t>
      </w:r>
      <w:r w:rsidRPr="00E33E8F">
        <w:t xml:space="preserve"> von Kries adaptation model, which adjusts the observer’s data to simulate what their </w:t>
      </w:r>
      <w:r>
        <w:t xml:space="preserve">test illuminant </w:t>
      </w:r>
      <w:r w:rsidRPr="00E33E8F">
        <w:t xml:space="preserve">matches would have looked like if they had exactly matched the reference illuminant. </w:t>
      </w:r>
      <w:r w:rsidRPr="00985EE1">
        <w:t>This approach normalizes the observer’s responses such that the match under the reference illuminant is treated as identical to the stimulus chromaticity, allowing for more consistent comparison of shifts across illuminants</w:t>
      </w:r>
      <w:r>
        <w:t xml:space="preserve"> and across observers.</w:t>
      </w:r>
    </w:p>
    <w:p w14:paraId="302E899B" w14:textId="36881EE3" w:rsidR="00EC2B80" w:rsidRDefault="00EC2B80" w:rsidP="00AC4AAB">
      <w:pPr>
        <w:spacing w:line="480" w:lineRule="auto"/>
        <w:rPr>
          <w:rFonts w:ascii="Times New Roman" w:hAnsi="Times New Roman" w:cs="Times New Roman"/>
        </w:rPr>
      </w:pPr>
      <w:r w:rsidRPr="007103BE">
        <w:rPr>
          <w:rFonts w:ascii="Times New Roman" w:hAnsi="Times New Roman" w:cs="Times New Roman"/>
        </w:rPr>
        <w:t xml:space="preserve">Over time, various versions of the color constancy index and </w:t>
      </w:r>
      <w:proofErr w:type="spellStart"/>
      <w:r w:rsidRPr="007103BE">
        <w:rPr>
          <w:rFonts w:ascii="Times New Roman" w:hAnsi="Times New Roman" w:cs="Times New Roman"/>
        </w:rPr>
        <w:t>Brunswik</w:t>
      </w:r>
      <w:proofErr w:type="spellEnd"/>
      <w:r w:rsidRPr="007103BE">
        <w:rPr>
          <w:rFonts w:ascii="Times New Roman" w:hAnsi="Times New Roman" w:cs="Times New Roman"/>
        </w:rPr>
        <w:t xml:space="preserve"> ratio have been developed. </w:t>
      </w:r>
      <w:r w:rsidRPr="00972896">
        <w:rPr>
          <w:rFonts w:ascii="Times New Roman" w:hAnsi="Times New Roman" w:cs="Times New Roman"/>
        </w:rPr>
        <w:t>While early studies established baseline definitions, later work has introduced variations in projection methods, distance metrics, and color spaces to better suit specific tasks. As a result, there is no universally accepted standard for measuring color constancy</w:t>
      </w:r>
      <w:r>
        <w:rPr>
          <w:rFonts w:ascii="Times New Roman" w:hAnsi="Times New Roman" w:cs="Times New Roman"/>
        </w:rPr>
        <w:t xml:space="preserve">. </w:t>
      </w:r>
      <w:r w:rsidRPr="00972896">
        <w:rPr>
          <w:rFonts w:ascii="Times New Roman" w:hAnsi="Times New Roman" w:cs="Times New Roman"/>
        </w:rPr>
        <w:t xml:space="preserve">Therefore, </w:t>
      </w:r>
      <w:r>
        <w:rPr>
          <w:rFonts w:ascii="Times New Roman" w:hAnsi="Times New Roman" w:cs="Times New Roman"/>
        </w:rPr>
        <w:t xml:space="preserve">the magnitude of </w:t>
      </w:r>
      <w:r w:rsidRPr="00972896">
        <w:rPr>
          <w:rFonts w:ascii="Times New Roman" w:hAnsi="Times New Roman" w:cs="Times New Roman"/>
        </w:rPr>
        <w:t>CI should only be interpreted within the context of a given study</w:t>
      </w:r>
      <w:r>
        <w:rPr>
          <w:rFonts w:ascii="Times New Roman" w:hAnsi="Times New Roman" w:cs="Times New Roman"/>
        </w:rPr>
        <w:t xml:space="preserve">. </w:t>
      </w:r>
      <w:r w:rsidRPr="00972896">
        <w:rPr>
          <w:rFonts w:ascii="Times New Roman" w:hAnsi="Times New Roman" w:cs="Times New Roman"/>
        </w:rPr>
        <w:t xml:space="preserve">In the following section, we discuss how different experimental methods influence </w:t>
      </w:r>
      <w:r>
        <w:rPr>
          <w:rFonts w:ascii="Times New Roman" w:hAnsi="Times New Roman" w:cs="Times New Roman"/>
        </w:rPr>
        <w:t>the measure of color constancy and analyze trends in the constancy indices.</w:t>
      </w:r>
    </w:p>
    <w:p w14:paraId="0461CF43" w14:textId="77777777" w:rsidR="00EC2B80" w:rsidRDefault="00EC2B80" w:rsidP="00AC4AAB">
      <w:pPr>
        <w:pStyle w:val="Section"/>
        <w:spacing w:line="480" w:lineRule="auto"/>
      </w:pPr>
      <w:bookmarkStart w:id="19" w:name="_Toc195975221"/>
      <w:r w:rsidRPr="00B60BA6">
        <w:lastRenderedPageBreak/>
        <w:t>2.</w:t>
      </w:r>
      <w:r>
        <w:t>3</w:t>
      </w:r>
      <w:r w:rsidRPr="00B60BA6">
        <w:t xml:space="preserve"> </w:t>
      </w:r>
      <w:r>
        <w:t>Color Constancy Experiment Methods</w:t>
      </w:r>
      <w:bookmarkEnd w:id="19"/>
    </w:p>
    <w:p w14:paraId="3758E98C" w14:textId="00A6F289" w:rsidR="00EC2B80" w:rsidRDefault="00EC2B80" w:rsidP="00AC4AAB">
      <w:pPr>
        <w:pStyle w:val="Body"/>
        <w:spacing w:line="480" w:lineRule="auto"/>
      </w:pPr>
      <w:r w:rsidRPr="00576CEA">
        <w:t xml:space="preserve">Psychophysical experiments evaluating color constancy under varying illumination conditions typically involve color matching tasks. These can be broadly categorized into three types: asymmetric matching (simultaneous or successive), color categorization, and achromatic matching. </w:t>
      </w:r>
      <w:r>
        <w:t>L</w:t>
      </w:r>
      <w:r w:rsidRPr="00576CEA">
        <w:t>aboratory measurements reveal wide variability</w:t>
      </w:r>
      <w:r>
        <w:t xml:space="preserve"> of color constancy </w:t>
      </w:r>
      <w:r w:rsidRPr="00576CEA">
        <w:t>from as low as 20% to as high as 80%</w:t>
      </w:r>
      <w:r>
        <w:t xml:space="preserve"> </w:t>
      </w:r>
      <w:r w:rsidRPr="00576CEA">
        <w:t xml:space="preserve">depending on the method, task, and available cues </w:t>
      </w:r>
      <w:sdt>
        <w:sdtPr>
          <w:rPr>
            <w:color w:val="000000"/>
          </w:rPr>
          <w:tag w:val="MENDELEY_CITATION_v3_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"/>
          <w:id w:val="-1546516888"/>
          <w:placeholder>
            <w:docPart w:val="DefaultPlaceholder_-1854013440"/>
          </w:placeholder>
        </w:sdtPr>
        <w:sdtContent>
          <w:r w:rsidR="00617901" w:rsidRPr="00617901">
            <w:rPr>
              <w:rFonts w:eastAsia="Times New Roman"/>
              <w:color w:val="000000"/>
            </w:rPr>
            <w:t>(</w:t>
          </w:r>
          <w:proofErr w:type="spellStart"/>
          <w:r w:rsidR="00617901" w:rsidRPr="00617901">
            <w:rPr>
              <w:rFonts w:eastAsia="Times New Roman"/>
              <w:color w:val="000000"/>
            </w:rPr>
            <w:t>Gegenfurtner</w:t>
          </w:r>
          <w:proofErr w:type="spellEnd"/>
          <w:r w:rsidR="00617901" w:rsidRPr="00617901">
            <w:rPr>
              <w:rFonts w:eastAsia="Times New Roman"/>
              <w:color w:val="000000"/>
            </w:rPr>
            <w:t xml:space="preserve"> et al., 2024; Kraft &amp; Brainard, 1999)</w:t>
          </w:r>
        </w:sdtContent>
      </w:sdt>
    </w:p>
    <w:p w14:paraId="69048024" w14:textId="77777777" w:rsidR="00EC2B80" w:rsidRDefault="00EC2B80" w:rsidP="00AC4AAB">
      <w:pPr>
        <w:pStyle w:val="Subsections"/>
        <w:spacing w:line="480" w:lineRule="auto"/>
      </w:pPr>
      <w:bookmarkStart w:id="20" w:name="_Toc195975222"/>
      <w:r>
        <w:t>2.3.1 Asymmetric Simultaneous and Successive Matching</w:t>
      </w:r>
      <w:bookmarkEnd w:id="20"/>
    </w:p>
    <w:p w14:paraId="6CB4CE93" w14:textId="2AAE3588" w:rsidR="00EC2B80" w:rsidRDefault="00EC2B80" w:rsidP="00AC4AAB">
      <w:pPr>
        <w:spacing w:line="480" w:lineRule="auto"/>
        <w:rPr>
          <w:rFonts w:ascii="Times New Roman" w:hAnsi="Times New Roman" w:cs="Times New Roman"/>
        </w:rPr>
      </w:pPr>
      <w:r w:rsidRPr="000D2AAA">
        <w:rPr>
          <w:rFonts w:ascii="Times New Roman" w:hAnsi="Times New Roman" w:cs="Times New Roman"/>
        </w:rPr>
        <w:t>Asymmetric matching has been a foundational approach in color constancy research. In this paradigm, observers match the color of a surface under one illuminant to that of another surface under a different illuminant, typically presented side-by-side (simultaneous) or sequentially (successive).</w:t>
      </w:r>
      <w:r>
        <w:rPr>
          <w:rFonts w:ascii="Times New Roman" w:hAnsi="Times New Roman" w:cs="Times New Roman"/>
        </w:rPr>
        <w:t xml:space="preserve"> </w:t>
      </w:r>
      <w:r w:rsidRPr="007321B2">
        <w:rPr>
          <w:rFonts w:ascii="Times New Roman" w:hAnsi="Times New Roman" w:cs="Times New Roman"/>
        </w:rPr>
        <w:t>Simultaneous</w:t>
      </w:r>
      <w:r>
        <w:rPr>
          <w:rFonts w:ascii="Times New Roman" w:hAnsi="Times New Roman" w:cs="Times New Roman"/>
        </w:rPr>
        <w:t xml:space="preserve"> </w:t>
      </w:r>
      <w:r w:rsidRPr="007321B2">
        <w:rPr>
          <w:rFonts w:ascii="Times New Roman" w:hAnsi="Times New Roman" w:cs="Times New Roman"/>
        </w:rPr>
        <w:t>matching has the drawback that adaptation to the two</w:t>
      </w:r>
      <w:r>
        <w:rPr>
          <w:rFonts w:ascii="Times New Roman" w:hAnsi="Times New Roman" w:cs="Times New Roman"/>
        </w:rPr>
        <w:t xml:space="preserve"> </w:t>
      </w:r>
      <w:r w:rsidRPr="007321B2">
        <w:rPr>
          <w:rFonts w:ascii="Times New Roman" w:hAnsi="Times New Roman" w:cs="Times New Roman"/>
        </w:rPr>
        <w:t xml:space="preserve">scenes will be </w:t>
      </w:r>
      <w:r>
        <w:rPr>
          <w:rFonts w:ascii="Times New Roman" w:hAnsi="Times New Roman" w:cs="Times New Roman"/>
        </w:rPr>
        <w:t>affected by</w:t>
      </w:r>
      <w:r w:rsidRPr="007321B2">
        <w:rPr>
          <w:rFonts w:ascii="Times New Roman" w:hAnsi="Times New Roman" w:cs="Times New Roman"/>
        </w:rPr>
        <w:t xml:space="preserve"> eye</w:t>
      </w:r>
      <w:r>
        <w:rPr>
          <w:rFonts w:ascii="Times New Roman" w:hAnsi="Times New Roman" w:cs="Times New Roman"/>
        </w:rPr>
        <w:t xml:space="preserve"> </w:t>
      </w:r>
      <w:r w:rsidRPr="007321B2">
        <w:rPr>
          <w:rFonts w:ascii="Times New Roman" w:hAnsi="Times New Roman" w:cs="Times New Roman"/>
        </w:rPr>
        <w:t xml:space="preserve">movements </w:t>
      </w:r>
      <w:r>
        <w:rPr>
          <w:rFonts w:ascii="Times New Roman" w:hAnsi="Times New Roman" w:cs="Times New Roman"/>
        </w:rPr>
        <w:t xml:space="preserve">back and forth between </w:t>
      </w:r>
      <w:r w:rsidRPr="007321B2">
        <w:rPr>
          <w:rFonts w:ascii="Times New Roman" w:hAnsi="Times New Roman" w:cs="Times New Roman"/>
        </w:rPr>
        <w:t xml:space="preserve">the two </w:t>
      </w:r>
      <w:r>
        <w:rPr>
          <w:rFonts w:ascii="Times New Roman" w:hAnsi="Times New Roman" w:cs="Times New Roman"/>
        </w:rPr>
        <w:t>parts</w:t>
      </w:r>
      <w:r w:rsidRPr="007321B2">
        <w:rPr>
          <w:rFonts w:ascii="Times New Roman" w:hAnsi="Times New Roman" w:cs="Times New Roman"/>
        </w:rPr>
        <w:t xml:space="preserve"> of the scene.</w:t>
      </w:r>
      <w:r>
        <w:rPr>
          <w:rFonts w:ascii="Times New Roman" w:hAnsi="Times New Roman" w:cs="Times New Roman"/>
        </w:rPr>
        <w:t xml:space="preserve"> </w:t>
      </w:r>
      <w:r w:rsidRPr="007321B2">
        <w:rPr>
          <w:rFonts w:ascii="Times New Roman" w:hAnsi="Times New Roman" w:cs="Times New Roman"/>
        </w:rPr>
        <w:t xml:space="preserve">Successive matching allows </w:t>
      </w:r>
      <w:r>
        <w:rPr>
          <w:rFonts w:ascii="Times New Roman" w:hAnsi="Times New Roman" w:cs="Times New Roman"/>
        </w:rPr>
        <w:t>more</w:t>
      </w:r>
      <w:r w:rsidRPr="007321B2">
        <w:rPr>
          <w:rFonts w:ascii="Times New Roman" w:hAnsi="Times New Roman" w:cs="Times New Roman"/>
        </w:rPr>
        <w:t xml:space="preserve"> control of</w:t>
      </w:r>
      <w:r>
        <w:rPr>
          <w:rFonts w:ascii="Times New Roman" w:hAnsi="Times New Roman" w:cs="Times New Roman"/>
        </w:rPr>
        <w:t xml:space="preserve"> the </w:t>
      </w:r>
      <w:r w:rsidRPr="007321B2">
        <w:rPr>
          <w:rFonts w:ascii="Times New Roman" w:hAnsi="Times New Roman" w:cs="Times New Roman"/>
        </w:rPr>
        <w:t xml:space="preserve">adaptation to the two illuminants, but </w:t>
      </w:r>
      <w:r>
        <w:rPr>
          <w:rFonts w:ascii="Times New Roman" w:hAnsi="Times New Roman" w:cs="Times New Roman"/>
        </w:rPr>
        <w:t>results</w:t>
      </w:r>
      <w:r w:rsidRPr="007321B2">
        <w:rPr>
          <w:rFonts w:ascii="Times New Roman" w:hAnsi="Times New Roman" w:cs="Times New Roman"/>
        </w:rPr>
        <w:t xml:space="preserve"> will</w:t>
      </w:r>
      <w:r>
        <w:rPr>
          <w:rFonts w:ascii="Times New Roman" w:hAnsi="Times New Roman" w:cs="Times New Roman"/>
        </w:rPr>
        <w:t xml:space="preserve"> </w:t>
      </w:r>
      <w:r w:rsidRPr="007321B2">
        <w:rPr>
          <w:rFonts w:ascii="Times New Roman" w:hAnsi="Times New Roman" w:cs="Times New Roman"/>
        </w:rPr>
        <w:t>depend on the observer’s ability to</w:t>
      </w:r>
      <w:r>
        <w:rPr>
          <w:rFonts w:ascii="Times New Roman" w:hAnsi="Times New Roman" w:cs="Times New Roman"/>
        </w:rPr>
        <w:t xml:space="preserve"> </w:t>
      </w:r>
      <w:r w:rsidRPr="007321B2">
        <w:rPr>
          <w:rFonts w:ascii="Times New Roman" w:hAnsi="Times New Roman" w:cs="Times New Roman"/>
        </w:rPr>
        <w:t>remember colo</w:t>
      </w:r>
      <w:r>
        <w:rPr>
          <w:rFonts w:ascii="Times New Roman" w:hAnsi="Times New Roman" w:cs="Times New Roman"/>
        </w:rPr>
        <w:t>rs</w:t>
      </w:r>
      <w:r w:rsidR="00585B38">
        <w:rPr>
          <w:rFonts w:ascii="Times New Roman" w:hAnsi="Times New Roman" w:cs="Times New Roman"/>
        </w:rPr>
        <w:t xml:space="preserve"> from previous scenes</w:t>
      </w:r>
      <w:r w:rsidRPr="007321B2">
        <w:rPr>
          <w:rFonts w:ascii="Times New Roman" w:hAnsi="Times New Roman" w:cs="Times New Roman"/>
        </w:rPr>
        <w:t xml:space="preserve">. </w:t>
      </w:r>
    </w:p>
    <w:p w14:paraId="6F65D403" w14:textId="639F26AC" w:rsidR="00EC2B80" w:rsidRDefault="00EC2B80" w:rsidP="00AC4AAB">
      <w:pPr>
        <w:pStyle w:val="Body"/>
        <w:spacing w:line="480" w:lineRule="auto"/>
      </w:pPr>
      <w:r>
        <w:t xml:space="preserve">Early simultaneous </w:t>
      </w:r>
      <w:r w:rsidRPr="000D2AAA">
        <w:t>asymmetric matching studies often use</w:t>
      </w:r>
      <w:r>
        <w:t>d</w:t>
      </w:r>
      <w:r w:rsidRPr="000D2AAA">
        <w:t xml:space="preserve"> </w:t>
      </w:r>
      <w:r>
        <w:t>one-dimensional</w:t>
      </w:r>
      <w:r w:rsidRPr="000D2AAA">
        <w:t>, computer-simulated stimuli presented on uniform</w:t>
      </w:r>
      <w:r>
        <w:t xml:space="preserve"> backgrounds</w:t>
      </w:r>
      <w:r w:rsidRPr="000D2AAA">
        <w:t xml:space="preserve">. For example, </w:t>
      </w:r>
      <w:sdt>
        <w:sdtPr>
          <w:rPr>
            <w:color w:val="000000"/>
          </w:rPr>
          <w:tag w:val="MENDELEY_CITATION_v3_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"/>
          <w:id w:val="-801994504"/>
          <w:placeholder>
            <w:docPart w:val="DefaultPlaceholder_-1854013440"/>
          </w:placeholder>
        </w:sdtPr>
        <w:sdtContent>
          <w:r w:rsidR="00617901" w:rsidRPr="00617901">
            <w:rPr>
              <w:rFonts w:eastAsia="Times New Roman"/>
              <w:color w:val="000000"/>
            </w:rPr>
            <w:t>Arend &amp; Reeves (1986)</w:t>
          </w:r>
        </w:sdtContent>
      </w:sdt>
      <w:r w:rsidRPr="000D2AAA">
        <w:t xml:space="preserve"> and </w:t>
      </w:r>
      <w:sdt>
        <w:sdtPr>
          <w:rPr>
            <w:color w:val="000000"/>
          </w:rPr>
          <w:tag w:val="MENDELEY_CITATION_v3_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"/>
          <w:id w:val="551748925"/>
          <w:placeholder>
            <w:docPart w:val="DefaultPlaceholder_-1854013440"/>
          </w:placeholder>
        </w:sdtPr>
        <w:sdtContent>
          <w:r w:rsidR="00617901" w:rsidRPr="00617901">
            <w:rPr>
              <w:color w:val="000000"/>
            </w:rPr>
            <w:t>Reeves et al. (1991)</w:t>
          </w:r>
        </w:sdtContent>
      </w:sdt>
      <w:r w:rsidRPr="000D2AAA">
        <w:t xml:space="preserve"> used Mondrian patterns of simulated Munsell </w:t>
      </w:r>
      <w:r w:rsidR="00C035EF">
        <w:t>papers</w:t>
      </w:r>
      <w:r w:rsidRPr="000D2AAA">
        <w:t xml:space="preserve"> displayed on CRT monitors under different illuminants. These experiments typically reported low color constancy, partly due to the simplified scene geometry and lack of natural viewing cues. Troost et al. and </w:t>
      </w:r>
      <w:proofErr w:type="spellStart"/>
      <w:r w:rsidRPr="000D2AAA">
        <w:t>Bäuml</w:t>
      </w:r>
      <w:proofErr w:type="spellEnd"/>
      <w:r w:rsidRPr="000D2AAA">
        <w:t xml:space="preserve"> replicated these setups and found similarly low constancy indices (e.g., </w:t>
      </w:r>
      <w:r>
        <w:t xml:space="preserve">BR = </w:t>
      </w:r>
      <w:r w:rsidRPr="000D2AAA">
        <w:t xml:space="preserve">0.4 and </w:t>
      </w:r>
      <w:r>
        <w:t xml:space="preserve">CI = </w:t>
      </w:r>
      <w:r w:rsidRPr="000D2AAA">
        <w:t>0.21, respectively).</w:t>
      </w:r>
      <w:r>
        <w:t xml:space="preserve"> Interestingly, </w:t>
      </w:r>
      <w:sdt>
        <w:sdtPr>
          <w:rPr>
            <w:color w:val="000000"/>
          </w:rPr>
          <w:tag w:val="MENDELEY_CITATION_v3_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"/>
          <w:id w:val="352546639"/>
          <w:placeholder>
            <w:docPart w:val="DefaultPlaceholder_-1854013440"/>
          </w:placeholder>
        </w:sdtPr>
        <w:sdtContent>
          <w:r w:rsidR="00617901" w:rsidRPr="00617901">
            <w:rPr>
              <w:color w:val="000000"/>
            </w:rPr>
            <w:t>Reeves et al. (1991)</w:t>
          </w:r>
        </w:sdtContent>
      </w:sdt>
      <w:r>
        <w:t xml:space="preserve"> found that by asking observers to adjust </w:t>
      </w:r>
      <w:r>
        <w:lastRenderedPageBreak/>
        <w:t xml:space="preserve">the stimuli so it appeared to come from the same piece of paper as the target improved constancy. This might be because observers perceived the stimulus as illuminated pieces of paper rather than an emissive image on the screen. </w:t>
      </w:r>
      <w:r w:rsidRPr="000C62D1">
        <w:t xml:space="preserve">Later studies </w:t>
      </w:r>
      <w:r>
        <w:t>implemented this task with real illuminated scenes</w:t>
      </w:r>
      <w:r w:rsidRPr="000C62D1">
        <w:t xml:space="preserve">. </w:t>
      </w:r>
      <w:sdt>
        <w:sdtPr>
          <w:rPr>
            <w:color w:val="000000"/>
          </w:rPr>
          <w:tag w:val="MENDELEY_CITATION_v3_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"/>
          <w:id w:val="118893307"/>
          <w:placeholder>
            <w:docPart w:val="DefaultPlaceholder_-1854013440"/>
          </w:placeholder>
        </w:sdtPr>
        <w:sdtContent>
          <w:r w:rsidR="00617901" w:rsidRPr="00617901">
            <w:rPr>
              <w:color w:val="000000"/>
            </w:rPr>
            <w:t>Brainard et al. (1997)</w:t>
          </w:r>
        </w:sdtContent>
      </w:sdt>
      <w:r w:rsidR="00CF425A">
        <w:rPr>
          <w:color w:val="000000"/>
        </w:rPr>
        <w:t xml:space="preserve">, </w:t>
      </w:r>
      <w:r w:rsidRPr="000C62D1">
        <w:t>for instance, used physical surfaces in a</w:t>
      </w:r>
      <w:r>
        <w:t xml:space="preserve"> </w:t>
      </w:r>
      <w:r w:rsidRPr="000C62D1">
        <w:t xml:space="preserve">room with </w:t>
      </w:r>
      <w:r>
        <w:t xml:space="preserve">multiple lighting conditions </w:t>
      </w:r>
      <w:r w:rsidRPr="000C62D1">
        <w:t xml:space="preserve">and found higher constancy (CI </w:t>
      </w:r>
      <w:r>
        <w:t>=</w:t>
      </w:r>
      <w:r w:rsidRPr="000C62D1">
        <w:t xml:space="preserve"> 0.60), suggesting that </w:t>
      </w:r>
      <w:r>
        <w:t xml:space="preserve">real </w:t>
      </w:r>
      <w:r w:rsidRPr="000C62D1">
        <w:t>lighting and surface interactions can significantly enhance performance in asymmetric tasks.</w:t>
      </w:r>
      <w:r>
        <w:t xml:space="preserve"> </w:t>
      </w:r>
    </w:p>
    <w:p w14:paraId="3083659C" w14:textId="5DF755AE" w:rsidR="00EC2B80" w:rsidRDefault="00EC2B80" w:rsidP="00AC4AAB">
      <w:pPr>
        <w:pStyle w:val="Body"/>
        <w:spacing w:line="480" w:lineRule="auto"/>
      </w:pPr>
      <w:r w:rsidRPr="00F939AE">
        <w:t xml:space="preserve">In successive asymmetric matching, observers view the same object under two different illuminants one after the other. Foster &amp; Amano (2001) reported higher constancy for successive (CI = 0.75) than simultaneous (CI = 0.66) matching. </w:t>
      </w:r>
      <w:r w:rsidR="001333D7" w:rsidRPr="001333D7">
        <w:t>However, their design involved alternating the stimuli</w:t>
      </w:r>
      <w:r w:rsidR="001333D7">
        <w:t xml:space="preserve"> condition</w:t>
      </w:r>
      <w:r w:rsidR="001333D7" w:rsidRPr="001333D7">
        <w:t xml:space="preserve"> every second, minimizing the impact of </w:t>
      </w:r>
      <w:r w:rsidR="001333D7">
        <w:t xml:space="preserve">color </w:t>
      </w:r>
      <w:r w:rsidR="001333D7" w:rsidRPr="001333D7">
        <w:t>memory. In contrast, studies where observers adapt to a stimulus for longer periods may be more susceptible to memory-related effects.</w:t>
      </w:r>
      <w:r w:rsidR="001333D7">
        <w:t xml:space="preserve"> </w:t>
      </w:r>
      <w:sdt>
        <w:sdtPr>
          <w:rPr>
            <w:color w:val="000000"/>
          </w:rPr>
          <w:tag w:val="MENDELEY_CITATION_v3_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"/>
          <w:id w:val="318695102"/>
          <w:placeholder>
            <w:docPart w:val="DefaultPlaceholder_-1854013440"/>
          </w:placeholder>
        </w:sdtPr>
        <w:sdtContent>
          <w:r w:rsidR="00617901" w:rsidRPr="00617901">
            <w:rPr>
              <w:rFonts w:eastAsia="Times New Roman"/>
              <w:color w:val="000000"/>
            </w:rPr>
            <w:t>Ling &amp; Hurlbert (2008)</w:t>
          </w:r>
        </w:sdtContent>
      </w:sdt>
      <w:r w:rsidRPr="004C53C3">
        <w:t xml:space="preserve"> highlighted this challenge, finding that even without a change in lighting, memory alone caused systematic matching errors</w:t>
      </w:r>
      <w:r>
        <w:t xml:space="preserve"> between stimuli</w:t>
      </w:r>
      <w:r w:rsidR="003C1701">
        <w:t xml:space="preserve"> after adapting for one minute</w:t>
      </w:r>
      <w:r>
        <w:t xml:space="preserve">. These errors significantly </w:t>
      </w:r>
      <w:r w:rsidRPr="004C53C3">
        <w:t>varied with the illumination</w:t>
      </w:r>
      <w:r>
        <w:t xml:space="preserve"> conditions</w:t>
      </w:r>
      <w:r w:rsidRPr="004C53C3">
        <w:t xml:space="preserve">, reference surface, and their interaction. </w:t>
      </w:r>
      <w:r>
        <w:t>Additionally, these color memory shifts are not easily predictable.</w:t>
      </w:r>
      <w:r w:rsidRPr="004C53C3">
        <w:t xml:space="preserve"> </w:t>
      </w:r>
      <w:r w:rsidRPr="001C0E04">
        <w:t xml:space="preserve">While </w:t>
      </w:r>
      <w:sdt>
        <w:sdtPr>
          <w:rPr>
            <w:color w:val="000000"/>
          </w:rPr>
          <w:tag w:val="MENDELEY_CITATION_v3_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"/>
          <w:id w:val="373049439"/>
          <w:placeholder>
            <w:docPart w:val="DefaultPlaceholder_-1854013440"/>
          </w:placeholder>
        </w:sdtPr>
        <w:sdtContent>
          <w:r w:rsidR="00617901" w:rsidRPr="00617901">
            <w:rPr>
              <w:color w:val="000000"/>
            </w:rPr>
            <w:t>Newhall et al. (1957)</w:t>
          </w:r>
        </w:sdtContent>
      </w:sdt>
      <w:r w:rsidRPr="001C0E04">
        <w:t xml:space="preserve"> found</w:t>
      </w:r>
      <w:r w:rsidRPr="004C53C3">
        <w:t xml:space="preserve"> that memory tends to </w:t>
      </w:r>
      <w:r>
        <w:t>increase</w:t>
      </w:r>
      <w:r w:rsidRPr="004C53C3">
        <w:t xml:space="preserve"> saturation</w:t>
      </w:r>
      <w:r>
        <w:t xml:space="preserve"> of the recalled color</w:t>
      </w:r>
      <w:r w:rsidRPr="004C53C3">
        <w:t xml:space="preserve">, </w:t>
      </w:r>
      <w:sdt>
        <w:sdtPr>
          <w:rPr>
            <w:color w:val="000000"/>
          </w:rPr>
          <w:tag w:val="MENDELEY_CITATION_v3_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"/>
          <w:id w:val="-512678710"/>
          <w:placeholder>
            <w:docPart w:val="DefaultPlaceholder_-1854013440"/>
          </w:placeholder>
        </w:sdtPr>
        <w:sdtContent>
          <w:r w:rsidR="00617901" w:rsidRPr="00617901">
            <w:rPr>
              <w:rFonts w:eastAsia="Times New Roman"/>
              <w:color w:val="000000"/>
            </w:rPr>
            <w:t>Jin &amp; Shevell (1996)</w:t>
          </w:r>
        </w:sdtContent>
      </w:sdt>
      <w:r w:rsidRPr="004C53C3">
        <w:t xml:space="preserve"> showed that memory errors </w:t>
      </w:r>
      <w:r>
        <w:t>in color constancy studies are not limited to one color dimension</w:t>
      </w:r>
      <w:r w:rsidRPr="004C53C3">
        <w:t>, especially in more complex, naturalistic scenes</w:t>
      </w:r>
      <w:r w:rsidRPr="00BA115A">
        <w:t>.</w:t>
      </w:r>
      <w:r>
        <w:t xml:space="preserve"> </w:t>
      </w:r>
    </w:p>
    <w:p w14:paraId="3BDDE884" w14:textId="77777777" w:rsidR="00EC2B80" w:rsidRDefault="00EC2B80" w:rsidP="00AC4AAB">
      <w:pPr>
        <w:pStyle w:val="Subsections"/>
        <w:spacing w:line="480" w:lineRule="auto"/>
      </w:pPr>
      <w:bookmarkStart w:id="21" w:name="_Toc195975223"/>
      <w:r>
        <w:t>2.3.2 Color Categorization</w:t>
      </w:r>
      <w:bookmarkEnd w:id="21"/>
    </w:p>
    <w:p w14:paraId="4B2DD76F" w14:textId="6D48CBB7" w:rsidR="00EC2B80" w:rsidRDefault="00EC2B80" w:rsidP="00AC4AAB">
      <w:pPr>
        <w:pStyle w:val="Body"/>
        <w:spacing w:line="480" w:lineRule="auto"/>
      </w:pPr>
      <w:r w:rsidRPr="00B60A37">
        <w:t>Other studies have used color categorization tasks to evaluate constancy. These approaches emphasize color identification and better reflect real-life perceptual goals, such as identifying ripe fruit or familiar objects</w:t>
      </w:r>
      <w:r>
        <w:t xml:space="preserve"> across illuminants</w:t>
      </w:r>
      <w:r w:rsidRPr="00B60A37">
        <w:t>.</w:t>
      </w:r>
      <w:r>
        <w:t xml:space="preserve"> </w:t>
      </w:r>
      <w:sdt>
        <w:sdtPr>
          <w:rPr>
            <w:color w:val="000000"/>
          </w:rPr>
          <w:tag w:val="MENDELEY_CITATION_v3_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"/>
          <w:id w:val="-1986158574"/>
          <w:placeholder>
            <w:docPart w:val="DefaultPlaceholder_-1854013440"/>
          </w:placeholder>
        </w:sdtPr>
        <w:sdtEndPr>
          <w:rPr>
            <w:highlight w:val="yellow"/>
          </w:rPr>
        </w:sdtEndPr>
        <w:sdtContent>
          <w:proofErr w:type="spellStart"/>
          <w:r w:rsidR="00617901" w:rsidRPr="00617901">
            <w:rPr>
              <w:rFonts w:eastAsia="Times New Roman"/>
              <w:color w:val="000000"/>
            </w:rPr>
            <w:t>Granzier</w:t>
          </w:r>
          <w:proofErr w:type="spellEnd"/>
          <w:r w:rsidR="00617901" w:rsidRPr="00617901">
            <w:rPr>
              <w:rFonts w:eastAsia="Times New Roman"/>
              <w:color w:val="000000"/>
            </w:rPr>
            <w:t xml:space="preserve"> &amp; </w:t>
          </w:r>
          <w:proofErr w:type="spellStart"/>
          <w:r w:rsidR="00617901" w:rsidRPr="00617901">
            <w:rPr>
              <w:rFonts w:eastAsia="Times New Roman"/>
              <w:color w:val="000000"/>
            </w:rPr>
            <w:t>Gegenfurtner</w:t>
          </w:r>
          <w:proofErr w:type="spellEnd"/>
          <w:r w:rsidR="00617901" w:rsidRPr="00617901">
            <w:rPr>
              <w:rFonts w:eastAsia="Times New Roman"/>
              <w:color w:val="000000"/>
            </w:rPr>
            <w:t xml:space="preserve"> (2012)</w:t>
          </w:r>
        </w:sdtContent>
      </w:sdt>
      <w:r w:rsidRPr="00B259E0">
        <w:t xml:space="preserve"> investigated the role of </w:t>
      </w:r>
      <w:r>
        <w:t>familiar</w:t>
      </w:r>
      <w:r w:rsidRPr="00B259E0">
        <w:t xml:space="preserve"> </w:t>
      </w:r>
      <w:r>
        <w:t xml:space="preserve">or “memory </w:t>
      </w:r>
      <w:r w:rsidRPr="00B259E0">
        <w:t>color</w:t>
      </w:r>
      <w:r>
        <w:t>s”</w:t>
      </w:r>
      <w:r w:rsidRPr="00B259E0">
        <w:t xml:space="preserve"> in color constancy using </w:t>
      </w:r>
      <w:r>
        <w:t xml:space="preserve">different scene </w:t>
      </w:r>
      <w:r w:rsidRPr="00B259E0">
        <w:t xml:space="preserve">types:  real objects </w:t>
      </w:r>
      <w:r w:rsidRPr="00B259E0">
        <w:lastRenderedPageBreak/>
        <w:t xml:space="preserve">with typical colors (e.g., red strawberries, yellow banana), </w:t>
      </w:r>
      <w:r>
        <w:t xml:space="preserve">and </w:t>
      </w:r>
      <w:r w:rsidRPr="00B259E0">
        <w:t>the same objects painted incongruently (e.g., blue strawberry)</w:t>
      </w:r>
      <w:r>
        <w:t xml:space="preserve">. </w:t>
      </w:r>
      <w:r w:rsidRPr="00B259E0">
        <w:t xml:space="preserve">Observers matched </w:t>
      </w:r>
      <w:r>
        <w:t xml:space="preserve">Munsell samples from the Munsell Book of Color to </w:t>
      </w:r>
      <w:r w:rsidRPr="00B259E0">
        <w:t>the color of Munsell papers placed within each scen</w:t>
      </w:r>
      <w:r>
        <w:t>e</w:t>
      </w:r>
      <w:r w:rsidRPr="00B259E0">
        <w:t xml:space="preserve">. Color constancy was highest in the first scene, suggesting that familiar, correctly colored objects enhance constancy for unfamiliar surfaces in the same scene. </w:t>
      </w:r>
      <w:r>
        <w:t>In a similar task</w:t>
      </w:r>
      <w:r w:rsidRPr="00B60A37">
        <w:t xml:space="preserve">, </w:t>
      </w:r>
      <w:sdt>
        <w:sdtPr>
          <w:rPr>
            <w:color w:val="000000"/>
          </w:rPr>
          <w:tag w:val="MENDELEY_CITATION_v3_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"/>
          <w:id w:val="-817334951"/>
          <w:placeholder>
            <w:docPart w:val="DefaultPlaceholder_-1854013440"/>
          </w:placeholder>
        </w:sdtPr>
        <w:sdtContent>
          <w:r w:rsidR="00617901" w:rsidRPr="00617901">
            <w:rPr>
              <w:color w:val="000000"/>
            </w:rPr>
            <w:t>Díaz-Barrancas et al. (2024)</w:t>
          </w:r>
        </w:sdtContent>
      </w:sdt>
      <w:r w:rsidRPr="00B60A37">
        <w:t xml:space="preserve"> asked participants to recall the color of personal objects under different illuminants and match them using Munsell chips. Under natural lighting and with familiar stimuli, participants showed high constancy</w:t>
      </w:r>
      <w:r>
        <w:t xml:space="preserve"> </w:t>
      </w:r>
      <w:r w:rsidRPr="00B60A37">
        <w:t xml:space="preserve">up to 90%. </w:t>
      </w:r>
      <w:r>
        <w:t>Another study</w:t>
      </w:r>
      <w:r w:rsidRPr="00B60A37">
        <w:t xml:space="preserve">, </w:t>
      </w:r>
      <w:sdt>
        <w:sdtPr>
          <w:rPr>
            <w:color w:val="000000"/>
          </w:rPr>
          <w:tag w:val="MENDELEY_CITATION_v3_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"/>
          <w:id w:val="1862856133"/>
          <w:placeholder>
            <w:docPart w:val="DefaultPlaceholder_-1854013440"/>
          </w:placeholder>
        </w:sdtPr>
        <w:sdtContent>
          <w:r w:rsidR="00617901" w:rsidRPr="00617901">
            <w:rPr>
              <w:color w:val="000000"/>
            </w:rPr>
            <w:t>Olkkonen et al. (2010),</w:t>
          </w:r>
        </w:sdtContent>
      </w:sdt>
      <w:r w:rsidRPr="00B60A37">
        <w:t xml:space="preserve"> had observers sort 450 Munsell samples into basic color categories across five daylight conditions and reported high constancy </w:t>
      </w:r>
      <w:r>
        <w:t xml:space="preserve">as well </w:t>
      </w:r>
      <w:r w:rsidRPr="00B60A37">
        <w:t xml:space="preserve">(CI = 0.92–1.2). These results </w:t>
      </w:r>
      <w:r>
        <w:t>show</w:t>
      </w:r>
      <w:r w:rsidRPr="00B60A37">
        <w:t xml:space="preserve"> how realistic stimuli, rich with contextual cues, supports stronger </w:t>
      </w:r>
      <w:r>
        <w:t>color constancy. It is important to note that the studies mentioned were conducted with real stimuli only.</w:t>
      </w:r>
    </w:p>
    <w:p w14:paraId="38AEA21B" w14:textId="77777777" w:rsidR="00EC2B80" w:rsidRDefault="00EC2B80" w:rsidP="00AC4AAB">
      <w:pPr>
        <w:pStyle w:val="Subsections"/>
        <w:spacing w:line="480" w:lineRule="auto"/>
      </w:pPr>
      <w:bookmarkStart w:id="22" w:name="_Toc195975224"/>
      <w:r>
        <w:t>2.3.3 Achromatic Matching</w:t>
      </w:r>
      <w:bookmarkEnd w:id="22"/>
    </w:p>
    <w:p w14:paraId="1E8DA50D" w14:textId="6AF3B3B5" w:rsidR="00EC2B80" w:rsidRDefault="00EC2B80" w:rsidP="00AC4AAB">
      <w:pPr>
        <w:pStyle w:val="Body"/>
        <w:spacing w:line="480" w:lineRule="auto"/>
      </w:pPr>
      <w:r>
        <w:t>In the a</w:t>
      </w:r>
      <w:r w:rsidRPr="00EA3FD9">
        <w:t>chromatic matching</w:t>
      </w:r>
      <w:r>
        <w:t xml:space="preserve"> task</w:t>
      </w:r>
      <w:r w:rsidRPr="00EA3FD9">
        <w:t xml:space="preserve">, observers adjust a test patch until it appears neutral gray under various illuminants. </w:t>
      </w:r>
      <w:r>
        <w:t xml:space="preserve">This task is relatively simple </w:t>
      </w:r>
      <w:r w:rsidR="00D657E0">
        <w:t xml:space="preserve">for observers </w:t>
      </w:r>
      <w:r w:rsidR="00A01271">
        <w:t xml:space="preserve">to understand </w:t>
      </w:r>
      <w:r>
        <w:t>compared to other methods, and the data from the task is straightforward to analyze</w:t>
      </w:r>
      <w:r w:rsidR="006F2D63">
        <w:t xml:space="preserve"> since </w:t>
      </w:r>
      <w:r w:rsidR="00626719">
        <w:t>the chromaticity of achromatic matches may be directly used to compute CI</w:t>
      </w:r>
      <w:r>
        <w:t xml:space="preserve">. </w:t>
      </w:r>
      <w:sdt>
        <w:sdtPr>
          <w:rPr>
            <w:color w:val="000000"/>
          </w:rPr>
          <w:tag w:val="MENDELEY_CITATION_v3_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"/>
          <w:id w:val="-1602950450"/>
          <w:placeholder>
            <w:docPart w:val="DefaultPlaceholder_-1854013440"/>
          </w:placeholder>
        </w:sdtPr>
        <w:sdtContent>
          <w:r w:rsidR="00617901" w:rsidRPr="00617901">
            <w:rPr>
              <w:color w:val="000000"/>
            </w:rPr>
            <w:t>Brainard (1998)</w:t>
          </w:r>
        </w:sdtContent>
      </w:sdt>
      <w:r w:rsidRPr="00B11513">
        <w:t xml:space="preserve"> found high levels of constancy (CI </w:t>
      </w:r>
      <w:r>
        <w:t>=</w:t>
      </w:r>
      <w:r w:rsidRPr="00B11513">
        <w:t xml:space="preserve"> 0.80–0.90) using this method, with varying background colors. </w:t>
      </w:r>
      <w:sdt>
        <w:sdtPr>
          <w:rPr>
            <w:color w:val="000000"/>
          </w:rPr>
          <w:tag w:val="MENDELEY_CITATION_v3_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"/>
          <w:id w:val="545266976"/>
          <w:placeholder>
            <w:docPart w:val="DefaultPlaceholder_-1854013440"/>
          </w:placeholder>
        </w:sdtPr>
        <w:sdtContent>
          <w:r w:rsidR="00617901" w:rsidRPr="00617901">
            <w:rPr>
              <w:rFonts w:eastAsia="Times New Roman"/>
              <w:color w:val="000000"/>
            </w:rPr>
            <w:t>Kraft &amp; Brainard (1999)</w:t>
          </w:r>
        </w:sdtContent>
      </w:sdt>
      <w:r w:rsidRPr="00B11513">
        <w:t xml:space="preserve"> confirmed that constancy increases when scenes contain multiple valid cues to the illuminant, reaching 0.83 in conditions where all cues were present.</w:t>
      </w:r>
      <w:r>
        <w:t xml:space="preserve"> Other studies support this claim as well </w:t>
      </w:r>
      <w:sdt>
        <w:sdtPr>
          <w:rPr>
            <w:color w:val="000000"/>
          </w:rPr>
          <w:tag w:val="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"/>
          <w:id w:val="-987163156"/>
          <w:placeholder>
            <w:docPart w:val="DefaultPlaceholder_-1854013440"/>
          </w:placeholder>
        </w:sdtPr>
        <w:sdtContent>
          <w:r w:rsidR="00617901" w:rsidRPr="00617901">
            <w:rPr>
              <w:rFonts w:eastAsia="Times New Roman"/>
              <w:color w:val="000000"/>
            </w:rPr>
            <w:t>(Jin &amp; Shevell, 1996; Kraft et al., 2002; Kraft &amp; Brainard, 1999; Yang &amp; Maloney, 2001)</w:t>
          </w:r>
        </w:sdtContent>
      </w:sdt>
      <w:r w:rsidRPr="00C07966">
        <w:t xml:space="preserve"> </w:t>
      </w:r>
      <w:sdt>
        <w:sdtPr>
          <w:rPr>
            <w:color w:val="000000"/>
          </w:rPr>
          <w:tag w:val="MENDELEY_CITATION_v3_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"/>
          <w:id w:val="428942875"/>
          <w:placeholder>
            <w:docPart w:val="DefaultPlaceholder_-1854013440"/>
          </w:placeholder>
        </w:sdtPr>
        <w:sdtContent>
          <w:r w:rsidR="00617901" w:rsidRPr="00617901">
            <w:rPr>
              <w:color w:val="000000"/>
            </w:rPr>
            <w:t>Olkkonen et al. (2008)</w:t>
          </w:r>
        </w:sdtContent>
      </w:sdt>
      <w:r>
        <w:t xml:space="preserve"> </w:t>
      </w:r>
      <w:r w:rsidRPr="00DC4163">
        <w:t>studied the effect of memory colors on color appearance by presenting</w:t>
      </w:r>
      <w:r>
        <w:t xml:space="preserve"> </w:t>
      </w:r>
      <w:r w:rsidRPr="00DC4163">
        <w:t xml:space="preserve">photographs of fruit on a monitor under various simulated illuminations and by asking </w:t>
      </w:r>
      <w:r w:rsidRPr="00DC4163">
        <w:lastRenderedPageBreak/>
        <w:t>observers to make achromatic</w:t>
      </w:r>
      <w:r>
        <w:t xml:space="preserve"> matches. They found that </w:t>
      </w:r>
      <w:r w:rsidRPr="001E309A">
        <w:t>achromatic settings for</w:t>
      </w:r>
      <w:r>
        <w:t xml:space="preserve"> </w:t>
      </w:r>
      <w:r w:rsidRPr="001E309A">
        <w:t>fruit were systematically biased toward the opposite direction of a fruit’s memory</w:t>
      </w:r>
      <w:r>
        <w:t xml:space="preserve"> </w:t>
      </w:r>
      <w:r w:rsidRPr="001E309A">
        <w:t>color</w:t>
      </w:r>
      <w:r>
        <w:t xml:space="preserve">, indicating the shape of the stimulus matters for constancy. </w:t>
      </w:r>
      <w:commentRangeStart w:id="23"/>
      <w:commentRangeStart w:id="24"/>
      <w:r w:rsidRPr="00B11513">
        <w:t xml:space="preserve">Although achromatic matching only evaluates the constancy of gray </w:t>
      </w:r>
      <w:r>
        <w:t>stimuli</w:t>
      </w:r>
      <w:commentRangeEnd w:id="23"/>
      <w:r w:rsidR="00E511FF">
        <w:rPr>
          <w:rStyle w:val="CommentReference"/>
          <w:rFonts w:asciiTheme="minorHAnsi" w:hAnsiTheme="minorHAnsi" w:cstheme="minorBidi"/>
        </w:rPr>
        <w:commentReference w:id="23"/>
      </w:r>
      <w:commentRangeEnd w:id="24"/>
      <w:r w:rsidR="00D54769">
        <w:rPr>
          <w:rStyle w:val="CommentReference"/>
          <w:rFonts w:asciiTheme="minorHAnsi" w:hAnsiTheme="minorHAnsi" w:cstheme="minorBidi"/>
        </w:rPr>
        <w:commentReference w:id="24"/>
      </w:r>
      <w:r w:rsidRPr="00B11513">
        <w:t xml:space="preserve">, </w:t>
      </w:r>
      <w:sdt>
        <w:sdtPr>
          <w:rPr>
            <w:color w:val="000000"/>
          </w:rPr>
          <w:tag w:val="MENDELEY_CITATION_v3_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"/>
          <w:id w:val="-1004659563"/>
          <w:placeholder>
            <w:docPart w:val="DefaultPlaceholder_-1854013440"/>
          </w:placeholder>
        </w:sdtPr>
        <w:sdtContent>
          <w:r w:rsidR="00617901" w:rsidRPr="00617901">
            <w:rPr>
              <w:rFonts w:eastAsia="Times New Roman"/>
              <w:color w:val="000000"/>
            </w:rPr>
            <w:t>Speigle &amp; Brainard (1999)</w:t>
          </w:r>
        </w:sdtContent>
      </w:sdt>
      <w:r w:rsidRPr="00B11513">
        <w:t xml:space="preserve"> demonstrated that such data, when modeled appropriately, can be used to predict chromatic constancy as well.</w:t>
      </w:r>
      <w:r>
        <w:t xml:space="preserve"> </w:t>
      </w:r>
    </w:p>
    <w:p w14:paraId="3B01A2E3" w14:textId="77777777" w:rsidR="00EC2B80" w:rsidRDefault="00EC2B80" w:rsidP="00AC4AAB">
      <w:pPr>
        <w:pStyle w:val="Section"/>
        <w:spacing w:line="480" w:lineRule="auto"/>
      </w:pPr>
      <w:bookmarkStart w:id="25" w:name="_Toc195975225"/>
      <w:r w:rsidRPr="00B60BA6">
        <w:t>2.4 Color constancy in VR</w:t>
      </w:r>
      <w:bookmarkEnd w:id="25"/>
    </w:p>
    <w:p w14:paraId="48D2BD06" w14:textId="44D2ABDF" w:rsidR="00EC2B80" w:rsidRPr="00EA1DF1" w:rsidRDefault="00EC2B80" w:rsidP="00AC4AAB">
      <w:pPr>
        <w:pStyle w:val="Body"/>
        <w:spacing w:line="480" w:lineRule="auto"/>
      </w:pPr>
      <w:r w:rsidRPr="00EA1DF1">
        <w:t>Color constancy has been a topic of interest in virtual reality (VR) research due to its implications for creating immersive experiences</w:t>
      </w:r>
      <w:r>
        <w:t xml:space="preserve"> that mimic real life</w:t>
      </w:r>
      <w:r w:rsidRPr="00EA1DF1">
        <w:t>.</w:t>
      </w:r>
      <w:r w:rsidRPr="00FD4407">
        <w:t xml:space="preserve"> It also overcomes many of the physical and logistical limitations of traditional lab setups</w:t>
      </w:r>
      <w:r>
        <w:t xml:space="preserve">, making it useful for conducting visual experiments. </w:t>
      </w:r>
      <w:r w:rsidRPr="00EA1DF1">
        <w:t xml:space="preserve">However, </w:t>
      </w:r>
      <w:r w:rsidR="0E913566" w:rsidRPr="5D4E87D9">
        <w:t xml:space="preserve">little </w:t>
      </w:r>
      <w:r w:rsidRPr="5D4E87D9">
        <w:t>research</w:t>
      </w:r>
      <w:r w:rsidRPr="00EA1DF1">
        <w:t xml:space="preserve"> </w:t>
      </w:r>
      <w:r>
        <w:t xml:space="preserve">has been </w:t>
      </w:r>
      <w:r w:rsidRPr="00EA1DF1">
        <w:t>done to evaluate color constancy</w:t>
      </w:r>
      <w:r>
        <w:t xml:space="preserve"> in a head-mounted display with real-time rendering engines</w:t>
      </w:r>
      <w:r w:rsidRPr="00EA1DF1">
        <w:t xml:space="preserve">. </w:t>
      </w:r>
      <w:sdt>
        <w:sdtPr>
          <w:rPr>
            <w:color w:val="000000"/>
          </w:rPr>
          <w:tag w:val="MENDELEY_CITATION_v3_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"/>
          <w:id w:val="1036006564"/>
          <w:placeholder>
            <w:docPart w:val="DefaultPlaceholder_-1854013440"/>
          </w:placeholder>
        </w:sdtPr>
        <w:sdtContent>
          <w:r w:rsidR="00617901" w:rsidRPr="00617901">
            <w:rPr>
              <w:color w:val="000000"/>
            </w:rPr>
            <w:t>Gil Rodríguez et al. (2022)</w:t>
          </w:r>
        </w:sdtContent>
      </w:sdt>
      <w:r w:rsidRPr="00F34D58">
        <w:t xml:space="preserve"> demonstrated that high levels of color constancy</w:t>
      </w:r>
      <w:r>
        <w:t xml:space="preserve"> (CI = 0.85 to 0.94) </w:t>
      </w:r>
      <w:r w:rsidRPr="00F34D58">
        <w:t xml:space="preserve">can be achieved in VR using a head-mounted display (HTC </w:t>
      </w:r>
      <w:proofErr w:type="spellStart"/>
      <w:r w:rsidRPr="00F34D58">
        <w:t>Vive</w:t>
      </w:r>
      <w:proofErr w:type="spellEnd"/>
      <w:r w:rsidRPr="00F34D58">
        <w:t xml:space="preserve"> Pro Eye)</w:t>
      </w:r>
      <w:r>
        <w:t xml:space="preserve"> with Unreal Engine</w:t>
      </w:r>
      <w:r w:rsidRPr="00F34D58">
        <w:t xml:space="preserve"> in a</w:t>
      </w:r>
      <w:r>
        <w:t xml:space="preserve"> successive forced-choice matching task</w:t>
      </w:r>
      <w:r w:rsidRPr="00F34D58">
        <w:t xml:space="preserve">. Observers viewed a gray lizard under neutral illumination in a complex virtual office scene, then selected the matching lizard from five options after the scene was </w:t>
      </w:r>
      <w:r>
        <w:t>rendered</w:t>
      </w:r>
      <w:r w:rsidRPr="00F34D58">
        <w:t xml:space="preserve"> with a different colored light. A follow-up study </w:t>
      </w:r>
      <w:sdt>
        <w:sdtPr>
          <w:rPr>
            <w:color w:val="000000"/>
          </w:rPr>
          <w:tag w:val="MENDELEY_CITATION_v3_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"/>
          <w:id w:val="-1071585812"/>
          <w:placeholder>
            <w:docPart w:val="DefaultPlaceholder_-1854013440"/>
          </w:placeholder>
        </w:sdtPr>
        <w:sdtContent>
          <w:r w:rsidR="00617901" w:rsidRPr="00617901">
            <w:rPr>
              <w:color w:val="000000"/>
            </w:rPr>
            <w:t>(Gil Rodríguez et al., 2024)</w:t>
          </w:r>
        </w:sdtContent>
      </w:sdt>
      <w:r w:rsidRPr="00F34D58">
        <w:t xml:space="preserve"> further examined how different visual cues contribute to constancy in VR, using both indoor and outdoor environments. Mirroring the foundational work of </w:t>
      </w:r>
      <w:sdt>
        <w:sdtPr>
          <w:rPr>
            <w:color w:val="000000"/>
          </w:rPr>
          <w:tag w:val="MENDELEY_CITATION_v3_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"/>
          <w:id w:val="1267045212"/>
          <w:placeholder>
            <w:docPart w:val="DefaultPlaceholder_-1854013440"/>
          </w:placeholder>
        </w:sdtPr>
        <w:sdtContent>
          <w:r w:rsidR="00617901" w:rsidRPr="00617901">
            <w:rPr>
              <w:rFonts w:eastAsia="Times New Roman"/>
              <w:color w:val="000000"/>
            </w:rPr>
            <w:t>Kraft &amp; Brainard (1999)</w:t>
          </w:r>
        </w:sdtContent>
      </w:sdt>
      <w:r w:rsidRPr="00F34D58">
        <w:t>, they tested the effects of silencing key illuminant cues and found that constancy declined when removing the local surround</w:t>
      </w:r>
      <w:r>
        <w:t xml:space="preserve"> (background color)</w:t>
      </w:r>
      <w:r w:rsidRPr="00F34D58">
        <w:t>, maximum flux (the brightest region of the scene), and spatial mean (average scene color). These findings support the idea that constancy in VR relies on the same fundamental mechanisms as in real-world scenes and highlight VR’s potential for systematically studying these mechanisms in controlled but immersive contexts.</w:t>
      </w:r>
    </w:p>
    <w:p w14:paraId="57AA71DC" w14:textId="3FB18E49" w:rsidR="00EC2B80" w:rsidRPr="00AC3559" w:rsidRDefault="00000000" w:rsidP="00AC4AAB">
      <w:pPr>
        <w:pStyle w:val="Body"/>
        <w:spacing w:line="480" w:lineRule="auto"/>
      </w:pPr>
      <w:sdt>
        <w:sdtPr>
          <w:rPr>
            <w:color w:val="000000"/>
          </w:rPr>
          <w:tag w:val="MENDELEY_CITATION_v3_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"/>
          <w:id w:val="1728029352"/>
          <w:placeholder>
            <w:docPart w:val="DefaultPlaceholder_-1854013440"/>
          </w:placeholder>
        </w:sdtPr>
        <w:sdtContent>
          <w:proofErr w:type="spellStart"/>
          <w:r w:rsidR="00617901" w:rsidRPr="00617901">
            <w:rPr>
              <w:rFonts w:eastAsia="Times New Roman"/>
              <w:color w:val="000000"/>
            </w:rPr>
            <w:t>Duay</w:t>
          </w:r>
          <w:proofErr w:type="spellEnd"/>
          <w:r w:rsidR="00617901" w:rsidRPr="00617901">
            <w:rPr>
              <w:rFonts w:eastAsia="Times New Roman"/>
              <w:color w:val="000000"/>
            </w:rPr>
            <w:t xml:space="preserve"> &amp; Nagai (2025)</w:t>
          </w:r>
        </w:sdtContent>
      </w:sdt>
      <w:r w:rsidR="00EC2B80" w:rsidRPr="00490BBA">
        <w:t xml:space="preserve"> investigated how field of view (</w:t>
      </w:r>
      <w:proofErr w:type="spellStart"/>
      <w:r w:rsidR="00EC2B80" w:rsidRPr="00490BBA">
        <w:t>FoV</w:t>
      </w:r>
      <w:proofErr w:type="spellEnd"/>
      <w:r w:rsidR="00EC2B80" w:rsidRPr="00490BBA">
        <w:t xml:space="preserve">) in VR affects color constancy using a Meta Quest Pro HMD and Three.js rendering software. Scenes were rendered with three horizontal </w:t>
      </w:r>
      <w:proofErr w:type="spellStart"/>
      <w:r w:rsidR="00EC2B80" w:rsidRPr="00490BBA">
        <w:t>FoVs</w:t>
      </w:r>
      <w:proofErr w:type="spellEnd"/>
      <w:r w:rsidR="00EC2B80" w:rsidRPr="00490BBA">
        <w:t>: 27°, 48°, and 105°. To assess surface color perception, they used a ratio scaling method. Observers judged the colorfulness of a test patch on a scale from 0 to 10, identified its dominant hue pair (red-green or blue-yellow), and estimated the relative proportion of the two hues. These responses were converted into opponent color coordinates and plotted on a polar diagram similar to the CIE a*b* space to calculate color constancy indices</w:t>
      </w:r>
      <w:r w:rsidR="00EC2B80">
        <w:t xml:space="preserve">. </w:t>
      </w:r>
      <w:r w:rsidR="00EC2B80" w:rsidRPr="00490BBA">
        <w:t xml:space="preserve">Results showed that color constancy significantly improved with larger </w:t>
      </w:r>
      <w:proofErr w:type="spellStart"/>
      <w:r w:rsidR="00EC2B80" w:rsidRPr="00490BBA">
        <w:t>FoVs</w:t>
      </w:r>
      <w:proofErr w:type="spellEnd"/>
      <w:r w:rsidR="00EC2B80" w:rsidRPr="00490BBA">
        <w:t xml:space="preserve">, with the highest CI observed at 105°. These findings align with previous studies </w:t>
      </w:r>
      <w:r w:rsidR="00DC2F3C">
        <w:t>in real environments and</w:t>
      </w:r>
      <w:r w:rsidR="000029ED">
        <w:t xml:space="preserve"> those using</w:t>
      </w:r>
      <w:r w:rsidR="00DC2F3C">
        <w:t xml:space="preserve"> flat-displays</w:t>
      </w:r>
      <w:r w:rsidR="00EC2B80" w:rsidRPr="00490BBA">
        <w:t>, which also reported increased color constancy with wider fields of view</w:t>
      </w:r>
      <w:r w:rsidR="00EC2B80">
        <w:t>.</w:t>
      </w:r>
      <w:r w:rsidR="00EC2B80" w:rsidRPr="003C5FEA">
        <w:t xml:space="preserve"> </w:t>
      </w:r>
      <w:sdt>
        <w:sdtPr>
          <w:rPr>
            <w:color w:val="000000"/>
          </w:rPr>
          <w:tag w:val="MENDELEY_CITATION_v3_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"/>
          <w:id w:val="185647017"/>
          <w:placeholder>
            <w:docPart w:val="DefaultPlaceholder_-1854013440"/>
          </w:placeholder>
        </w:sdtPr>
        <w:sdtEndPr>
          <w:rPr>
            <w:highlight w:val="yellow"/>
          </w:rPr>
        </w:sdtEndPr>
        <w:sdtContent>
          <w:r w:rsidR="00617901" w:rsidRPr="00617901">
            <w:rPr>
              <w:rFonts w:eastAsia="Times New Roman"/>
              <w:color w:val="000000"/>
            </w:rPr>
            <w:t>M. D. Fairchild &amp; Lennie (1992)</w:t>
          </w:r>
        </w:sdtContent>
      </w:sdt>
      <w:r w:rsidR="00EC2B80" w:rsidRPr="003C5FEA">
        <w:t xml:space="preserve"> found that increasing the adapting field size from 0.5° to 10° on CRT displays led to more complete chromatic adaptation. </w:t>
      </w:r>
      <w:sdt>
        <w:sdtPr>
          <w:rPr>
            <w:color w:val="000000"/>
          </w:rPr>
          <w:tag w:val="MENDELEY_CITATION_v3_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"/>
          <w:id w:val="-1578353121"/>
          <w:placeholder>
            <w:docPart w:val="DefaultPlaceholder_-1854013440"/>
          </w:placeholder>
        </w:sdtPr>
        <w:sdtContent>
          <w:r w:rsidR="00617901" w:rsidRPr="00617901">
            <w:rPr>
              <w:color w:val="000000"/>
            </w:rPr>
            <w:t>Murray et al. (2006)</w:t>
          </w:r>
        </w:sdtContent>
      </w:sdt>
      <w:r w:rsidR="00EC2B80" w:rsidRPr="003C5FEA">
        <w:t xml:space="preserve"> reported improved constancy with a 120°</w:t>
      </w:r>
      <w:r w:rsidR="00EC2B80">
        <w:t xml:space="preserve"> horizontal</w:t>
      </w:r>
      <w:r w:rsidR="00EC2B80" w:rsidRPr="003C5FEA">
        <w:t xml:space="preserve"> </w:t>
      </w:r>
      <w:proofErr w:type="spellStart"/>
      <w:r w:rsidR="00EC2B80" w:rsidRPr="003C5FEA">
        <w:t>FoV</w:t>
      </w:r>
      <w:proofErr w:type="spellEnd"/>
      <w:r w:rsidR="00EC2B80" w:rsidRPr="003C5FEA">
        <w:t xml:space="preserve"> and longer presentation times using simulated Munsell samples on a flat-panel display. </w:t>
      </w:r>
      <w:sdt>
        <w:sdtPr>
          <w:rPr>
            <w:color w:val="000000"/>
          </w:rPr>
          <w:tag w:val="MENDELEY_CITATION_v3_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"/>
          <w:id w:val="614179982"/>
          <w:placeholder>
            <w:docPart w:val="DefaultPlaceholder_-1854013440"/>
          </w:placeholder>
        </w:sdtPr>
        <w:sdtContent>
          <w:r w:rsidR="00617901" w:rsidRPr="00617901">
            <w:rPr>
              <w:color w:val="000000"/>
            </w:rPr>
            <w:t>Ma et al. (2020)</w:t>
          </w:r>
        </w:sdtContent>
      </w:sdt>
      <w:r w:rsidR="00EC2B80" w:rsidRPr="003C5FEA">
        <w:t xml:space="preserve"> observed similar effects in a real illuminated scene, with greater </w:t>
      </w:r>
      <w:r w:rsidR="00EC2B80">
        <w:t>chromatic adaptation</w:t>
      </w:r>
      <w:r w:rsidR="00EC2B80" w:rsidRPr="003C5FEA">
        <w:t xml:space="preserve"> at larger field sizes (80° × 66°) under constant luminance.</w:t>
      </w:r>
    </w:p>
    <w:p w14:paraId="40DEE73A" w14:textId="243C7DF5" w:rsidR="00EC2B80" w:rsidRDefault="00EC2B80" w:rsidP="00AC4AAB">
      <w:pPr>
        <w:pStyle w:val="Body"/>
        <w:spacing w:line="480" w:lineRule="auto"/>
      </w:pPr>
      <w:r w:rsidRPr="001F5FC9">
        <w:t xml:space="preserve">While </w:t>
      </w:r>
      <w:r>
        <w:t>some</w:t>
      </w:r>
      <w:r w:rsidRPr="001F5FC9">
        <w:t xml:space="preserve"> studies were not conducted in VR, they examined features relevant to VR environments</w:t>
      </w:r>
      <w:r>
        <w:t xml:space="preserve">, </w:t>
      </w:r>
      <w:r w:rsidRPr="001F5FC9">
        <w:t>such as binocular disparity</w:t>
      </w:r>
      <w:r>
        <w:t xml:space="preserve">. </w:t>
      </w:r>
      <w:r w:rsidRPr="001F5FC9">
        <w:t xml:space="preserve">For example, </w:t>
      </w:r>
      <w:sdt>
        <w:sdtPr>
          <w:rPr>
            <w:color w:val="000000"/>
          </w:rPr>
          <w:tag w:val="MENDELEY_CITATION_v3_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"/>
          <w:id w:val="707150444"/>
          <w:placeholder>
            <w:docPart w:val="DefaultPlaceholder_-1854013440"/>
          </w:placeholder>
        </w:sdtPr>
        <w:sdtContent>
          <w:r w:rsidR="00617901" w:rsidRPr="00617901">
            <w:rPr>
              <w:rFonts w:eastAsia="Times New Roman"/>
              <w:color w:val="000000"/>
            </w:rPr>
            <w:t>Yang &amp; Shevell (2002)</w:t>
          </w:r>
        </w:sdtContent>
      </w:sdt>
      <w:r w:rsidRPr="001F5FC9">
        <w:t xml:space="preserve"> found that introducing binocular disparity, which provides depth cues through separate images to each eye, significantly improved color constancy. Using an achromatic adjustment task with dichoptic viewing, they reported higher constancy indices across all observers compared to standard viewing. Similarly</w:t>
      </w:r>
      <w:r w:rsidR="004923A9">
        <w:t xml:space="preserve">, </w:t>
      </w:r>
      <w:sdt>
        <w:sdtPr>
          <w:rPr>
            <w:color w:val="000000"/>
          </w:rPr>
          <w:tag w:val="MENDELEY_CITATION_v3_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"/>
          <w:id w:val="1999845078"/>
          <w:placeholder>
            <w:docPart w:val="DefaultPlaceholder_-1854013440"/>
          </w:placeholder>
        </w:sdtPr>
        <w:sdtContent>
          <w:r w:rsidR="00617901" w:rsidRPr="00617901">
            <w:rPr>
              <w:rFonts w:eastAsia="Times New Roman"/>
              <w:color w:val="000000"/>
            </w:rPr>
            <w:t>Delahunt &amp; Brainard (2004)</w:t>
          </w:r>
        </w:sdtContent>
      </w:sdt>
      <w:r w:rsidRPr="001F5FC9">
        <w:t xml:space="preserve"> used stereo image pairs to present a 3D-rendered scene modeled after </w:t>
      </w:r>
      <w:sdt>
        <w:sdtPr>
          <w:rPr>
            <w:color w:val="000000"/>
          </w:rPr>
          <w:tag w:val="MENDELEY_CITATION_v3_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"/>
          <w:id w:val="501781052"/>
          <w:placeholder>
            <w:docPart w:val="DefaultPlaceholder_-1854013440"/>
          </w:placeholder>
        </w:sdtPr>
        <w:sdtContent>
          <w:r w:rsidR="00617901" w:rsidRPr="00617901">
            <w:rPr>
              <w:rFonts w:eastAsia="Times New Roman"/>
              <w:color w:val="000000"/>
            </w:rPr>
            <w:t>Kraft &amp; Brainard (1999)</w:t>
          </w:r>
        </w:sdtContent>
      </w:sdt>
      <w:r w:rsidRPr="001F5FC9">
        <w:t xml:space="preserve">. </w:t>
      </w:r>
      <w:r>
        <w:t>T</w:t>
      </w:r>
      <w:r w:rsidRPr="001F5FC9">
        <w:t xml:space="preserve">hey reported moderately high constancy </w:t>
      </w:r>
      <w:r w:rsidRPr="001F5FC9">
        <w:lastRenderedPageBreak/>
        <w:t>indices (</w:t>
      </w:r>
      <w:r>
        <w:t xml:space="preserve">CI = </w:t>
      </w:r>
      <w:r w:rsidRPr="001F5FC9">
        <w:t>0.67–0.81) for scenes with valid cues</w:t>
      </w:r>
      <w:r>
        <w:t xml:space="preserve">, </w:t>
      </w:r>
      <w:r w:rsidRPr="001F5FC9">
        <w:t>only slightly lower than values observed in real environments (</w:t>
      </w:r>
      <w:r>
        <w:t xml:space="preserve">CI = </w:t>
      </w:r>
      <w:r w:rsidRPr="001F5FC9">
        <w:t>0.83)</w:t>
      </w:r>
      <w:r>
        <w:t xml:space="preserve">. </w:t>
      </w:r>
    </w:p>
    <w:p w14:paraId="425981E6" w14:textId="77777777" w:rsidR="00EC2B80" w:rsidRDefault="00EC2B80" w:rsidP="00AC4AAB">
      <w:pPr>
        <w:pStyle w:val="Section"/>
        <w:spacing w:line="480" w:lineRule="auto"/>
      </w:pPr>
      <w:bookmarkStart w:id="26" w:name="_Toc195975226"/>
      <w:r w:rsidRPr="00B60BA6">
        <w:t>2.</w:t>
      </w:r>
      <w:r>
        <w:t>5</w:t>
      </w:r>
      <w:r w:rsidRPr="00B60BA6">
        <w:t xml:space="preserve"> Color Constancy </w:t>
      </w:r>
      <w:r>
        <w:t>Across Media Types</w:t>
      </w:r>
      <w:bookmarkEnd w:id="26"/>
      <w:r>
        <w:t xml:space="preserve"> </w:t>
      </w:r>
    </w:p>
    <w:p w14:paraId="7ED9289F" w14:textId="77777777" w:rsidR="00EC2B80" w:rsidRDefault="00EC2B80" w:rsidP="00AC4AAB">
      <w:pPr>
        <w:spacing w:line="480" w:lineRule="auto"/>
        <w:rPr>
          <w:rFonts w:ascii="Times New Roman" w:hAnsi="Times New Roman" w:cs="Times New Roman"/>
        </w:rPr>
      </w:pPr>
      <w:r w:rsidRPr="0001302B">
        <w:rPr>
          <w:rFonts w:ascii="Times New Roman" w:hAnsi="Times New Roman" w:cs="Times New Roman"/>
        </w:rPr>
        <w:t xml:space="preserve">Several studies have investigated how chromatic adaptation and color constancy differ across </w:t>
      </w:r>
      <w:r>
        <w:rPr>
          <w:rFonts w:ascii="Times New Roman" w:hAnsi="Times New Roman" w:cs="Times New Roman"/>
        </w:rPr>
        <w:t xml:space="preserve">media types </w:t>
      </w:r>
      <w:r w:rsidRPr="0001302B">
        <w:rPr>
          <w:rFonts w:ascii="Times New Roman" w:hAnsi="Times New Roman" w:cs="Times New Roman"/>
        </w:rPr>
        <w:t>such as real</w:t>
      </w:r>
      <w:r>
        <w:rPr>
          <w:rFonts w:ascii="Times New Roman" w:hAnsi="Times New Roman" w:cs="Times New Roman"/>
        </w:rPr>
        <w:t xml:space="preserve"> illuminated </w:t>
      </w:r>
      <w:r w:rsidRPr="0001302B">
        <w:rPr>
          <w:rFonts w:ascii="Times New Roman" w:hAnsi="Times New Roman" w:cs="Times New Roman"/>
        </w:rPr>
        <w:t xml:space="preserve">scenes, flat-panel displays, and, more recently, </w:t>
      </w:r>
      <w:r>
        <w:rPr>
          <w:rFonts w:ascii="Times New Roman" w:hAnsi="Times New Roman" w:cs="Times New Roman"/>
        </w:rPr>
        <w:t xml:space="preserve">VR. </w:t>
      </w:r>
      <w:r w:rsidRPr="0001302B">
        <w:rPr>
          <w:rFonts w:ascii="Times New Roman" w:hAnsi="Times New Roman" w:cs="Times New Roman"/>
        </w:rPr>
        <w:t xml:space="preserve">These comparisons </w:t>
      </w:r>
      <w:r>
        <w:rPr>
          <w:rFonts w:ascii="Times New Roman" w:hAnsi="Times New Roman" w:cs="Times New Roman"/>
        </w:rPr>
        <w:t xml:space="preserve">aid our </w:t>
      </w:r>
      <w:r w:rsidRPr="0001302B">
        <w:rPr>
          <w:rFonts w:ascii="Times New Roman" w:hAnsi="Times New Roman" w:cs="Times New Roman"/>
        </w:rPr>
        <w:t>understanding</w:t>
      </w:r>
      <w:r>
        <w:rPr>
          <w:rFonts w:ascii="Times New Roman" w:hAnsi="Times New Roman" w:cs="Times New Roman"/>
        </w:rPr>
        <w:t xml:space="preserve"> of</w:t>
      </w:r>
      <w:r w:rsidRPr="0001302B">
        <w:rPr>
          <w:rFonts w:ascii="Times New Roman" w:hAnsi="Times New Roman" w:cs="Times New Roman"/>
        </w:rPr>
        <w:t xml:space="preserve"> how perceptual mechanisms operate in different</w:t>
      </w:r>
      <w:r>
        <w:rPr>
          <w:rFonts w:ascii="Times New Roman" w:hAnsi="Times New Roman" w:cs="Times New Roman"/>
        </w:rPr>
        <w:t xml:space="preserve"> </w:t>
      </w:r>
      <w:r w:rsidRPr="0001302B">
        <w:rPr>
          <w:rFonts w:ascii="Times New Roman" w:hAnsi="Times New Roman" w:cs="Times New Roman"/>
        </w:rPr>
        <w:t>environments; especially as digital media increasingly aim to replicate real-world experiences.</w:t>
      </w:r>
      <w:r>
        <w:rPr>
          <w:rFonts w:ascii="Times New Roman" w:hAnsi="Times New Roman" w:cs="Times New Roman"/>
        </w:rPr>
        <w:t xml:space="preserve"> </w:t>
      </w:r>
      <w:r w:rsidRPr="0097612D">
        <w:rPr>
          <w:rFonts w:ascii="Times New Roman" w:hAnsi="Times New Roman" w:cs="Times New Roman"/>
        </w:rPr>
        <w:t xml:space="preserve">Although no </w:t>
      </w:r>
      <w:r>
        <w:rPr>
          <w:rFonts w:ascii="Times New Roman" w:hAnsi="Times New Roman" w:cs="Times New Roman"/>
        </w:rPr>
        <w:t xml:space="preserve">current color constancy </w:t>
      </w:r>
      <w:r w:rsidRPr="0097612D">
        <w:rPr>
          <w:rFonts w:ascii="Times New Roman" w:hAnsi="Times New Roman" w:cs="Times New Roman"/>
        </w:rPr>
        <w:t xml:space="preserve">studies have directly compared all three (real, flat, VR) </w:t>
      </w:r>
      <w:r>
        <w:rPr>
          <w:rFonts w:ascii="Times New Roman" w:hAnsi="Times New Roman" w:cs="Times New Roman"/>
        </w:rPr>
        <w:t>or both flat and VR viewing conditions</w:t>
      </w:r>
      <w:r w:rsidRPr="0097612D">
        <w:rPr>
          <w:rFonts w:ascii="Times New Roman" w:hAnsi="Times New Roman" w:cs="Times New Roman"/>
        </w:rPr>
        <w:t>, several have compared rea</w:t>
      </w:r>
      <w:r>
        <w:rPr>
          <w:rFonts w:ascii="Times New Roman" w:hAnsi="Times New Roman" w:cs="Times New Roman"/>
        </w:rPr>
        <w:t>l</w:t>
      </w:r>
      <w:r w:rsidRPr="0097612D">
        <w:rPr>
          <w:rFonts w:ascii="Times New Roman" w:hAnsi="Times New Roman" w:cs="Times New Roman"/>
        </w:rPr>
        <w:t xml:space="preserve"> scenes with flat displays. </w:t>
      </w:r>
    </w:p>
    <w:p w14:paraId="6BF85452" w14:textId="6CE7ABE8" w:rsidR="00EC2B80" w:rsidRDefault="00EC2B80" w:rsidP="00AC4AAB">
      <w:pPr>
        <w:pStyle w:val="Body"/>
        <w:spacing w:line="480" w:lineRule="auto"/>
      </w:pPr>
      <w:r w:rsidRPr="00503D33">
        <w:t>Studies show that color constancy</w:t>
      </w:r>
      <w:r>
        <w:t xml:space="preserve"> and chromatic adaptation</w:t>
      </w:r>
      <w:r w:rsidRPr="00503D33">
        <w:t xml:space="preserve"> tend to be lower when scenes are viewed on </w:t>
      </w:r>
      <w:r>
        <w:t>CRT or flat-panel</w:t>
      </w:r>
      <w:r w:rsidRPr="00503D33">
        <w:t xml:space="preserve"> displays compared to real-world surfaces. </w:t>
      </w:r>
      <w:sdt>
        <w:sdtPr>
          <w:rPr>
            <w:color w:val="000000"/>
          </w:rPr>
          <w:tag w:val="MENDELEY_CITATION_v3_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"/>
          <w:id w:val="-1966191397"/>
          <w:placeholder>
            <w:docPart w:val="DefaultPlaceholder_-1854013440"/>
          </w:placeholder>
        </w:sdtPr>
        <w:sdtContent>
          <w:r w:rsidR="00617901" w:rsidRPr="00617901">
            <w:rPr>
              <w:color w:val="000000"/>
            </w:rPr>
            <w:t>M. D. Fairchild (1993)</w:t>
          </w:r>
        </w:sdtContent>
      </w:sdt>
      <w:r w:rsidRPr="00683385">
        <w:t xml:space="preserve"> explains that hard-copy images are perceived as illuminated objects, engaging both sensory and cognitive mechanisms for c</w:t>
      </w:r>
      <w:r>
        <w:t>hromatic adaptation</w:t>
      </w:r>
      <w:r w:rsidRPr="00683385">
        <w:t xml:space="preserve">. In contrast, displays </w:t>
      </w:r>
      <w:r>
        <w:t>appear self-luminous</w:t>
      </w:r>
      <w:r w:rsidRPr="00683385">
        <w:t>, so only sensory mechanisms are involved</w:t>
      </w:r>
      <w:r>
        <w:t xml:space="preserve">. His experiment </w:t>
      </w:r>
      <w:r w:rsidRPr="000175D0">
        <w:t xml:space="preserve">investigated whether image content could make </w:t>
      </w:r>
      <w:r>
        <w:t xml:space="preserve">a </w:t>
      </w:r>
      <w:r w:rsidRPr="000175D0">
        <w:t xml:space="preserve">CRT display appear as illuminated surface rather than self-luminous stimuli, which could enhance chromatic adaptation. </w:t>
      </w:r>
      <w:r>
        <w:t>He found that when ob</w:t>
      </w:r>
      <w:r w:rsidRPr="000175D0">
        <w:t xml:space="preserve">servers adjusted test stimuli to appear achromatic under varying illuminants, the presence of hands in the image improved </w:t>
      </w:r>
      <w:r>
        <w:t>chromatic adaptation, possibly making the displayed image appear illuminated</w:t>
      </w:r>
      <w:r w:rsidRPr="000175D0">
        <w:t>. However, adaptation remained less complete than with real, hard-copy images.</w:t>
      </w:r>
      <w:r>
        <w:t xml:space="preserve"> In another study</w:t>
      </w:r>
      <w:r w:rsidR="004923A9">
        <w:t xml:space="preserve">, </w:t>
      </w:r>
      <w:sdt>
        <w:sdtPr>
          <w:rPr>
            <w:color w:val="000000"/>
          </w:rPr>
          <w:tag w:val="MENDELEY_CITATION_v3_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"/>
          <w:id w:val="1563449519"/>
          <w:placeholder>
            <w:docPart w:val="DefaultPlaceholder_-1854013440"/>
          </w:placeholder>
        </w:sdtPr>
        <w:sdtContent>
          <w:r w:rsidR="00617901" w:rsidRPr="00617901">
            <w:rPr>
              <w:color w:val="000000"/>
            </w:rPr>
            <w:t>Brainard et al. (1997)</w:t>
          </w:r>
        </w:sdtContent>
      </w:sdt>
      <w:r w:rsidRPr="00503D33">
        <w:t xml:space="preserve"> used an achromatic matching task with both projected real images and </w:t>
      </w:r>
      <w:r>
        <w:t>flat</w:t>
      </w:r>
      <w:r w:rsidRPr="00503D33">
        <w:t xml:space="preserve"> displays, finding that observers achieved 83% </w:t>
      </w:r>
      <w:r>
        <w:t xml:space="preserve">color </w:t>
      </w:r>
      <w:r w:rsidRPr="00503D33">
        <w:t xml:space="preserve">constancy in the real condition versus only 58% on the </w:t>
      </w:r>
      <w:r>
        <w:t>display</w:t>
      </w:r>
      <w:r w:rsidRPr="00503D33">
        <w:t>.</w:t>
      </w:r>
      <w:r w:rsidRPr="00D02F13">
        <w:t xml:space="preserve"> </w:t>
      </w:r>
      <w:sdt>
        <w:sdtPr>
          <w:rPr>
            <w:color w:val="000000"/>
          </w:rPr>
          <w:tag w:val="MENDELEY_CITATION_v3_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"/>
          <w:id w:val="1876030583"/>
          <w:placeholder>
            <w:docPart w:val="DefaultPlaceholder_-1854013440"/>
          </w:placeholder>
        </w:sdtPr>
        <w:sdtContent>
          <w:r w:rsidR="00617901" w:rsidRPr="00617901">
            <w:rPr>
              <w:rFonts w:eastAsia="Times New Roman"/>
              <w:color w:val="000000"/>
            </w:rPr>
            <w:t>Zhai &amp; Luo (2018)</w:t>
          </w:r>
        </w:sdtContent>
      </w:sdt>
      <w:r w:rsidRPr="00D02F13">
        <w:t xml:space="preserve"> investigated chromatic adaptation using different neutral whites </w:t>
      </w:r>
      <w:r w:rsidRPr="00D02F13">
        <w:lastRenderedPageBreak/>
        <w:t xml:space="preserve">with reflective and self-luminous colors. Observers identified the most neutral patch under various illuminants using NCS patches and a phone display. Results indicated higher </w:t>
      </w:r>
      <w:r>
        <w:t xml:space="preserve">chromatic </w:t>
      </w:r>
      <w:r w:rsidRPr="00D02F13">
        <w:t xml:space="preserve">adaptation for surface colors compared to </w:t>
      </w:r>
      <w:r>
        <w:t>display</w:t>
      </w:r>
      <w:r w:rsidRPr="00D02F13">
        <w:t xml:space="preserve"> colors, highlighting differences in adaptation states between viewing media.</w:t>
      </w:r>
    </w:p>
    <w:p w14:paraId="30C7B1AB" w14:textId="468D7EAA" w:rsidR="00EC2B80" w:rsidRDefault="00EC2B80" w:rsidP="00AC4AAB">
      <w:pPr>
        <w:spacing w:line="480" w:lineRule="auto"/>
        <w:rPr>
          <w:rFonts w:ascii="Times New Roman" w:hAnsi="Times New Roman" w:cs="Times New Roman"/>
        </w:rPr>
      </w:pPr>
      <w:r w:rsidRPr="009C366C">
        <w:rPr>
          <w:rFonts w:ascii="Times New Roman" w:hAnsi="Times New Roman" w:cs="Times New Roman"/>
        </w:rPr>
        <w:t xml:space="preserve">While color constancy research has not yet compared all media types directly, a lightness constancy study </w:t>
      </w:r>
      <w:r w:rsidRPr="004B65AE">
        <w:rPr>
          <w:rFonts w:ascii="Times New Roman" w:hAnsi="Times New Roman" w:cs="Times New Roman"/>
        </w:rPr>
        <w:t xml:space="preserve">by </w:t>
      </w:r>
      <w:commentRangeStart w:id="27"/>
      <w:sdt>
        <w:sdtPr>
          <w:rPr>
            <w:rFonts w:ascii="Times New Roman" w:hAnsi="Times New Roman" w:cs="Times New Roman"/>
            <w:color w:val="000000"/>
          </w:rPr>
          <w:tag w:val="MENDELEY_CITATION_v3_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"/>
          <w:id w:val="-1453163967"/>
          <w:placeholder>
            <w:docPart w:val="DefaultPlaceholder_-1854013440"/>
          </w:placeholder>
        </w:sdtPr>
        <w:sdtContent>
          <w:r w:rsidR="00617901" w:rsidRPr="00617901">
            <w:rPr>
              <w:rFonts w:ascii="Times New Roman" w:hAnsi="Times New Roman" w:cs="Times New Roman"/>
              <w:color w:val="000000"/>
            </w:rPr>
            <w:t>Patel et al. (2024)</w:t>
          </w:r>
        </w:sdtContent>
      </w:sdt>
      <w:r w:rsidRPr="009C366C">
        <w:rPr>
          <w:rFonts w:ascii="Times New Roman" w:hAnsi="Times New Roman" w:cs="Times New Roman"/>
        </w:rPr>
        <w:t>. provides a comparison across real-world, flat-panel, and VR conditions.</w:t>
      </w:r>
      <w:r w:rsidRPr="00DF4CFE">
        <w:t xml:space="preserve"> </w:t>
      </w:r>
      <w:r w:rsidRPr="00DF4CFE">
        <w:rPr>
          <w:rFonts w:ascii="Times New Roman" w:hAnsi="Times New Roman" w:cs="Times New Roman"/>
        </w:rPr>
        <w:t>Using an asymmetric lightness matching task, participants adjusted a patch under one illuminant to match another across three setups: physical surfaces and lights, a VR headset, and</w:t>
      </w:r>
      <w:r>
        <w:rPr>
          <w:rFonts w:ascii="Times New Roman" w:hAnsi="Times New Roman" w:cs="Times New Roman"/>
        </w:rPr>
        <w:t xml:space="preserve"> </w:t>
      </w:r>
      <w:r w:rsidRPr="00DF4CFE">
        <w:rPr>
          <w:rFonts w:ascii="Times New Roman" w:hAnsi="Times New Roman" w:cs="Times New Roman"/>
        </w:rPr>
        <w:t xml:space="preserve">a flat-panel display. </w:t>
      </w:r>
      <w:r>
        <w:rPr>
          <w:rFonts w:ascii="Times New Roman" w:hAnsi="Times New Roman" w:cs="Times New Roman"/>
        </w:rPr>
        <w:t>The scenes</w:t>
      </w:r>
      <w:r w:rsidRPr="00DF4CFE">
        <w:rPr>
          <w:rFonts w:ascii="Times New Roman" w:hAnsi="Times New Roman" w:cs="Times New Roman"/>
        </w:rPr>
        <w:t xml:space="preserve"> in VR and flat conditions were rendered using Unity.</w:t>
      </w:r>
      <w:r w:rsidRPr="004D6895">
        <w:t xml:space="preserve"> </w:t>
      </w:r>
      <w:r w:rsidRPr="004D6895">
        <w:rPr>
          <w:rFonts w:ascii="Times New Roman" w:hAnsi="Times New Roman" w:cs="Times New Roman"/>
        </w:rPr>
        <w:t xml:space="preserve">Results showed mean Thouless ratios of 0.87 (real), 0.83 (VR), and 0.79 (flat). </w:t>
      </w:r>
      <w:commentRangeEnd w:id="27"/>
      <w:r w:rsidR="00E511FF">
        <w:rPr>
          <w:rStyle w:val="CommentReference"/>
        </w:rPr>
        <w:commentReference w:id="27"/>
      </w:r>
      <w:r w:rsidR="00D17418" w:rsidRPr="00D17418">
        <w:rPr>
          <w:rFonts w:ascii="Times New Roman" w:hAnsi="Times New Roman" w:cs="Times New Roman"/>
        </w:rPr>
        <w:t xml:space="preserve">The Thouless ratio is a common measure of lightness constancy, similar to the Brunswick ratio, but it is calculated using the logarithm of the reflectance </w:t>
      </w:r>
      <w:r w:rsidR="00D17418">
        <w:rPr>
          <w:rFonts w:ascii="Times New Roman" w:hAnsi="Times New Roman" w:cs="Times New Roman"/>
        </w:rPr>
        <w:t>matches</w:t>
      </w:r>
      <w:r w:rsidR="005372A6">
        <w:rPr>
          <w:rFonts w:ascii="Times New Roman" w:hAnsi="Times New Roman" w:cs="Times New Roman"/>
        </w:rPr>
        <w:t xml:space="preserve">. </w:t>
      </w:r>
      <w:r w:rsidRPr="004D6895">
        <w:rPr>
          <w:rFonts w:ascii="Times New Roman" w:hAnsi="Times New Roman" w:cs="Times New Roman"/>
        </w:rPr>
        <w:t>While flat-panel displays showed slightly lower constancy, there was no significant difference between VR and real-world performance.</w:t>
      </w:r>
      <w:r w:rsidRPr="00916C58">
        <w:t xml:space="preserve"> </w:t>
      </w:r>
      <w:r w:rsidRPr="002A7DA6">
        <w:rPr>
          <w:rFonts w:ascii="Times New Roman" w:hAnsi="Times New Roman" w:cs="Times New Roman"/>
        </w:rPr>
        <w:t xml:space="preserve">These findings suggest that VR may approximate lightness constancy in real environments, while flat displays also support relatively high levels of constancy, though slightly lower. </w:t>
      </w:r>
      <w:r w:rsidRPr="006A10D5">
        <w:rPr>
          <w:rFonts w:ascii="Times New Roman" w:hAnsi="Times New Roman" w:cs="Times New Roman"/>
        </w:rPr>
        <w:t>However, these results are specific to lightness constancy; extending them to color constancy remains an open question. In our study, we aim to bridge this gap by directly comparing color constancy in VR and flat displays to determine whether</w:t>
      </w:r>
      <w:r>
        <w:rPr>
          <w:rFonts w:ascii="Times New Roman" w:hAnsi="Times New Roman" w:cs="Times New Roman"/>
        </w:rPr>
        <w:t xml:space="preserve">, </w:t>
      </w:r>
      <w:r w:rsidRPr="006A10D5">
        <w:rPr>
          <w:rFonts w:ascii="Times New Roman" w:hAnsi="Times New Roman" w:cs="Times New Roman"/>
        </w:rPr>
        <w:t>and by how much</w:t>
      </w:r>
      <w:r>
        <w:rPr>
          <w:rFonts w:ascii="Times New Roman" w:hAnsi="Times New Roman" w:cs="Times New Roman"/>
        </w:rPr>
        <w:t xml:space="preserve">, </w:t>
      </w:r>
      <w:r w:rsidRPr="006A10D5">
        <w:rPr>
          <w:rFonts w:ascii="Times New Roman" w:hAnsi="Times New Roman" w:cs="Times New Roman"/>
        </w:rPr>
        <w:t xml:space="preserve">performance differs across these </w:t>
      </w:r>
      <w:r>
        <w:rPr>
          <w:rFonts w:ascii="Times New Roman" w:hAnsi="Times New Roman" w:cs="Times New Roman"/>
        </w:rPr>
        <w:t>viewing conditions</w:t>
      </w:r>
      <w:r w:rsidRPr="006A10D5">
        <w:rPr>
          <w:rFonts w:ascii="Times New Roman" w:hAnsi="Times New Roman" w:cs="Times New Roman"/>
        </w:rPr>
        <w:t>.</w:t>
      </w:r>
    </w:p>
    <w:p w14:paraId="5EE54023" w14:textId="77777777" w:rsidR="00AC4AAB" w:rsidRDefault="00AC4AAB" w:rsidP="00AC4AAB">
      <w:pPr>
        <w:spacing w:line="480" w:lineRule="auto"/>
        <w:rPr>
          <w:rFonts w:ascii="Times New Roman" w:hAnsi="Times New Roman" w:cs="Times New Roman"/>
        </w:rPr>
      </w:pPr>
    </w:p>
    <w:p w14:paraId="77F7CBE7" w14:textId="77777777" w:rsidR="00EC2B80" w:rsidRDefault="00EC2B80" w:rsidP="00980E0C">
      <w:pPr>
        <w:pStyle w:val="ChapterTitle"/>
        <w:spacing w:line="480" w:lineRule="auto"/>
      </w:pPr>
      <w:bookmarkStart w:id="28" w:name="_Toc195975227"/>
      <w:r w:rsidRPr="00B60BA6">
        <w:lastRenderedPageBreak/>
        <w:t>Chapter 3</w:t>
      </w:r>
      <w:r>
        <w:t>:</w:t>
      </w:r>
      <w:r w:rsidRPr="00B60BA6">
        <w:t xml:space="preserve"> </w:t>
      </w:r>
      <w:r>
        <w:t>Color Characterization</w:t>
      </w:r>
      <w:bookmarkEnd w:id="28"/>
    </w:p>
    <w:p w14:paraId="78565480" w14:textId="460F05FB" w:rsidR="00EC2B80" w:rsidRDefault="00EC2B80" w:rsidP="00980E0C">
      <w:pPr>
        <w:pStyle w:val="Section"/>
        <w:spacing w:line="480" w:lineRule="auto"/>
      </w:pPr>
      <w:bookmarkStart w:id="29" w:name="_Toc195975228"/>
      <w:r w:rsidRPr="00B60BA6">
        <w:t>3.</w:t>
      </w:r>
      <w:r w:rsidR="0021266E">
        <w:t>1</w:t>
      </w:r>
      <w:r w:rsidRPr="00B60BA6">
        <w:t xml:space="preserve"> </w:t>
      </w:r>
      <w:r>
        <w:t>Color Characterization Methods</w:t>
      </w:r>
      <w:bookmarkEnd w:id="29"/>
    </w:p>
    <w:p w14:paraId="22F4AECF" w14:textId="0062599B" w:rsidR="00EC2B80" w:rsidRDefault="00EC2B80" w:rsidP="00980E0C">
      <w:pPr>
        <w:pStyle w:val="Body"/>
        <w:spacing w:line="480" w:lineRule="auto"/>
      </w:pPr>
      <w:r>
        <w:t>Color</w:t>
      </w:r>
      <w:r w:rsidRPr="009D713B">
        <w:t xml:space="preserve"> characterization is essential for maintaining consistency in psychophysical experiments where precise control over stimulus appearance is critical.</w:t>
      </w:r>
      <w:r>
        <w:t xml:space="preserve"> Traditional c</w:t>
      </w:r>
      <w:r w:rsidRPr="00C55665">
        <w:t>olor characterization</w:t>
      </w:r>
      <w:r>
        <w:t xml:space="preserve"> for</w:t>
      </w:r>
      <w:r w:rsidRPr="00C55665">
        <w:t xml:space="preserve"> displays builds on foundational methods developed for CRTs, where the electro-optical transfer function (EOTF) was modeled using gain, offset, and gamma parameters</w:t>
      </w:r>
      <w:r>
        <w:t xml:space="preserve">, </w:t>
      </w:r>
      <w:r w:rsidRPr="00C55665">
        <w:t xml:space="preserve">collectively known as the GOG </w:t>
      </w:r>
      <w:r w:rsidRPr="004B65AE">
        <w:t xml:space="preserve">model </w:t>
      </w:r>
      <w:sdt>
        <w:sdtPr>
          <w:rPr>
            <w:color w:val="000000"/>
          </w:rPr>
          <w:tag w:val="MENDELEY_CITATION_v3_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"/>
          <w:id w:val="-1351717151"/>
          <w:placeholder>
            <w:docPart w:val="DefaultPlaceholder_-1854013440"/>
          </w:placeholder>
        </w:sdtPr>
        <w:sdtContent>
          <w:r w:rsidR="00617901" w:rsidRPr="00617901">
            <w:rPr>
              <w:color w:val="000000"/>
            </w:rPr>
            <w:t>(Berns, 1996)</w:t>
          </w:r>
        </w:sdtContent>
      </w:sdt>
      <w:r w:rsidRPr="004B65AE">
        <w:t>.</w:t>
      </w:r>
      <w:r w:rsidRPr="00C55665">
        <w:t xml:space="preserve"> </w:t>
      </w:r>
      <w:sdt>
        <w:sdtPr>
          <w:rPr>
            <w:color w:val="000000"/>
          </w:rPr>
          <w:tag w:val="MENDELEY_CITATION_v3_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"/>
          <w:id w:val="-832529554"/>
          <w:placeholder>
            <w:docPart w:val="DefaultPlaceholder_-1854013440"/>
          </w:placeholder>
        </w:sdtPr>
        <w:sdtContent>
          <w:r w:rsidR="00617901" w:rsidRPr="00617901">
            <w:rPr>
              <w:rFonts w:eastAsia="Times New Roman"/>
              <w:color w:val="000000"/>
            </w:rPr>
            <w:t>M. Fairchild &amp; Wyble (1998)</w:t>
          </w:r>
        </w:sdtContent>
      </w:sdt>
      <w:r w:rsidRPr="00C55665">
        <w:t xml:space="preserve"> extended this framework by replacing the GOG parameters with one-dimensional look-up tables (LUTs) to more </w:t>
      </w:r>
      <w:r>
        <w:t xml:space="preserve">accurately describe flat-panel displays such as LCDs. </w:t>
      </w:r>
    </w:p>
    <w:p w14:paraId="1FE2FBDD" w14:textId="49655A01" w:rsidR="00EC2B80" w:rsidRDefault="00EC2B80" w:rsidP="00AC4AAB">
      <w:pPr>
        <w:spacing w:line="480" w:lineRule="auto"/>
        <w:rPr>
          <w:rFonts w:ascii="Times New Roman" w:hAnsi="Times New Roman" w:cs="Times New Roman"/>
        </w:rPr>
      </w:pPr>
      <w:r w:rsidRPr="005965B5">
        <w:rPr>
          <w:rFonts w:ascii="Times New Roman" w:hAnsi="Times New Roman" w:cs="Times New Roman"/>
        </w:rPr>
        <w:t>Display characterization typically involves two key components: the EOTF and a primary transformation matrix. First, a 3×3 matrix</w:t>
      </w:r>
      <w:r>
        <w:rPr>
          <w:rFonts w:ascii="Times New Roman" w:hAnsi="Times New Roman" w:cs="Times New Roman"/>
        </w:rPr>
        <w:t xml:space="preserve">, M, </w:t>
      </w:r>
      <w:r w:rsidRPr="005965B5">
        <w:rPr>
          <w:rFonts w:ascii="Times New Roman" w:hAnsi="Times New Roman" w:cs="Times New Roman"/>
        </w:rPr>
        <w:t>is derived from CIE XYZ measurements of the display's RGB primaries</w:t>
      </w:r>
      <w:r>
        <w:rPr>
          <w:rFonts w:ascii="Times New Roman" w:hAnsi="Times New Roman" w:cs="Times New Roman"/>
        </w:rPr>
        <w:t>. Then</w:t>
      </w:r>
      <w:r w:rsidRPr="00FB6C98">
        <w:rPr>
          <w:rFonts w:ascii="Times New Roman" w:hAnsi="Times New Roman" w:cs="Times New Roman"/>
        </w:rPr>
        <w:t>, one-dimensional look-up tables (LUTs) are constructed for each channel</w:t>
      </w:r>
      <w:r>
        <w:rPr>
          <w:rFonts w:ascii="Times New Roman" w:hAnsi="Times New Roman" w:cs="Times New Roman"/>
        </w:rPr>
        <w:t xml:space="preserve"> </w:t>
      </w:r>
      <w:r w:rsidRPr="00FB6C98">
        <w:rPr>
          <w:rFonts w:ascii="Times New Roman" w:hAnsi="Times New Roman" w:cs="Times New Roman"/>
        </w:rPr>
        <w:t>to describe the EOTF.</w:t>
      </w:r>
      <w:r>
        <w:rPr>
          <w:rFonts w:ascii="Times New Roman" w:hAnsi="Times New Roman" w:cs="Times New Roman"/>
        </w:rPr>
        <w:t xml:space="preserve"> The LUTs are derived by </w:t>
      </w:r>
      <w:r w:rsidRPr="00210021">
        <w:rPr>
          <w:rFonts w:ascii="Times New Roman" w:hAnsi="Times New Roman" w:cs="Times New Roman"/>
        </w:rPr>
        <w:t xml:space="preserve">measuring the </w:t>
      </w:r>
      <w:r>
        <w:rPr>
          <w:rFonts w:ascii="Times New Roman" w:hAnsi="Times New Roman" w:cs="Times New Roman"/>
        </w:rPr>
        <w:t>XYZ</w:t>
      </w:r>
      <w:r w:rsidRPr="00210021">
        <w:rPr>
          <w:rFonts w:ascii="Times New Roman" w:hAnsi="Times New Roman" w:cs="Times New Roman"/>
        </w:rPr>
        <w:t xml:space="preserve"> values of a grayscale ramp and </w:t>
      </w:r>
      <w:r>
        <w:rPr>
          <w:rFonts w:ascii="Times New Roman" w:hAnsi="Times New Roman" w:cs="Times New Roman"/>
        </w:rPr>
        <w:t>using the inverse primary matrix to convert to R’G’B scalars</w:t>
      </w:r>
    </w:p>
    <w:p w14:paraId="528D2EE6" w14:textId="7835BBC9" w:rsidR="007634A9" w:rsidRPr="007634A9" w:rsidRDefault="00000000" w:rsidP="007634A9">
      <w:pPr>
        <w:spacing w:line="360" w:lineRule="auto"/>
        <w:jc w:val="center"/>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w:rPr>
                  <w:rFonts w:ascii="Cambria Math" w:hAnsi="Cambria Math" w:cs="Times New Roman"/>
                </w:rPr>
                <m:t xml:space="preserve">  M= </m:t>
              </m:r>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r</m:t>
                            </m:r>
                          </m:sub>
                        </m:sSub>
                      </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g</m:t>
                            </m:r>
                          </m:sub>
                        </m:sSub>
                      </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b</m:t>
                            </m:r>
                          </m:sub>
                        </m:sSub>
                      </m:e>
                    </m:mr>
                    <m:m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r</m:t>
                            </m:r>
                          </m:sub>
                        </m:sSub>
                      </m:e>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g</m:t>
                            </m:r>
                          </m:sub>
                        </m:sSub>
                      </m:e>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b</m:t>
                            </m:r>
                          </m:sub>
                        </m:sSub>
                      </m:e>
                    </m:mr>
                    <m:mr>
                      <m:e>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r</m:t>
                            </m:r>
                          </m:sub>
                        </m:sSub>
                      </m:e>
                      <m:e>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g</m:t>
                            </m:r>
                          </m:sub>
                        </m:sSub>
                      </m:e>
                      <m:e>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b</m:t>
                            </m:r>
                          </m:sub>
                        </m:sSub>
                      </m:e>
                    </m:mr>
                  </m:m>
                </m:e>
              </m:d>
              <m:r>
                <w:rPr>
                  <w:rFonts w:ascii="Cambria Math" w:eastAsiaTheme="minorEastAsia" w:hAnsi="Cambria Math" w:cs="Times New Roman"/>
                </w:rPr>
                <m:t xml:space="preserve"> </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8</m:t>
                  </m:r>
                </m:e>
              </m:d>
              <m:ctrlPr>
                <w:rPr>
                  <w:rFonts w:ascii="Cambria Math" w:hAnsi="Cambria Math" w:cs="Times New Roman"/>
                  <w:i/>
                </w:rPr>
              </m:ctrlPr>
            </m:e>
          </m:eqArr>
        </m:oMath>
      </m:oMathPara>
    </w:p>
    <w:p w14:paraId="413F7EA0" w14:textId="7011AFA0" w:rsidR="007634A9" w:rsidRPr="007634A9" w:rsidRDefault="00000000" w:rsidP="007634A9">
      <w:pPr>
        <w:spacing w:line="360" w:lineRule="auto"/>
        <w:jc w:val="center"/>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d>
                <m:dPr>
                  <m:begChr m:val="["/>
                  <m:endChr m:val="]"/>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r>
                          <w:rPr>
                            <w:rFonts w:ascii="Cambria Math" w:eastAsiaTheme="minorEastAsia" w:hAnsi="Cambria Math" w:cs="Times New Roman"/>
                          </w:rPr>
                          <m:t>X</m:t>
                        </m:r>
                      </m:e>
                    </m:mr>
                    <m:mr>
                      <m:e>
                        <m:r>
                          <w:rPr>
                            <w:rFonts w:ascii="Cambria Math" w:eastAsiaTheme="minorEastAsia" w:hAnsi="Cambria Math" w:cs="Times New Roman"/>
                          </w:rPr>
                          <m:t>Y</m:t>
                        </m:r>
                      </m:e>
                    </m:mr>
                    <m:mr>
                      <m:e>
                        <m:r>
                          <w:rPr>
                            <w:rFonts w:ascii="Cambria Math" w:eastAsiaTheme="minorEastAsia" w:hAnsi="Cambria Math" w:cs="Times New Roman"/>
                          </w:rPr>
                          <m:t>Z</m:t>
                        </m:r>
                      </m:e>
                    </m:mr>
                  </m:m>
                </m:e>
              </m:d>
              <m:r>
                <w:rPr>
                  <w:rFonts w:ascii="Cambria Math" w:eastAsiaTheme="minorEastAsia" w:hAnsi="Cambria Math" w:cs="Times New Roman"/>
                </w:rPr>
                <m:t>=M</m:t>
              </m:r>
              <m:d>
                <m:dPr>
                  <m:begChr m:val="["/>
                  <m:endChr m:val="]"/>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m:t>
                            </m:r>
                          </m:sup>
                        </m:sSup>
                      </m:e>
                    </m:mr>
                    <m:mr>
                      <m:e>
                        <m:sSup>
                          <m:sSupPr>
                            <m:ctrlPr>
                              <w:rPr>
                                <w:rFonts w:ascii="Cambria Math" w:eastAsiaTheme="minorEastAsia" w:hAnsi="Cambria Math" w:cs="Times New Roman"/>
                                <w:i/>
                              </w:rPr>
                            </m:ctrlPr>
                          </m:sSupPr>
                          <m:e>
                            <m:r>
                              <w:rPr>
                                <w:rFonts w:ascii="Cambria Math" w:eastAsiaTheme="minorEastAsia" w:hAnsi="Cambria Math" w:cs="Times New Roman"/>
                              </w:rPr>
                              <m:t>G</m:t>
                            </m:r>
                          </m:e>
                          <m:sup>
                            <m:r>
                              <w:rPr>
                                <w:rFonts w:ascii="Cambria Math" w:eastAsiaTheme="minorEastAsia" w:hAnsi="Cambria Math" w:cs="Times New Roman"/>
                              </w:rPr>
                              <m:t>'</m:t>
                            </m:r>
                          </m:sup>
                        </m:sSup>
                      </m:e>
                    </m:mr>
                    <m:mr>
                      <m:e>
                        <m:sSup>
                          <m:sSupPr>
                            <m:ctrlPr>
                              <w:rPr>
                                <w:rFonts w:ascii="Cambria Math" w:eastAsiaTheme="minorEastAsia" w:hAnsi="Cambria Math" w:cs="Times New Roman"/>
                                <w:i/>
                              </w:rPr>
                            </m:ctrlPr>
                          </m:sSupPr>
                          <m:e>
                            <m:r>
                              <w:rPr>
                                <w:rFonts w:ascii="Cambria Math" w:eastAsiaTheme="minorEastAsia" w:hAnsi="Cambria Math" w:cs="Times New Roman"/>
                              </w:rPr>
                              <m:t>B</m:t>
                            </m:r>
                          </m:e>
                          <m:sup>
                            <m:r>
                              <w:rPr>
                                <w:rFonts w:ascii="Cambria Math" w:eastAsiaTheme="minorEastAsia" w:hAnsi="Cambria Math" w:cs="Times New Roman"/>
                              </w:rPr>
                              <m:t>'</m:t>
                            </m:r>
                          </m:sup>
                        </m:sSup>
                      </m:e>
                    </m:mr>
                  </m:m>
                </m:e>
              </m:d>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9</m:t>
                  </m:r>
                </m:e>
              </m:d>
            </m:e>
          </m:eqArr>
        </m:oMath>
      </m:oMathPara>
    </w:p>
    <w:p w14:paraId="2DB37877" w14:textId="6D696EFC" w:rsidR="00EC2B80" w:rsidRDefault="00EC2B80" w:rsidP="00AC4AAB">
      <w:pPr>
        <w:spacing w:line="480" w:lineRule="auto"/>
        <w:rPr>
          <w:rFonts w:ascii="Times New Roman" w:hAnsi="Times New Roman" w:cs="Times New Roman"/>
        </w:rPr>
      </w:pPr>
      <w:r w:rsidRPr="007A5381">
        <w:rPr>
          <w:rFonts w:ascii="Times New Roman" w:hAnsi="Times New Roman" w:cs="Times New Roman"/>
        </w:rPr>
        <w:t xml:space="preserve">In use, </w:t>
      </w:r>
      <w:r>
        <w:rPr>
          <w:rFonts w:ascii="Times New Roman" w:hAnsi="Times New Roman" w:cs="Times New Roman"/>
        </w:rPr>
        <w:t>device-dependent</w:t>
      </w:r>
      <w:r w:rsidRPr="007A5381">
        <w:rPr>
          <w:rFonts w:ascii="Times New Roman" w:hAnsi="Times New Roman" w:cs="Times New Roman"/>
        </w:rPr>
        <w:t xml:space="preserve"> </w:t>
      </w:r>
      <w:r>
        <w:rPr>
          <w:rFonts w:ascii="Times New Roman" w:hAnsi="Times New Roman" w:cs="Times New Roman"/>
        </w:rPr>
        <w:t xml:space="preserve">display </w:t>
      </w:r>
      <w:r w:rsidRPr="007A5381">
        <w:rPr>
          <w:rFonts w:ascii="Times New Roman" w:hAnsi="Times New Roman" w:cs="Times New Roman"/>
        </w:rPr>
        <w:t xml:space="preserve">RGB values are first linearized </w:t>
      </w:r>
      <w:r>
        <w:rPr>
          <w:rFonts w:ascii="Times New Roman" w:hAnsi="Times New Roman" w:cs="Times New Roman"/>
        </w:rPr>
        <w:t xml:space="preserve">to </w:t>
      </w:r>
      <w:r w:rsidRPr="79311EFB">
        <w:rPr>
          <w:rFonts w:ascii="Times New Roman" w:hAnsi="Times New Roman" w:cs="Times New Roman"/>
        </w:rPr>
        <w:t>R’G’B</w:t>
      </w:r>
      <w:r w:rsidR="0ED8D880" w:rsidRPr="79311EFB">
        <w:rPr>
          <w:rFonts w:ascii="Times New Roman" w:hAnsi="Times New Roman" w:cs="Times New Roman"/>
        </w:rPr>
        <w:t>’</w:t>
      </w:r>
      <w:r>
        <w:rPr>
          <w:rFonts w:ascii="Times New Roman" w:hAnsi="Times New Roman" w:cs="Times New Roman"/>
        </w:rPr>
        <w:t xml:space="preserve"> scalars </w:t>
      </w:r>
      <w:r w:rsidRPr="007A5381">
        <w:rPr>
          <w:rFonts w:ascii="Times New Roman" w:hAnsi="Times New Roman" w:cs="Times New Roman"/>
        </w:rPr>
        <w:t xml:space="preserve">via the LUTs, then transformed to XYZ using the primary matrix. The model </w:t>
      </w:r>
      <w:r>
        <w:rPr>
          <w:rFonts w:ascii="Times New Roman" w:hAnsi="Times New Roman" w:cs="Times New Roman"/>
        </w:rPr>
        <w:t>can be used for</w:t>
      </w:r>
      <w:r w:rsidRPr="007A5381">
        <w:rPr>
          <w:rFonts w:ascii="Times New Roman" w:hAnsi="Times New Roman" w:cs="Times New Roman"/>
        </w:rPr>
        <w:t xml:space="preserve"> both forward (XYZ → RGB) and backward (RGB → XYZ) </w:t>
      </w:r>
      <w:r>
        <w:rPr>
          <w:rFonts w:ascii="Times New Roman" w:hAnsi="Times New Roman" w:cs="Times New Roman"/>
        </w:rPr>
        <w:t xml:space="preserve">transformations. </w:t>
      </w:r>
    </w:p>
    <w:p w14:paraId="592130AA" w14:textId="78A8A200" w:rsidR="00EC2B80" w:rsidRDefault="00EC2B80" w:rsidP="00AC4AAB">
      <w:pPr>
        <w:pStyle w:val="Section"/>
        <w:spacing w:line="480" w:lineRule="auto"/>
      </w:pPr>
      <w:bookmarkStart w:id="30" w:name="_Toc195975229"/>
      <w:r>
        <w:lastRenderedPageBreak/>
        <w:t>3.</w:t>
      </w:r>
      <w:r w:rsidR="00445303">
        <w:t>2</w:t>
      </w:r>
      <w:r>
        <w:t xml:space="preserve"> VR Head-Mounted Display</w:t>
      </w:r>
      <w:r w:rsidR="00EA5F57">
        <w:t xml:space="preserve"> Architecture</w:t>
      </w:r>
      <w:bookmarkEnd w:id="30"/>
    </w:p>
    <w:p w14:paraId="6954D5E1" w14:textId="77777777" w:rsidR="00EC2B80" w:rsidRDefault="00EC2B80" w:rsidP="00AC4AAB">
      <w:pPr>
        <w:spacing w:line="480" w:lineRule="auto"/>
        <w:rPr>
          <w:rFonts w:ascii="Times New Roman" w:hAnsi="Times New Roman" w:cs="Times New Roman"/>
        </w:rPr>
      </w:pPr>
      <w:r w:rsidRPr="00ED4390">
        <w:rPr>
          <w:rFonts w:ascii="Times New Roman" w:hAnsi="Times New Roman" w:cs="Times New Roman"/>
        </w:rPr>
        <w:t xml:space="preserve">Compared to regular </w:t>
      </w:r>
      <w:r>
        <w:rPr>
          <w:rFonts w:ascii="Times New Roman" w:hAnsi="Times New Roman" w:cs="Times New Roman"/>
        </w:rPr>
        <w:t>flat-panel displays</w:t>
      </w:r>
      <w:r w:rsidRPr="00ED4390">
        <w:rPr>
          <w:rFonts w:ascii="Times New Roman" w:hAnsi="Times New Roman" w:cs="Times New Roman"/>
        </w:rPr>
        <w:t xml:space="preserve">, </w:t>
      </w:r>
      <w:r>
        <w:rPr>
          <w:rFonts w:ascii="Times New Roman" w:hAnsi="Times New Roman" w:cs="Times New Roman"/>
        </w:rPr>
        <w:t>VR</w:t>
      </w:r>
      <w:r w:rsidRPr="00ED4390">
        <w:rPr>
          <w:rFonts w:ascii="Times New Roman" w:hAnsi="Times New Roman" w:cs="Times New Roman"/>
        </w:rPr>
        <w:t xml:space="preserve"> </w:t>
      </w:r>
      <w:r>
        <w:rPr>
          <w:rFonts w:ascii="Times New Roman" w:hAnsi="Times New Roman" w:cs="Times New Roman"/>
        </w:rPr>
        <w:t>HMDs</w:t>
      </w:r>
      <w:r w:rsidRPr="00ED4390">
        <w:rPr>
          <w:rFonts w:ascii="Times New Roman" w:hAnsi="Times New Roman" w:cs="Times New Roman"/>
        </w:rPr>
        <w:t xml:space="preserve"> introduce several unique features that affect how images are displayed and perceived. These include a wider field of view, stereoscopic vision for depth perception,</w:t>
      </w:r>
      <w:r>
        <w:rPr>
          <w:rFonts w:ascii="Times New Roman" w:hAnsi="Times New Roman" w:cs="Times New Roman"/>
        </w:rPr>
        <w:t xml:space="preserve"> </w:t>
      </w:r>
      <w:r w:rsidRPr="001B262A">
        <w:rPr>
          <w:rFonts w:ascii="Times New Roman" w:hAnsi="Times New Roman" w:cs="Times New Roman"/>
        </w:rPr>
        <w:t>and motion tracking systems that dynamically adjust the rendered scene based on the user's head movements.</w:t>
      </w:r>
    </w:p>
    <w:p w14:paraId="769DF6B2" w14:textId="77777777" w:rsidR="00EC2B80" w:rsidRDefault="00EC2B80" w:rsidP="00AC4AAB">
      <w:pPr>
        <w:spacing w:line="480" w:lineRule="auto"/>
        <w:jc w:val="center"/>
        <w:rPr>
          <w:rFonts w:ascii="Times New Roman" w:hAnsi="Times New Roman" w:cs="Times New Roman"/>
        </w:rPr>
      </w:pPr>
      <w:r>
        <w:rPr>
          <w:noProof/>
        </w:rPr>
        <w:drawing>
          <wp:inline distT="0" distB="0" distL="0" distR="0" wp14:anchorId="5387A246" wp14:editId="32B0E579">
            <wp:extent cx="4940300" cy="1929673"/>
            <wp:effectExtent l="0" t="0" r="0" b="0"/>
            <wp:docPr id="518434884" name="Picture 2" descr="How to create stereoscopic 3D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create stereoscopic 3D imag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48456" cy="1932859"/>
                    </a:xfrm>
                    <a:prstGeom prst="rect">
                      <a:avLst/>
                    </a:prstGeom>
                    <a:noFill/>
                    <a:ln>
                      <a:noFill/>
                    </a:ln>
                  </pic:spPr>
                </pic:pic>
              </a:graphicData>
            </a:graphic>
          </wp:inline>
        </w:drawing>
      </w:r>
    </w:p>
    <w:p w14:paraId="250E0254" w14:textId="2060F00F" w:rsidR="00EC2B80" w:rsidRPr="004579DB" w:rsidRDefault="008C311B" w:rsidP="0073533C">
      <w:pPr>
        <w:pStyle w:val="FigureCap"/>
        <w:rPr>
          <w:iCs/>
        </w:rPr>
      </w:pPr>
      <w:bookmarkStart w:id="31" w:name="_Toc195957223"/>
      <w:bookmarkStart w:id="32" w:name="_Toc195957449"/>
      <w:r w:rsidRPr="004579DB">
        <w:rPr>
          <w:b/>
        </w:rPr>
        <w:t xml:space="preserve">Figure </w:t>
      </w:r>
      <w:r w:rsidRPr="004579DB">
        <w:rPr>
          <w:b/>
          <w:iCs/>
        </w:rPr>
        <w:fldChar w:fldCharType="begin"/>
      </w:r>
      <w:r w:rsidRPr="004579DB">
        <w:rPr>
          <w:b/>
        </w:rPr>
        <w:instrText xml:space="preserve"> SEQ Figure \* ARABIC </w:instrText>
      </w:r>
      <w:r w:rsidRPr="004579DB">
        <w:rPr>
          <w:b/>
          <w:iCs/>
        </w:rPr>
        <w:fldChar w:fldCharType="separate"/>
      </w:r>
      <w:r w:rsidR="0094376D" w:rsidRPr="004579DB">
        <w:rPr>
          <w:b/>
          <w:noProof/>
        </w:rPr>
        <w:t>3</w:t>
      </w:r>
      <w:r w:rsidRPr="004579DB">
        <w:rPr>
          <w:b/>
          <w:iCs/>
        </w:rPr>
        <w:fldChar w:fldCharType="end"/>
      </w:r>
      <w:r w:rsidRPr="004579DB">
        <w:t>.</w:t>
      </w:r>
      <w:r w:rsidR="00EC2B80" w:rsidRPr="004579DB">
        <w:t xml:space="preserve"> </w:t>
      </w:r>
      <w:sdt>
        <w:sdtPr>
          <w:rPr>
            <w:iCs/>
            <w:color w:val="000000"/>
          </w:rPr>
          <w:tag w:val="MENDELEY_CITATION_v3_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"/>
          <w:id w:val="-107432289"/>
          <w:placeholder>
            <w:docPart w:val="DefaultPlaceholder_-1854013440"/>
          </w:placeholder>
        </w:sdtPr>
        <w:sdtContent>
          <w:r w:rsidR="00617901" w:rsidRPr="00617901">
            <w:rPr>
              <w:color w:val="000000"/>
            </w:rPr>
            <w:t>(MDN contributors, 2025)</w:t>
          </w:r>
        </w:sdtContent>
      </w:sdt>
      <w:r w:rsidR="00EC2B80" w:rsidRPr="004579DB">
        <w:t xml:space="preserve"> Schematic illustrating the creation of stereoscopic 3D images in a virtual reality head-mounted display.</w:t>
      </w:r>
      <w:bookmarkEnd w:id="31"/>
      <w:bookmarkEnd w:id="32"/>
    </w:p>
    <w:p w14:paraId="257C0724" w14:textId="324826BF" w:rsidR="00EC2B80" w:rsidRDefault="00EC2B80" w:rsidP="00AC4AAB">
      <w:pPr>
        <w:pStyle w:val="Body"/>
        <w:spacing w:line="480" w:lineRule="auto"/>
      </w:pPr>
      <w:r w:rsidRPr="00A76024">
        <w:t>To create the experience of depth, VR systems present slightly different images to each eye. This mimics how our eyes naturally perceive depth through binocular disparity</w:t>
      </w:r>
      <w:r>
        <w:t xml:space="preserve"> </w:t>
      </w:r>
      <w:sdt>
        <w:sdtPr>
          <w:rPr>
            <w:color w:val="000000"/>
          </w:rPr>
          <w:tag w:val="MENDELEY_CITATION_v3_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"/>
          <w:id w:val="1834025739"/>
          <w:placeholder>
            <w:docPart w:val="DefaultPlaceholder_-1854013440"/>
          </w:placeholder>
        </w:sdtPr>
        <w:sdtContent>
          <w:proofErr w:type="spellStart"/>
          <w:r w:rsidR="00617901" w:rsidRPr="00617901">
            <w:rPr>
              <w:color w:val="000000"/>
            </w:rPr>
            <w:t>Palusova</w:t>
          </w:r>
          <w:proofErr w:type="spellEnd"/>
          <w:r w:rsidR="00617901" w:rsidRPr="00617901">
            <w:rPr>
              <w:color w:val="000000"/>
            </w:rPr>
            <w:t xml:space="preserve"> (2023)</w:t>
          </w:r>
        </w:sdtContent>
      </w:sdt>
      <w:r w:rsidRPr="00A76024">
        <w:t xml:space="preserve">. </w:t>
      </w:r>
      <w:r w:rsidRPr="00C346A0">
        <w:t>Because the displays are positioned close to the eyes, HMDs include lenses that assist with image convergence and correct geometric distortions.</w:t>
      </w:r>
      <w:r>
        <w:t xml:space="preserve"> Modern </w:t>
      </w:r>
      <w:r w:rsidRPr="00D16D83">
        <w:t xml:space="preserve">VR headsets </w:t>
      </w:r>
      <w:r>
        <w:t xml:space="preserve">also </w:t>
      </w:r>
      <w:r w:rsidRPr="00D16D83">
        <w:t>provide a much wider field of view than standard displays</w:t>
      </w:r>
      <w:r>
        <w:t xml:space="preserve">, </w:t>
      </w:r>
      <w:r w:rsidRPr="00D16D83">
        <w:t xml:space="preserve">typically between 90 and 130 degrees horizontally </w:t>
      </w:r>
      <w:sdt>
        <w:sdtPr>
          <w:rPr>
            <w:color w:val="000000"/>
          </w:rPr>
          <w:tag w:val="MENDELEY_CITATION_v3_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"/>
          <w:id w:val="-709799929"/>
          <w:placeholder>
            <w:docPart w:val="DefaultPlaceholder_-1854013440"/>
          </w:placeholder>
        </w:sdtPr>
        <w:sdtContent>
          <w:r w:rsidR="00617901" w:rsidRPr="00617901">
            <w:rPr>
              <w:color w:val="000000"/>
            </w:rPr>
            <w:t>(Angelov et al., 2020)</w:t>
          </w:r>
        </w:sdtContent>
      </w:sdt>
      <w:r w:rsidRPr="00D16D83">
        <w:t>.</w:t>
      </w:r>
      <w:r>
        <w:t xml:space="preserve"> </w:t>
      </w:r>
    </w:p>
    <w:p w14:paraId="222AB384" w14:textId="42370A39" w:rsidR="00EC2B80" w:rsidRDefault="00EC2B80" w:rsidP="00AC4AAB">
      <w:pPr>
        <w:pStyle w:val="Section"/>
        <w:spacing w:line="480" w:lineRule="auto"/>
      </w:pPr>
      <w:bookmarkStart w:id="33" w:name="_Toc195975230"/>
      <w:r w:rsidRPr="00B60BA6">
        <w:lastRenderedPageBreak/>
        <w:t>3.</w:t>
      </w:r>
      <w:r w:rsidR="00445303">
        <w:t>3</w:t>
      </w:r>
      <w:r w:rsidRPr="00B60BA6">
        <w:t xml:space="preserve"> </w:t>
      </w:r>
      <w:r>
        <w:t>Color Characterization for VR HMDs</w:t>
      </w:r>
      <w:bookmarkEnd w:id="33"/>
    </w:p>
    <w:p w14:paraId="5B3594B6" w14:textId="71975938" w:rsidR="00EC2B80" w:rsidRPr="006C3E33" w:rsidRDefault="00EC2B80" w:rsidP="00AC4AAB">
      <w:pPr>
        <w:spacing w:line="480" w:lineRule="auto"/>
        <w:rPr>
          <w:rFonts w:ascii="Times New Roman" w:hAnsi="Times New Roman" w:cs="Times New Roman"/>
        </w:rPr>
      </w:pPr>
      <w:r w:rsidRPr="00C77E9D">
        <w:rPr>
          <w:rFonts w:ascii="Times New Roman" w:hAnsi="Times New Roman" w:cs="Times New Roman"/>
        </w:rPr>
        <w:t xml:space="preserve">While traditional display characterization methods are well-established, extending these techniques to </w:t>
      </w:r>
      <w:commentRangeStart w:id="34"/>
      <w:r w:rsidRPr="00C77E9D">
        <w:rPr>
          <w:rFonts w:ascii="Times New Roman" w:hAnsi="Times New Roman" w:cs="Times New Roman"/>
        </w:rPr>
        <w:t>VR HMDs introduces new challenges</w:t>
      </w:r>
      <w:commentRangeEnd w:id="34"/>
      <w:r w:rsidR="007A6BDB">
        <w:rPr>
          <w:rFonts w:ascii="Times New Roman" w:hAnsi="Times New Roman" w:cs="Times New Roman"/>
        </w:rPr>
        <w:t xml:space="preserve"> such as special measurement apertures to mimic a pupil looking into the device and accounting for non-uniformities of the display</w:t>
      </w:r>
      <w:r w:rsidR="00E511FF">
        <w:rPr>
          <w:rStyle w:val="CommentReference"/>
        </w:rPr>
        <w:commentReference w:id="34"/>
      </w:r>
      <w:r w:rsidRPr="00C77E9D">
        <w:rPr>
          <w:rFonts w:ascii="Times New Roman" w:hAnsi="Times New Roman" w:cs="Times New Roman"/>
        </w:rPr>
        <w:t xml:space="preserve">. There </w:t>
      </w:r>
      <w:r w:rsidR="00300BE5">
        <w:rPr>
          <w:rFonts w:ascii="Times New Roman" w:hAnsi="Times New Roman" w:cs="Times New Roman"/>
        </w:rPr>
        <w:t>are no such standard approaches to</w:t>
      </w:r>
      <w:r w:rsidRPr="00C77E9D">
        <w:rPr>
          <w:rFonts w:ascii="Times New Roman" w:hAnsi="Times New Roman" w:cs="Times New Roman"/>
        </w:rPr>
        <w:t xml:space="preserve"> color characterize VR HMDs, particularly those that make use of real-time rendering engines such as Unreal Engine or Unity to </w:t>
      </w:r>
      <w:r w:rsidR="00300BE5">
        <w:rPr>
          <w:rFonts w:ascii="Times New Roman" w:hAnsi="Times New Roman" w:cs="Times New Roman"/>
        </w:rPr>
        <w:t>display</w:t>
      </w:r>
      <w:r w:rsidRPr="00C77E9D">
        <w:rPr>
          <w:rFonts w:ascii="Times New Roman" w:hAnsi="Times New Roman" w:cs="Times New Roman"/>
        </w:rPr>
        <w:t xml:space="preserve"> a virtual environment. </w:t>
      </w:r>
      <w:r w:rsidRPr="006C3E33">
        <w:rPr>
          <w:rFonts w:ascii="Times New Roman" w:hAnsi="Times New Roman" w:cs="Times New Roman"/>
        </w:rPr>
        <w:t xml:space="preserve">In game engines, materials can be rendered using either </w:t>
      </w:r>
      <w:r>
        <w:rPr>
          <w:rFonts w:ascii="Times New Roman" w:hAnsi="Times New Roman" w:cs="Times New Roman"/>
        </w:rPr>
        <w:t>L</w:t>
      </w:r>
      <w:r w:rsidRPr="006C3E33">
        <w:rPr>
          <w:rFonts w:ascii="Times New Roman" w:hAnsi="Times New Roman" w:cs="Times New Roman"/>
        </w:rPr>
        <w:t xml:space="preserve">it or </w:t>
      </w:r>
      <w:r>
        <w:rPr>
          <w:rFonts w:ascii="Times New Roman" w:hAnsi="Times New Roman" w:cs="Times New Roman"/>
        </w:rPr>
        <w:t>U</w:t>
      </w:r>
      <w:r w:rsidRPr="006C3E33">
        <w:rPr>
          <w:rFonts w:ascii="Times New Roman" w:hAnsi="Times New Roman" w:cs="Times New Roman"/>
        </w:rPr>
        <w:t>nlit shaders. Lit shaders simulate physically based light interactions, meaning the appearance of an object depends on both its material properties and the lighting environment. Unlit shaders, on the other hand, display objects at fixed RGB values regardless of scene illumination</w:t>
      </w:r>
      <w:r>
        <w:rPr>
          <w:rFonts w:ascii="Times New Roman" w:hAnsi="Times New Roman" w:cs="Times New Roman"/>
        </w:rPr>
        <w:t xml:space="preserve">, </w:t>
      </w:r>
      <w:r w:rsidRPr="006C3E33">
        <w:rPr>
          <w:rFonts w:ascii="Times New Roman" w:hAnsi="Times New Roman" w:cs="Times New Roman"/>
        </w:rPr>
        <w:t xml:space="preserve">effectively treating them as emissive surfaces. This distinction is especially important for visual psychophysics, where experiments </w:t>
      </w:r>
      <w:r>
        <w:rPr>
          <w:rFonts w:ascii="Times New Roman" w:hAnsi="Times New Roman" w:cs="Times New Roman"/>
        </w:rPr>
        <w:t xml:space="preserve">may </w:t>
      </w:r>
      <w:r w:rsidRPr="006C3E33">
        <w:rPr>
          <w:rFonts w:ascii="Times New Roman" w:hAnsi="Times New Roman" w:cs="Times New Roman"/>
        </w:rPr>
        <w:t>rely on stimuli appearance changes under different lighting conditions.</w:t>
      </w:r>
      <w:r w:rsidRPr="00876FC2">
        <w:t xml:space="preserve"> </w:t>
      </w:r>
      <w:r w:rsidRPr="00876FC2">
        <w:rPr>
          <w:rFonts w:ascii="Times New Roman" w:hAnsi="Times New Roman" w:cs="Times New Roman"/>
        </w:rPr>
        <w:t>Recent efforts have focused on establishing a reliable mapping between the RGB values used in rendering engines and the corresponding XYZ tristimulus values measured by colorimeters, to linearize and characterize the VR display pipeline.</w:t>
      </w:r>
    </w:p>
    <w:p w14:paraId="3196E814" w14:textId="7EF74676" w:rsidR="00EC2B80" w:rsidRDefault="00EC2B80" w:rsidP="00AC4AAB">
      <w:pPr>
        <w:pStyle w:val="Body"/>
        <w:spacing w:line="480" w:lineRule="auto"/>
      </w:pPr>
      <w:r>
        <w:t>Some efforts</w:t>
      </w:r>
      <w:r w:rsidRPr="006C3E33">
        <w:t xml:space="preserve"> to characterize VR </w:t>
      </w:r>
      <w:r>
        <w:t>HMDs</w:t>
      </w:r>
      <w:r w:rsidRPr="006C3E33">
        <w:t xml:space="preserve"> focus primarily on display calibration for content production rather than for perceptual experiments. </w:t>
      </w:r>
      <w:sdt>
        <w:sdtPr>
          <w:rPr>
            <w:color w:val="000000"/>
          </w:rPr>
          <w:tag w:val="MENDELEY_CITATION_v3_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"/>
          <w:id w:val="-715349209"/>
          <w:placeholder>
            <w:docPart w:val="DefaultPlaceholder_-1854013440"/>
          </w:placeholder>
        </w:sdtPr>
        <w:sdtContent>
          <w:r w:rsidR="00617901" w:rsidRPr="00617901">
            <w:rPr>
              <w:color w:val="000000"/>
            </w:rPr>
            <w:t>Pouli et al. (2018)</w:t>
          </w:r>
        </w:sdtContent>
      </w:sdt>
      <w:r w:rsidRPr="006C3E33">
        <w:t xml:space="preserve"> developed a workflow for calibrating devices such as the Oculus Rift, HTC </w:t>
      </w:r>
      <w:proofErr w:type="spellStart"/>
      <w:r w:rsidRPr="006C3E33">
        <w:t>Vive</w:t>
      </w:r>
      <w:proofErr w:type="spellEnd"/>
      <w:r w:rsidRPr="006C3E33">
        <w:t xml:space="preserve">, and Samsung Gear VR using a piecewise linear </w:t>
      </w:r>
      <w:r>
        <w:t>EOTF</w:t>
      </w:r>
      <w:r w:rsidRPr="006C3E33">
        <w:t xml:space="preserve"> and a 3×3 matrix to map RGB values to the sRGB color space. Their system used Unity and SDKs provided by </w:t>
      </w:r>
      <w:proofErr w:type="spellStart"/>
      <w:r w:rsidRPr="006C3E33">
        <w:t>OpenVR</w:t>
      </w:r>
      <w:proofErr w:type="spellEnd"/>
      <w:r w:rsidRPr="006C3E33">
        <w:t xml:space="preserve"> and Oculus to render patches directly to the display. This approach was sufficient for production-oriented calibration but did not account for how materials interact with light in realistic 3D environments</w:t>
      </w:r>
      <w:r>
        <w:t xml:space="preserve">, </w:t>
      </w:r>
      <w:r w:rsidRPr="006C3E33">
        <w:t>an essential aspect for studies involving human visual perception</w:t>
      </w:r>
      <w:r w:rsidR="00BB6073">
        <w:t xml:space="preserve">. </w:t>
      </w:r>
      <w:sdt>
        <w:sdtPr>
          <w:rPr>
            <w:color w:val="000000"/>
          </w:rPr>
          <w:tag w:val="MENDELEY_CITATION_v3_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"/>
          <w:id w:val="597598836"/>
          <w:placeholder>
            <w:docPart w:val="DefaultPlaceholder_-1854013440"/>
          </w:placeholder>
        </w:sdtPr>
        <w:sdtContent>
          <w:r w:rsidR="00617901" w:rsidRPr="00617901">
            <w:rPr>
              <w:color w:val="000000"/>
            </w:rPr>
            <w:t>Zaman et al. (2023)</w:t>
          </w:r>
        </w:sdtContent>
      </w:sdt>
      <w:r w:rsidRPr="006C3E33">
        <w:t xml:space="preserve"> aimed to bridge this gap </w:t>
      </w:r>
      <w:r>
        <w:t xml:space="preserve">with a dual path rendering </w:t>
      </w:r>
      <w:r>
        <w:lastRenderedPageBreak/>
        <w:t>strategy</w:t>
      </w:r>
      <w:r w:rsidRPr="006C3E33">
        <w:t xml:space="preserve">. One path preserved </w:t>
      </w:r>
      <w:r>
        <w:t>Lit</w:t>
      </w:r>
      <w:r w:rsidRPr="006C3E33">
        <w:t xml:space="preserve"> scene rendering for immersion, while the other displayed isolated visual stimuli using </w:t>
      </w:r>
      <w:r>
        <w:t>Unlit</w:t>
      </w:r>
      <w:r w:rsidRPr="006C3E33">
        <w:t xml:space="preserve"> materials unaffected by lighting. This allowed simultaneous presentation of </w:t>
      </w:r>
      <w:r>
        <w:t>realistic lighting in the virtual environment</w:t>
      </w:r>
      <w:r w:rsidRPr="006C3E33">
        <w:t xml:space="preserve"> and accurate </w:t>
      </w:r>
      <w:r>
        <w:t>colorimetry for chosen stimuli</w:t>
      </w:r>
      <w:r w:rsidRPr="006C3E33">
        <w:t xml:space="preserve">. However, like Pouli’s approach, their use of emissive shaders meant that stimuli did not interact with scene lighting, making the method unsuitable for </w:t>
      </w:r>
      <w:r>
        <w:t xml:space="preserve">experimental </w:t>
      </w:r>
      <w:r w:rsidRPr="006C3E33">
        <w:t>tasks such as color constancy, where lit shaders must be used to simulate changes in appearance</w:t>
      </w:r>
      <w:r>
        <w:t xml:space="preserve"> due to varying lighting conditions</w:t>
      </w:r>
      <w:r w:rsidRPr="006C3E33">
        <w:t>.</w:t>
      </w:r>
    </w:p>
    <w:p w14:paraId="05521891" w14:textId="2A56D29F" w:rsidR="00EC2B80" w:rsidRPr="00D03152" w:rsidRDefault="00EC2B80" w:rsidP="00AC4AAB">
      <w:pPr>
        <w:pStyle w:val="Body"/>
        <w:spacing w:line="480" w:lineRule="auto"/>
      </w:pPr>
      <w:r>
        <w:t>M</w:t>
      </w:r>
      <w:r w:rsidRPr="00D03152">
        <w:t xml:space="preserve">ore </w:t>
      </w:r>
      <w:r>
        <w:t>current</w:t>
      </w:r>
      <w:r w:rsidRPr="00D03152">
        <w:t xml:space="preserve"> research has focused on using </w:t>
      </w:r>
      <w:r>
        <w:t>Lit</w:t>
      </w:r>
      <w:r w:rsidRPr="00D03152">
        <w:t xml:space="preserve"> shaders to support psychophysical experiments that depend on realistic lighting conditions. </w:t>
      </w:r>
      <w:sdt>
        <w:sdtPr>
          <w:rPr>
            <w:color w:val="000000"/>
          </w:rPr>
          <w:tag w:val="MENDELEY_CITATION_v3_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"/>
          <w:id w:val="-1725760090"/>
          <w:placeholder>
            <w:docPart w:val="DefaultPlaceholder_-1854013440"/>
          </w:placeholder>
        </w:sdtPr>
        <w:sdtContent>
          <w:r w:rsidR="00617901" w:rsidRPr="00617901">
            <w:rPr>
              <w:color w:val="000000"/>
            </w:rPr>
            <w:t>Toscani et al. (2019)</w:t>
          </w:r>
        </w:sdtContent>
      </w:sdt>
      <w:r w:rsidRPr="00D03152">
        <w:t xml:space="preserve"> </w:t>
      </w:r>
      <w:r>
        <w:t>compared VR HMD behavior when c</w:t>
      </w:r>
      <w:r w:rsidRPr="00D03152">
        <w:t xml:space="preserve">ontrolling the headset through </w:t>
      </w:r>
      <w:proofErr w:type="spellStart"/>
      <w:r w:rsidRPr="00D03152">
        <w:t>Psychtoolbox</w:t>
      </w:r>
      <w:proofErr w:type="spellEnd"/>
      <w:r w:rsidRPr="00D03152">
        <w:t xml:space="preserve"> 3, MATLAB, and Unreal Engine 4</w:t>
      </w:r>
      <w:r>
        <w:t>.</w:t>
      </w:r>
      <w:r w:rsidRPr="00D03152">
        <w:t xml:space="preserve"> </w:t>
      </w:r>
      <w:r>
        <w:t>T</w:t>
      </w:r>
      <w:r w:rsidRPr="00D03152">
        <w:t xml:space="preserve">hey demonstrated that the </w:t>
      </w:r>
      <w:r>
        <w:t>HMD</w:t>
      </w:r>
      <w:r w:rsidRPr="00D03152">
        <w:t xml:space="preserve"> could behave similarly to a standard monitor when </w:t>
      </w:r>
      <w:proofErr w:type="spellStart"/>
      <w:r w:rsidRPr="00D03152">
        <w:t>Unreal’s</w:t>
      </w:r>
      <w:proofErr w:type="spellEnd"/>
      <w:r w:rsidRPr="00D03152">
        <w:t xml:space="preserve"> post-processing routines </w:t>
      </w:r>
      <w:r>
        <w:t xml:space="preserve">(tone mapping, auto-exposure, etc.) </w:t>
      </w:r>
      <w:r w:rsidRPr="00D03152">
        <w:t xml:space="preserve">were disabled. This allowed them to implement a standard </w:t>
      </w:r>
      <w:r>
        <w:t>characterization</w:t>
      </w:r>
      <w:r w:rsidRPr="00D03152">
        <w:t xml:space="preserve"> pipeline and control RGB output via reflectance parameters on 3D objects rendered with lit shaders and illuminated by a virtual light source. Their approach was later used in color constancy experiments by </w:t>
      </w:r>
      <w:sdt>
        <w:sdtPr>
          <w:rPr>
            <w:color w:val="000000"/>
          </w:rPr>
          <w:tag w:val="MENDELEY_CITATION_v3_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"/>
          <w:id w:val="-1092780267"/>
          <w:placeholder>
            <w:docPart w:val="DefaultPlaceholder_-1854013440"/>
          </w:placeholder>
        </w:sdtPr>
        <w:sdtContent>
          <w:r w:rsidR="00617901" w:rsidRPr="00617901">
            <w:rPr>
              <w:color w:val="000000"/>
            </w:rPr>
            <w:t>Gil Rodríguez et al. (2022).</w:t>
          </w:r>
        </w:sdtContent>
      </w:sdt>
    </w:p>
    <w:p w14:paraId="627230C5" w14:textId="55A89F07" w:rsidR="00274368" w:rsidRDefault="00EC2B80" w:rsidP="00AC4AAB">
      <w:pPr>
        <w:pStyle w:val="Body"/>
        <w:spacing w:line="480" w:lineRule="auto"/>
      </w:pPr>
      <w:r w:rsidRPr="00D03152">
        <w:t xml:space="preserve">Expanding on this methodology, </w:t>
      </w:r>
      <w:sdt>
        <w:sdtPr>
          <w:rPr>
            <w:color w:val="000000"/>
          </w:rPr>
          <w:tag w:val="MENDELEY_CITATION_v3_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"/>
          <w:id w:val="7886793"/>
          <w:placeholder>
            <w:docPart w:val="DefaultPlaceholder_-1854013440"/>
          </w:placeholder>
        </w:sdtPr>
        <w:sdtContent>
          <w:r w:rsidR="00617901" w:rsidRPr="00617901">
            <w:rPr>
              <w:color w:val="000000"/>
            </w:rPr>
            <w:t>Díaz-Barrancas et al. (2023)</w:t>
          </w:r>
        </w:sdtContent>
      </w:sdt>
      <w:r w:rsidRPr="00D03152">
        <w:t xml:space="preserve"> compared </w:t>
      </w:r>
      <w:r>
        <w:t>L</w:t>
      </w:r>
      <w:r w:rsidRPr="00D03152">
        <w:t xml:space="preserve">it and </w:t>
      </w:r>
      <w:r>
        <w:t>U</w:t>
      </w:r>
      <w:r w:rsidRPr="00D03152">
        <w:t xml:space="preserve">nlit shaders in Unity and Unreal, using MATLAB-rendered patches as a reference. They found that </w:t>
      </w:r>
      <w:proofErr w:type="spellStart"/>
      <w:r w:rsidRPr="00D03152">
        <w:t>Unreal’s</w:t>
      </w:r>
      <w:proofErr w:type="spellEnd"/>
      <w:r w:rsidRPr="00D03152">
        <w:t xml:space="preserve"> Standard Lit shader produced the lowest color </w:t>
      </w:r>
      <w:r>
        <w:t>differences</w:t>
      </w:r>
      <w:r w:rsidRPr="00D03152">
        <w:t xml:space="preserve"> (ΔE</w:t>
      </w:r>
      <w:r>
        <w:t>00</w:t>
      </w:r>
      <w:r w:rsidRPr="00D03152">
        <w:t xml:space="preserve">). In a more comprehensive follow-up study, </w:t>
      </w:r>
      <w:sdt>
        <w:sdtPr>
          <w:rPr>
            <w:color w:val="000000"/>
          </w:rPr>
          <w:tag w:val="MENDELEY_CITATION_v3_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"/>
          <w:id w:val="-1667783809"/>
          <w:placeholder>
            <w:docPart w:val="DefaultPlaceholder_-1854013440"/>
          </w:placeholder>
        </w:sdtPr>
        <w:sdtContent>
          <w:r w:rsidR="00617901" w:rsidRPr="00617901">
            <w:rPr>
              <w:color w:val="000000"/>
            </w:rPr>
            <w:t>Díaz-Barrancas et al. (2024)</w:t>
          </w:r>
        </w:sdtContent>
      </w:sdt>
      <w:r w:rsidRPr="00D03152">
        <w:t xml:space="preserve"> evaluated three HMDs (HTC </w:t>
      </w:r>
      <w:proofErr w:type="spellStart"/>
      <w:r w:rsidRPr="00D03152">
        <w:t>Vive</w:t>
      </w:r>
      <w:proofErr w:type="spellEnd"/>
      <w:r w:rsidRPr="00D03152">
        <w:t xml:space="preserve"> Pro Eye, </w:t>
      </w:r>
      <w:proofErr w:type="spellStart"/>
      <w:r w:rsidRPr="00D03152">
        <w:t>Pimax</w:t>
      </w:r>
      <w:proofErr w:type="spellEnd"/>
      <w:r w:rsidRPr="00D03152">
        <w:t xml:space="preserve"> 8K X DMAS, and Varjo Aero) and achieved ΔE</w:t>
      </w:r>
      <w:r>
        <w:t>00</w:t>
      </w:r>
      <w:r w:rsidRPr="00D03152">
        <w:t xml:space="preserve"> </w:t>
      </w:r>
      <w:r>
        <w:t>values</w:t>
      </w:r>
      <w:r w:rsidRPr="00D03152">
        <w:t xml:space="preserve"> below 1 across all conditions</w:t>
      </w:r>
      <w:r>
        <w:t xml:space="preserve">. </w:t>
      </w:r>
      <w:r w:rsidRPr="00D12AFA">
        <w:t xml:space="preserve">A key feature of their approach was the use of a MATLAB-to-Unreal TCP connection, which allowed the synchronized control of rendering RGB values and making spectral measurements. The characterization process involved aligning the measurement instrument to the center of the HMD </w:t>
      </w:r>
      <w:r w:rsidRPr="00D12AFA">
        <w:lastRenderedPageBreak/>
        <w:t>using a target, disabling post-processing in the rendering engine to maintain linearity, and measuring primary and grayscale ramps to derive the display’s 3×3 primary matrix and LUTs. This framework was later adopted and validated in a color constancy experiment</w:t>
      </w:r>
      <w:r w:rsidR="00094356">
        <w:t xml:space="preserve"> by</w:t>
      </w:r>
      <w:r w:rsidRPr="00D12AFA">
        <w:t xml:space="preserve"> </w:t>
      </w:r>
      <w:sdt>
        <w:sdtPr>
          <w:rPr>
            <w:color w:val="000000"/>
          </w:rPr>
          <w:tag w:val="MENDELEY_CITATION_v3_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"/>
          <w:id w:val="750697057"/>
          <w:placeholder>
            <w:docPart w:val="DefaultPlaceholder_-1854013440"/>
          </w:placeholder>
        </w:sdtPr>
        <w:sdtContent>
          <w:r w:rsidR="00617901" w:rsidRPr="00617901">
            <w:rPr>
              <w:color w:val="000000"/>
            </w:rPr>
            <w:t>Díaz-Barrancas et al. (2024)</w:t>
          </w:r>
        </w:sdtContent>
      </w:sdt>
      <w:r w:rsidRPr="00D12AFA">
        <w:t>, demonstrating its applicability for psychophysical research in VR environments. The authors have also made their implementation publicly available via GitHub, supporting reproducibility and further research.</w:t>
      </w:r>
      <w:r w:rsidR="004A65F9">
        <w:t xml:space="preserve"> Due to the </w:t>
      </w:r>
      <w:r w:rsidR="008E31C9">
        <w:t xml:space="preserve">availability of the source code and documentation for this approach, we </w:t>
      </w:r>
      <w:r w:rsidR="009C78FA">
        <w:t xml:space="preserve">implemented this method for characterizing our own VR HMD. </w:t>
      </w:r>
      <w:r w:rsidR="00E806CC">
        <w:t xml:space="preserve">In the next section, we will detail precisely how we </w:t>
      </w:r>
      <w:r w:rsidR="007B7E26">
        <w:t>achieved this along with other details about our setup and experiment</w:t>
      </w:r>
      <w:r w:rsidR="00D871DF">
        <w:t xml:space="preserve">al methods. </w:t>
      </w:r>
    </w:p>
    <w:p w14:paraId="50560314" w14:textId="77777777" w:rsidR="00AC4AAB" w:rsidRDefault="00AC4AAB" w:rsidP="00AC4AAB">
      <w:pPr>
        <w:pStyle w:val="Body"/>
        <w:spacing w:line="480" w:lineRule="auto"/>
      </w:pPr>
    </w:p>
    <w:p w14:paraId="45F22A81" w14:textId="77777777" w:rsidR="00AC4AAB" w:rsidRDefault="00AC4AAB" w:rsidP="00AC4AAB">
      <w:pPr>
        <w:pStyle w:val="Body"/>
        <w:spacing w:line="480" w:lineRule="auto"/>
      </w:pPr>
    </w:p>
    <w:p w14:paraId="0F016C4D" w14:textId="77777777" w:rsidR="00AC4AAB" w:rsidRDefault="00AC4AAB" w:rsidP="00AC4AAB">
      <w:pPr>
        <w:pStyle w:val="Body"/>
        <w:spacing w:line="480" w:lineRule="auto"/>
      </w:pPr>
    </w:p>
    <w:p w14:paraId="0DFF51C6" w14:textId="77777777" w:rsidR="00AC4AAB" w:rsidRDefault="00AC4AAB" w:rsidP="00AC4AAB">
      <w:pPr>
        <w:pStyle w:val="Body"/>
        <w:spacing w:line="480" w:lineRule="auto"/>
      </w:pPr>
    </w:p>
    <w:p w14:paraId="26267985" w14:textId="77777777" w:rsidR="00AC4AAB" w:rsidRDefault="00AC4AAB" w:rsidP="00AC4AAB">
      <w:pPr>
        <w:pStyle w:val="Body"/>
        <w:spacing w:line="480" w:lineRule="auto"/>
      </w:pPr>
    </w:p>
    <w:p w14:paraId="0097B7F9" w14:textId="77777777" w:rsidR="00AC4AAB" w:rsidRDefault="00AC4AAB" w:rsidP="00AC4AAB">
      <w:pPr>
        <w:pStyle w:val="Body"/>
        <w:spacing w:line="480" w:lineRule="auto"/>
      </w:pPr>
    </w:p>
    <w:p w14:paraId="6D14FBA6" w14:textId="77777777" w:rsidR="00AC4AAB" w:rsidRDefault="00AC4AAB" w:rsidP="00AC4AAB">
      <w:pPr>
        <w:pStyle w:val="Body"/>
        <w:spacing w:line="480" w:lineRule="auto"/>
      </w:pPr>
    </w:p>
    <w:p w14:paraId="4A1A2FBA" w14:textId="77777777" w:rsidR="00AC4AAB" w:rsidRDefault="00AC4AAB" w:rsidP="00AC4AAB">
      <w:pPr>
        <w:pStyle w:val="Body"/>
        <w:spacing w:line="480" w:lineRule="auto"/>
      </w:pPr>
    </w:p>
    <w:p w14:paraId="74C873E6" w14:textId="77777777" w:rsidR="00AC4AAB" w:rsidRDefault="00AC4AAB" w:rsidP="00AC4AAB">
      <w:pPr>
        <w:pStyle w:val="Body"/>
        <w:spacing w:line="480" w:lineRule="auto"/>
      </w:pPr>
    </w:p>
    <w:p w14:paraId="2DDF5A05" w14:textId="77777777" w:rsidR="00AC4AAB" w:rsidRDefault="00AC4AAB" w:rsidP="00AC4AAB">
      <w:pPr>
        <w:pStyle w:val="Body"/>
        <w:spacing w:line="480" w:lineRule="auto"/>
      </w:pPr>
    </w:p>
    <w:p w14:paraId="6B31F0E4" w14:textId="71ACCB0D" w:rsidR="00B44C37" w:rsidRPr="00B44C37" w:rsidRDefault="00B44C37" w:rsidP="001B4DF5">
      <w:pPr>
        <w:pStyle w:val="ChapterTitle"/>
        <w:spacing w:line="480" w:lineRule="auto"/>
      </w:pPr>
      <w:bookmarkStart w:id="35" w:name="_Toc195975231"/>
      <w:r w:rsidRPr="661F486B">
        <w:lastRenderedPageBreak/>
        <w:t>Chapter 4: Methods</w:t>
      </w:r>
      <w:bookmarkEnd w:id="35"/>
    </w:p>
    <w:p w14:paraId="1417BDB3" w14:textId="552BD05B" w:rsidR="00B44C37" w:rsidRPr="00B44C37" w:rsidRDefault="00B44C37" w:rsidP="001B4DF5">
      <w:pPr>
        <w:spacing w:line="480" w:lineRule="auto"/>
        <w:rPr>
          <w:rFonts w:ascii="Times New Roman" w:hAnsi="Times New Roman" w:cs="Times New Roman"/>
        </w:rPr>
      </w:pPr>
      <w:r w:rsidRPr="661F486B">
        <w:rPr>
          <w:rFonts w:ascii="Times New Roman" w:hAnsi="Times New Roman" w:cs="Times New Roman"/>
        </w:rPr>
        <w:t xml:space="preserve">In this section, we present the </w:t>
      </w:r>
      <w:r w:rsidR="000652C2" w:rsidRPr="661F486B">
        <w:rPr>
          <w:rFonts w:ascii="Times New Roman" w:hAnsi="Times New Roman" w:cs="Times New Roman"/>
        </w:rPr>
        <w:t xml:space="preserve">color </w:t>
      </w:r>
      <w:r w:rsidR="005148D8" w:rsidRPr="661F486B">
        <w:rPr>
          <w:rFonts w:ascii="Times New Roman" w:hAnsi="Times New Roman" w:cs="Times New Roman"/>
        </w:rPr>
        <w:t>characterization</w:t>
      </w:r>
      <w:r w:rsidR="000652C2" w:rsidRPr="661F486B">
        <w:rPr>
          <w:rFonts w:ascii="Times New Roman" w:hAnsi="Times New Roman" w:cs="Times New Roman"/>
        </w:rPr>
        <w:t xml:space="preserve"> procedures, </w:t>
      </w:r>
      <w:r w:rsidRPr="661F486B">
        <w:rPr>
          <w:rFonts w:ascii="Times New Roman" w:hAnsi="Times New Roman" w:cs="Times New Roman"/>
        </w:rPr>
        <w:t>setup</w:t>
      </w:r>
      <w:r w:rsidR="000652C2" w:rsidRPr="661F486B">
        <w:rPr>
          <w:rFonts w:ascii="Times New Roman" w:hAnsi="Times New Roman" w:cs="Times New Roman"/>
        </w:rPr>
        <w:t>,</w:t>
      </w:r>
      <w:r w:rsidRPr="661F486B">
        <w:rPr>
          <w:rFonts w:ascii="Times New Roman" w:hAnsi="Times New Roman" w:cs="Times New Roman"/>
        </w:rPr>
        <w:t xml:space="preserve"> and the experiments we conducted to measure color constancy. </w:t>
      </w:r>
      <w:r w:rsidR="00AC5926" w:rsidRPr="661F486B">
        <w:rPr>
          <w:rFonts w:ascii="Times New Roman" w:hAnsi="Times New Roman" w:cs="Times New Roman"/>
        </w:rPr>
        <w:t xml:space="preserve">We used a Konica Minolta </w:t>
      </w:r>
      <w:commentRangeStart w:id="36"/>
      <w:r w:rsidR="00AC5926" w:rsidRPr="661F486B">
        <w:rPr>
          <w:rFonts w:ascii="Times New Roman" w:hAnsi="Times New Roman" w:cs="Times New Roman"/>
        </w:rPr>
        <w:t xml:space="preserve">CS2000 spectrophotometer </w:t>
      </w:r>
      <w:commentRangeEnd w:id="36"/>
      <w:r w:rsidR="00C85F0A">
        <w:rPr>
          <w:rStyle w:val="CommentReference"/>
        </w:rPr>
        <w:commentReference w:id="36"/>
      </w:r>
      <w:r w:rsidR="007A6BDB">
        <w:rPr>
          <w:rFonts w:ascii="Times New Roman" w:hAnsi="Times New Roman" w:cs="Times New Roman"/>
        </w:rPr>
        <w:t xml:space="preserve">with a VR aperture </w:t>
      </w:r>
      <w:r w:rsidR="00AC5926" w:rsidRPr="661F486B">
        <w:rPr>
          <w:rFonts w:ascii="Times New Roman" w:hAnsi="Times New Roman" w:cs="Times New Roman"/>
        </w:rPr>
        <w:t xml:space="preserve">to characterize a virtual </w:t>
      </w:r>
      <w:r w:rsidR="00734D54" w:rsidRPr="661F486B">
        <w:rPr>
          <w:rFonts w:ascii="Times New Roman" w:hAnsi="Times New Roman" w:cs="Times New Roman"/>
        </w:rPr>
        <w:t xml:space="preserve">scene </w:t>
      </w:r>
      <w:r w:rsidR="003102D9" w:rsidRPr="661F486B">
        <w:rPr>
          <w:rFonts w:ascii="Times New Roman" w:hAnsi="Times New Roman" w:cs="Times New Roman"/>
        </w:rPr>
        <w:t xml:space="preserve">rendered in Unreal Engine and </w:t>
      </w:r>
      <w:r w:rsidR="00734D54" w:rsidRPr="661F486B">
        <w:rPr>
          <w:rFonts w:ascii="Times New Roman" w:hAnsi="Times New Roman" w:cs="Times New Roman"/>
        </w:rPr>
        <w:t xml:space="preserve">displayed </w:t>
      </w:r>
      <w:r w:rsidR="000D2032" w:rsidRPr="661F486B">
        <w:rPr>
          <w:rFonts w:ascii="Times New Roman" w:hAnsi="Times New Roman" w:cs="Times New Roman"/>
        </w:rPr>
        <w:t xml:space="preserve">it </w:t>
      </w:r>
      <w:r w:rsidR="00734D54" w:rsidRPr="661F486B">
        <w:rPr>
          <w:rFonts w:ascii="Times New Roman" w:hAnsi="Times New Roman" w:cs="Times New Roman"/>
        </w:rPr>
        <w:t xml:space="preserve">on a VIVE XR Elite VR HMD and a Dell </w:t>
      </w:r>
      <w:proofErr w:type="spellStart"/>
      <w:r w:rsidR="00734D54" w:rsidRPr="661F486B">
        <w:rPr>
          <w:rFonts w:ascii="Times New Roman" w:hAnsi="Times New Roman" w:cs="Times New Roman"/>
        </w:rPr>
        <w:t>UltraSharp</w:t>
      </w:r>
      <w:proofErr w:type="spellEnd"/>
      <w:r w:rsidR="00734D54" w:rsidRPr="661F486B">
        <w:rPr>
          <w:rFonts w:ascii="Times New Roman" w:hAnsi="Times New Roman" w:cs="Times New Roman"/>
        </w:rPr>
        <w:t xml:space="preserve"> 27 4K </w:t>
      </w:r>
      <w:proofErr w:type="spellStart"/>
      <w:r w:rsidR="00734D54" w:rsidRPr="661F486B">
        <w:rPr>
          <w:rFonts w:ascii="Times New Roman" w:hAnsi="Times New Roman" w:cs="Times New Roman"/>
        </w:rPr>
        <w:t>PremiereColor</w:t>
      </w:r>
      <w:proofErr w:type="spellEnd"/>
      <w:r w:rsidR="00734D54" w:rsidRPr="661F486B">
        <w:rPr>
          <w:rFonts w:ascii="Times New Roman" w:hAnsi="Times New Roman" w:cs="Times New Roman"/>
        </w:rPr>
        <w:t xml:space="preserve"> Monitor. </w:t>
      </w:r>
      <w:r w:rsidRPr="661F486B">
        <w:rPr>
          <w:rFonts w:ascii="Times New Roman" w:hAnsi="Times New Roman" w:cs="Times New Roman"/>
        </w:rPr>
        <w:t>In the experiment, participants use</w:t>
      </w:r>
      <w:r w:rsidR="003D69D7" w:rsidRPr="661F486B">
        <w:rPr>
          <w:rFonts w:ascii="Times New Roman" w:hAnsi="Times New Roman" w:cs="Times New Roman"/>
        </w:rPr>
        <w:t>d</w:t>
      </w:r>
      <w:r w:rsidRPr="661F486B">
        <w:rPr>
          <w:rFonts w:ascii="Times New Roman" w:hAnsi="Times New Roman" w:cs="Times New Roman"/>
        </w:rPr>
        <w:t xml:space="preserve"> the method of adjustment to change the color of a stimulus to appear achromatic under various illuminants within a virtual scene.</w:t>
      </w:r>
      <w:r w:rsidR="0091642B" w:rsidRPr="661F486B">
        <w:rPr>
          <w:rFonts w:ascii="Times New Roman" w:hAnsi="Times New Roman" w:cs="Times New Roman"/>
        </w:rPr>
        <w:t xml:space="preserve"> </w:t>
      </w:r>
      <w:r w:rsidRPr="661F486B">
        <w:rPr>
          <w:rFonts w:ascii="Times New Roman" w:hAnsi="Times New Roman" w:cs="Times New Roman"/>
        </w:rPr>
        <w:t xml:space="preserve">The same experiment </w:t>
      </w:r>
      <w:r w:rsidR="003D69D7" w:rsidRPr="661F486B">
        <w:rPr>
          <w:rFonts w:ascii="Times New Roman" w:hAnsi="Times New Roman" w:cs="Times New Roman"/>
        </w:rPr>
        <w:t>was</w:t>
      </w:r>
      <w:r w:rsidRPr="661F486B">
        <w:rPr>
          <w:rFonts w:ascii="Times New Roman" w:hAnsi="Times New Roman" w:cs="Times New Roman"/>
        </w:rPr>
        <w:t xml:space="preserve"> </w:t>
      </w:r>
      <w:r w:rsidR="00650367" w:rsidRPr="661F486B">
        <w:rPr>
          <w:rFonts w:ascii="Times New Roman" w:hAnsi="Times New Roman" w:cs="Times New Roman"/>
        </w:rPr>
        <w:t>repeated</w:t>
      </w:r>
      <w:r w:rsidRPr="661F486B">
        <w:rPr>
          <w:rFonts w:ascii="Times New Roman" w:hAnsi="Times New Roman" w:cs="Times New Roman"/>
        </w:rPr>
        <w:t xml:space="preserve"> in both </w:t>
      </w:r>
      <w:r w:rsidR="00BA1186" w:rsidRPr="661F486B">
        <w:rPr>
          <w:rFonts w:ascii="Times New Roman" w:hAnsi="Times New Roman" w:cs="Times New Roman"/>
        </w:rPr>
        <w:t>the</w:t>
      </w:r>
      <w:r w:rsidRPr="661F486B">
        <w:rPr>
          <w:rFonts w:ascii="Times New Roman" w:hAnsi="Times New Roman" w:cs="Times New Roman"/>
        </w:rPr>
        <w:t xml:space="preserve"> VR HMD and </w:t>
      </w:r>
      <w:r w:rsidR="00BA1186" w:rsidRPr="661F486B">
        <w:rPr>
          <w:rFonts w:ascii="Times New Roman" w:hAnsi="Times New Roman" w:cs="Times New Roman"/>
        </w:rPr>
        <w:t xml:space="preserve">the </w:t>
      </w:r>
      <w:r w:rsidRPr="661F486B">
        <w:rPr>
          <w:rFonts w:ascii="Times New Roman" w:hAnsi="Times New Roman" w:cs="Times New Roman"/>
        </w:rPr>
        <w:t>monitor</w:t>
      </w:r>
      <w:r w:rsidR="00650367" w:rsidRPr="661F486B">
        <w:rPr>
          <w:rFonts w:ascii="Times New Roman" w:hAnsi="Times New Roman" w:cs="Times New Roman"/>
        </w:rPr>
        <w:t xml:space="preserve">, </w:t>
      </w:r>
      <w:r w:rsidR="003D69D7" w:rsidRPr="661F486B">
        <w:rPr>
          <w:rFonts w:ascii="Times New Roman" w:hAnsi="Times New Roman" w:cs="Times New Roman"/>
        </w:rPr>
        <w:t>which we will refer to as the</w:t>
      </w:r>
      <w:r w:rsidR="0091642B" w:rsidRPr="661F486B">
        <w:rPr>
          <w:rFonts w:ascii="Times New Roman" w:hAnsi="Times New Roman" w:cs="Times New Roman"/>
        </w:rPr>
        <w:t xml:space="preserve"> “VR” and</w:t>
      </w:r>
      <w:r w:rsidR="003D69D7" w:rsidRPr="661F486B">
        <w:rPr>
          <w:rFonts w:ascii="Times New Roman" w:hAnsi="Times New Roman" w:cs="Times New Roman"/>
        </w:rPr>
        <w:t xml:space="preserve"> “Flat” </w:t>
      </w:r>
      <w:r w:rsidR="00763D95">
        <w:rPr>
          <w:rFonts w:ascii="Times New Roman" w:hAnsi="Times New Roman" w:cs="Times New Roman"/>
        </w:rPr>
        <w:t>conditions</w:t>
      </w:r>
      <w:r w:rsidRPr="661F486B">
        <w:rPr>
          <w:rFonts w:ascii="Times New Roman" w:hAnsi="Times New Roman" w:cs="Times New Roman"/>
        </w:rPr>
        <w:t>.</w:t>
      </w:r>
    </w:p>
    <w:p w14:paraId="0F354FEF" w14:textId="045CA6B3" w:rsidR="661F486B" w:rsidRDefault="00763D95" w:rsidP="00AC4AAB">
      <w:pPr>
        <w:pStyle w:val="Section"/>
        <w:spacing w:line="480" w:lineRule="auto"/>
      </w:pPr>
      <w:bookmarkStart w:id="37" w:name="_Toc195975232"/>
      <w:r>
        <w:t>4.1 Participants</w:t>
      </w:r>
      <w:bookmarkEnd w:id="37"/>
      <w:r>
        <w:t xml:space="preserve"> </w:t>
      </w:r>
    </w:p>
    <w:p w14:paraId="6DAD1D62" w14:textId="206424DF" w:rsidR="00BB5F18" w:rsidRDefault="00FF39D4" w:rsidP="00AC4AAB">
      <w:pPr>
        <w:spacing w:line="480" w:lineRule="auto"/>
        <w:rPr>
          <w:rFonts w:ascii="Times New Roman" w:hAnsi="Times New Roman" w:cs="Times New Roman"/>
        </w:rPr>
      </w:pPr>
      <w:r w:rsidRPr="00FF39D4">
        <w:rPr>
          <w:rFonts w:ascii="Times New Roman" w:hAnsi="Times New Roman" w:cs="Times New Roman"/>
        </w:rPr>
        <w:t>A total of 42 participants were recruited from the Munsell Color Science Laboratory and the undergraduate and graduate student population at Rochester Institute of Technology. The mean age was 24 years (SD = 5.2), with an age range of 18 to 38 years. The sample included 18 males, 22 females, and 2 non-binary individuals. Ethnic self-identification was as follows: 19 White, 2 Hispanic, 12 Asian, 2 Black, 3 Multiracial, and 4 who identified as Other or preferred not to respond. Some participants received course credit through the SONA system as compensation.</w:t>
      </w:r>
      <w:r w:rsidR="00BB5F18">
        <w:rPr>
          <w:rFonts w:ascii="Times New Roman" w:hAnsi="Times New Roman" w:cs="Times New Roman"/>
        </w:rPr>
        <w:t xml:space="preserve"> </w:t>
      </w:r>
      <w:r w:rsidR="008A1825" w:rsidRPr="008A1825">
        <w:rPr>
          <w:rFonts w:ascii="Times New Roman" w:hAnsi="Times New Roman" w:cs="Times New Roman"/>
        </w:rPr>
        <w:t xml:space="preserve">Seven participants were excluded from the final analysis: two due to self-reported red-green color blindness, one who did not complete a full session, three who were naïve observers and did not appear to understand the task based on experimenter observation and performance patterns, and one whose data was identified as an outlier, falling more than three standard deviations from the mean across key measures. This resulted in a final sample of 35 participants included in the </w:t>
      </w:r>
      <w:r w:rsidR="008A1825" w:rsidRPr="008A1825">
        <w:rPr>
          <w:rFonts w:ascii="Times New Roman" w:hAnsi="Times New Roman" w:cs="Times New Roman"/>
        </w:rPr>
        <w:lastRenderedPageBreak/>
        <w:t>data analysis</w:t>
      </w:r>
      <w:r w:rsidR="002C2ED8">
        <w:rPr>
          <w:rFonts w:ascii="Times New Roman" w:hAnsi="Times New Roman" w:cs="Times New Roman"/>
        </w:rPr>
        <w:t xml:space="preserve">. </w:t>
      </w:r>
      <w:r w:rsidR="002D4CB5">
        <w:rPr>
          <w:rFonts w:ascii="Times New Roman" w:hAnsi="Times New Roman" w:cs="Times New Roman"/>
        </w:rPr>
        <w:t xml:space="preserve">The primary </w:t>
      </w:r>
      <w:del w:id="38" w:author="Michael Murdoch" w:date="2025-04-22T12:44:00Z">
        <w:r w:rsidR="002D4CB5" w:rsidDel="00C77854">
          <w:rPr>
            <w:rFonts w:ascii="Times New Roman" w:hAnsi="Times New Roman" w:cs="Times New Roman"/>
          </w:rPr>
          <w:delText>expertimenter</w:delText>
        </w:r>
      </w:del>
      <w:ins w:id="39" w:author="Michael Murdoch" w:date="2025-04-22T12:44:00Z">
        <w:r w:rsidR="00C77854">
          <w:rPr>
            <w:rFonts w:ascii="Times New Roman" w:hAnsi="Times New Roman" w:cs="Times New Roman"/>
          </w:rPr>
          <w:t>experimenter</w:t>
        </w:r>
      </w:ins>
      <w:r w:rsidRPr="00FF39D4">
        <w:rPr>
          <w:rFonts w:ascii="Times New Roman" w:hAnsi="Times New Roman" w:cs="Times New Roman"/>
        </w:rPr>
        <w:t xml:space="preserve"> completed CITI training, and the study was approved by the Human Research Subjects Office (HRSO) at RIT.</w:t>
      </w:r>
    </w:p>
    <w:p w14:paraId="6DD5271C" w14:textId="09EF1573" w:rsidR="00B44C37" w:rsidRPr="00B44C37" w:rsidRDefault="00F75B12" w:rsidP="00AC4AAB">
      <w:pPr>
        <w:pStyle w:val="Section"/>
        <w:spacing w:line="480" w:lineRule="auto"/>
      </w:pPr>
      <w:bookmarkStart w:id="40" w:name="_Toc195975233"/>
      <w:r>
        <w:t>4</w:t>
      </w:r>
      <w:r w:rsidR="00B44C37" w:rsidRPr="00B44C37">
        <w:t>.</w:t>
      </w:r>
      <w:r w:rsidR="00F50073">
        <w:t>2</w:t>
      </w:r>
      <w:r w:rsidR="00B44C37" w:rsidRPr="00B44C37">
        <w:t xml:space="preserve"> Stimuli</w:t>
      </w:r>
      <w:bookmarkEnd w:id="40"/>
    </w:p>
    <w:p w14:paraId="254A4806" w14:textId="4E0E7653" w:rsidR="00B44C37" w:rsidRPr="00B44C37" w:rsidRDefault="008D4D43" w:rsidP="00AC4AAB">
      <w:pPr>
        <w:pStyle w:val="Subsections"/>
        <w:spacing w:line="480" w:lineRule="auto"/>
      </w:pPr>
      <w:bookmarkStart w:id="41" w:name="_Toc195975234"/>
      <w:r>
        <w:t>4.</w:t>
      </w:r>
      <w:r w:rsidR="00F50073">
        <w:t>2</w:t>
      </w:r>
      <w:r>
        <w:t xml:space="preserve">.1 </w:t>
      </w:r>
      <w:r w:rsidR="00B44C37" w:rsidRPr="00B44C37">
        <w:t xml:space="preserve">Virtual </w:t>
      </w:r>
      <w:r w:rsidR="003D6100">
        <w:t>Environment</w:t>
      </w:r>
      <w:bookmarkEnd w:id="41"/>
    </w:p>
    <w:p w14:paraId="0918BD0B" w14:textId="40A17F6F" w:rsidR="00C970F8" w:rsidRDefault="00B44C37" w:rsidP="00AC4AAB">
      <w:pPr>
        <w:pStyle w:val="Body"/>
        <w:spacing w:line="480" w:lineRule="auto"/>
      </w:pPr>
      <w:r w:rsidRPr="661F486B">
        <w:t xml:space="preserve">Our scene was modeled in Unreal Engine 4.27 </w:t>
      </w:r>
      <w:sdt>
        <w:sdtPr>
          <w:rPr>
            <w:color w:val="000000"/>
          </w:rPr>
          <w:tag w:val="MENDELEY_CITATION_v3_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"/>
          <w:id w:val="-726062688"/>
          <w:placeholder>
            <w:docPart w:val="DefaultPlaceholder_-1854013440"/>
          </w:placeholder>
        </w:sdtPr>
        <w:sdtContent>
          <w:r w:rsidR="00617901" w:rsidRPr="00617901">
            <w:rPr>
              <w:color w:val="000000"/>
            </w:rPr>
            <w:t>(Epic Games Inc, 2021)</w:t>
          </w:r>
        </w:sdtContent>
      </w:sdt>
      <w:r w:rsidR="00E97D7F">
        <w:rPr>
          <w:color w:val="000000"/>
        </w:rPr>
        <w:t xml:space="preserve"> </w:t>
      </w:r>
      <w:r w:rsidRPr="661F486B">
        <w:t>and consisted of a realistic room environment with a table at the center</w:t>
      </w:r>
      <w:r w:rsidR="003D6100">
        <w:t>, chairs, and</w:t>
      </w:r>
      <w:r w:rsidR="00876854">
        <w:t xml:space="preserve"> silverware.</w:t>
      </w:r>
      <w:r w:rsidRPr="661F486B">
        <w:t xml:space="preserve"> </w:t>
      </w:r>
      <w:r w:rsidR="00662371" w:rsidRPr="661F486B">
        <w:t xml:space="preserve">The scene was rendered using </w:t>
      </w:r>
      <w:proofErr w:type="spellStart"/>
      <w:r w:rsidR="00662371" w:rsidRPr="661F486B">
        <w:t>Unreal</w:t>
      </w:r>
      <w:r w:rsidR="00AE5AF2" w:rsidRPr="661F486B">
        <w:t>’s</w:t>
      </w:r>
      <w:proofErr w:type="spellEnd"/>
      <w:r w:rsidR="00AE5AF2" w:rsidRPr="661F486B">
        <w:t xml:space="preserve"> </w:t>
      </w:r>
      <w:r w:rsidR="00882B69" w:rsidRPr="661F486B">
        <w:t xml:space="preserve">Default Lit shader. </w:t>
      </w:r>
      <w:r w:rsidR="00C001BC" w:rsidRPr="661F486B">
        <w:t xml:space="preserve">On the table, there were multiple 3D models of </w:t>
      </w:r>
      <w:r w:rsidR="00CB74C3" w:rsidRPr="661F486B">
        <w:t>fruits and vegetables</w:t>
      </w:r>
      <w:r w:rsidR="00B620FD">
        <w:t xml:space="preserve"> (tomato, cucumber, </w:t>
      </w:r>
      <w:r w:rsidR="00374D90">
        <w:t>plum, banana)</w:t>
      </w:r>
      <w:r w:rsidR="00C001BC" w:rsidRPr="661F486B">
        <w:t xml:space="preserve"> </w:t>
      </w:r>
      <w:r w:rsidR="008B1EF6">
        <w:t xml:space="preserve">comprising </w:t>
      </w:r>
      <w:r w:rsidR="000B5FF7">
        <w:t xml:space="preserve">primarily </w:t>
      </w:r>
      <w:r w:rsidR="008B1EF6">
        <w:t xml:space="preserve">of their four typical hues </w:t>
      </w:r>
      <w:r w:rsidR="00C001BC" w:rsidRPr="661F486B">
        <w:t xml:space="preserve">(red, green, </w:t>
      </w:r>
      <w:r w:rsidR="00374D90">
        <w:t>blue</w:t>
      </w:r>
      <w:r w:rsidR="00C001BC" w:rsidRPr="661F486B">
        <w:t xml:space="preserve">, and </w:t>
      </w:r>
      <w:r w:rsidR="00374D90">
        <w:t>yellow</w:t>
      </w:r>
      <w:r w:rsidR="00A93C56">
        <w:t>,</w:t>
      </w:r>
      <w:r w:rsidR="6FACE7A7" w:rsidRPr="661F486B">
        <w:t xml:space="preserve"> respectively</w:t>
      </w:r>
      <w:r w:rsidR="00A93C56">
        <w:t>)</w:t>
      </w:r>
      <w:r w:rsidR="008B1EF6">
        <w:t xml:space="preserve">. </w:t>
      </w:r>
      <w:r w:rsidR="00787E9F">
        <w:t xml:space="preserve"> </w:t>
      </w:r>
      <w:r w:rsidR="00787E9F" w:rsidRPr="00787E9F">
        <w:t>The target stimulus that participants adjusted was located at the center of the table, surrounded by the</w:t>
      </w:r>
      <w:r w:rsidR="00A93C56">
        <w:t>se</w:t>
      </w:r>
      <w:r w:rsidR="00787E9F" w:rsidRPr="00787E9F">
        <w:t xml:space="preserve"> reference objects.</w:t>
      </w:r>
      <w:r w:rsidR="00787E9F">
        <w:t xml:space="preserve"> </w:t>
      </w:r>
      <w:r w:rsidR="00961CED" w:rsidRPr="00961CED">
        <w:t>The</w:t>
      </w:r>
      <w:r w:rsidR="00A93C56">
        <w:t xml:space="preserve"> objects</w:t>
      </w:r>
      <w:r w:rsidR="007B51BB">
        <w:t xml:space="preserve"> </w:t>
      </w:r>
      <w:r w:rsidR="00961CED" w:rsidRPr="00961CED">
        <w:t xml:space="preserve">were positioned around the table to correspond with the directions in which participants adjusted color. For example, the tomato (representing red) was placed on the </w:t>
      </w:r>
      <w:r w:rsidR="0032595C">
        <w:t>right</w:t>
      </w:r>
      <w:r w:rsidR="00961CED" w:rsidRPr="00961CED">
        <w:t xml:space="preserve"> side of the table, matching the direction a participant would move the controller to make </w:t>
      </w:r>
      <w:r w:rsidR="007B51BB" w:rsidRPr="00961CED">
        <w:t>the color</w:t>
      </w:r>
      <w:r w:rsidR="00961CED" w:rsidRPr="00961CED">
        <w:t xml:space="preserve"> </w:t>
      </w:r>
      <w:r w:rsidR="007B51BB">
        <w:t>of the</w:t>
      </w:r>
      <w:r w:rsidR="00703581">
        <w:t xml:space="preserve"> target</w:t>
      </w:r>
      <w:r w:rsidR="007B51BB">
        <w:t xml:space="preserve"> stimulus </w:t>
      </w:r>
      <w:r w:rsidR="00961CED" w:rsidRPr="00961CED">
        <w:t>appear redder</w:t>
      </w:r>
      <w:r w:rsidR="00F5379F">
        <w:t>.</w:t>
      </w:r>
      <w:r w:rsidR="00C001BC" w:rsidRPr="661F486B">
        <w:t xml:space="preserve"> We </w:t>
      </w:r>
      <w:r w:rsidR="000B5FF7">
        <w:t xml:space="preserve">also </w:t>
      </w:r>
      <w:r w:rsidR="00C001BC" w:rsidRPr="661F486B">
        <w:t>incorporated realistic textures, such as wood grain for the table, specular</w:t>
      </w:r>
      <w:r w:rsidR="006A6F47" w:rsidRPr="661F486B">
        <w:t xml:space="preserve"> wood</w:t>
      </w:r>
      <w:r w:rsidR="00C001BC" w:rsidRPr="661F486B">
        <w:t xml:space="preserve"> tiles for the floor, and patterned wallpaper for the walls.</w:t>
      </w:r>
      <w:r w:rsidRPr="661F486B">
        <w:t xml:space="preserve"> </w:t>
      </w:r>
      <w:r w:rsidR="00CA39C1">
        <w:t xml:space="preserve">All </w:t>
      </w:r>
      <w:r w:rsidR="00071332">
        <w:t xml:space="preserve">3D models </w:t>
      </w:r>
      <w:r w:rsidR="00CA39C1">
        <w:t xml:space="preserve">and textures were </w:t>
      </w:r>
      <w:r w:rsidR="00A11AF6">
        <w:t xml:space="preserve">freely </w:t>
      </w:r>
      <w:r w:rsidR="00CA39C1">
        <w:t xml:space="preserve">downloaded from </w:t>
      </w:r>
      <w:r w:rsidR="00A11AF6">
        <w:t>Fab, Epic Games</w:t>
      </w:r>
      <w:r w:rsidR="004C03E5">
        <w:t>’</w:t>
      </w:r>
      <w:r w:rsidR="00A11AF6">
        <w:t xml:space="preserve"> open marketplace and library</w:t>
      </w:r>
      <w:r w:rsidR="00F6095F">
        <w:t xml:space="preserve"> for digital assets</w:t>
      </w:r>
      <w:r w:rsidR="004C03E5">
        <w:t xml:space="preserve"> </w:t>
      </w:r>
      <w:sdt>
        <w:sdtPr>
          <w:rPr>
            <w:color w:val="000000"/>
          </w:rPr>
          <w:tag w:val="MENDELEY_CITATION_v3_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"/>
          <w:id w:val="-1864129970"/>
          <w:placeholder>
            <w:docPart w:val="DefaultPlaceholder_-1854013440"/>
          </w:placeholder>
        </w:sdtPr>
        <w:sdtContent>
          <w:r w:rsidR="00617901" w:rsidRPr="00617901">
            <w:rPr>
              <w:rFonts w:eastAsia="Times New Roman"/>
              <w:color w:val="000000"/>
            </w:rPr>
            <w:t>(</w:t>
          </w:r>
          <w:r w:rsidR="00617901" w:rsidRPr="00617901">
            <w:rPr>
              <w:rFonts w:eastAsia="Times New Roman"/>
              <w:i/>
              <w:iCs/>
              <w:color w:val="000000"/>
            </w:rPr>
            <w:t>Fab.Com</w:t>
          </w:r>
          <w:r w:rsidR="00617901" w:rsidRPr="00617901">
            <w:rPr>
              <w:rFonts w:eastAsia="Times New Roman"/>
              <w:color w:val="000000"/>
            </w:rPr>
            <w:t>, 2024)</w:t>
          </w:r>
        </w:sdtContent>
      </w:sdt>
      <w:r w:rsidR="00A11AF6">
        <w:t xml:space="preserve">. </w:t>
      </w:r>
    </w:p>
    <w:p w14:paraId="3835FEF5" w14:textId="25BE1AD9" w:rsidR="006019A4" w:rsidRDefault="007D3CF1" w:rsidP="00AC4AAB">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3446BC82" wp14:editId="7E9E1A63">
            <wp:extent cx="4376844" cy="2793731"/>
            <wp:effectExtent l="0" t="0" r="5080" b="6985"/>
            <wp:docPr id="125861565" name="Picture 1" descr="A computer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1565" name="Picture 1" descr="A computer screen shot of a game&#10;&#10;AI-generated content may be incorrect."/>
                    <pic:cNvPicPr/>
                  </pic:nvPicPr>
                  <pic:blipFill rotWithShape="1">
                    <a:blip r:embed="rId20" cstate="print">
                      <a:extLst>
                        <a:ext uri="{28A0092B-C50C-407E-A947-70E740481C1C}">
                          <a14:useLocalDpi xmlns:a14="http://schemas.microsoft.com/office/drawing/2010/main" val="0"/>
                        </a:ext>
                      </a:extLst>
                    </a:blip>
                    <a:srcRect r="19658" b="8832"/>
                    <a:stretch/>
                  </pic:blipFill>
                  <pic:spPr bwMode="auto">
                    <a:xfrm>
                      <a:off x="0" y="0"/>
                      <a:ext cx="4394703" cy="2805130"/>
                    </a:xfrm>
                    <a:prstGeom prst="rect">
                      <a:avLst/>
                    </a:prstGeom>
                    <a:ln>
                      <a:noFill/>
                    </a:ln>
                    <a:extLst>
                      <a:ext uri="{53640926-AAD7-44D8-BBD7-CCE9431645EC}">
                        <a14:shadowObscured xmlns:a14="http://schemas.microsoft.com/office/drawing/2010/main"/>
                      </a:ext>
                    </a:extLst>
                  </pic:spPr>
                </pic:pic>
              </a:graphicData>
            </a:graphic>
          </wp:inline>
        </w:drawing>
      </w:r>
    </w:p>
    <w:p w14:paraId="4E048D26" w14:textId="356D6E1E" w:rsidR="00AB7EA7" w:rsidRPr="00BF13E2" w:rsidRDefault="008C7AD2" w:rsidP="0073533C">
      <w:pPr>
        <w:pStyle w:val="FigureCap"/>
        <w:rPr>
          <w:iCs/>
        </w:rPr>
      </w:pPr>
      <w:bookmarkStart w:id="42" w:name="_Toc195957224"/>
      <w:bookmarkStart w:id="43" w:name="_Toc195957450"/>
      <w:r w:rsidRPr="00BF13E2">
        <w:rPr>
          <w:b/>
        </w:rPr>
        <w:t xml:space="preserve">Figure </w:t>
      </w:r>
      <w:r w:rsidRPr="00BF13E2">
        <w:rPr>
          <w:b/>
          <w:iCs/>
        </w:rPr>
        <w:fldChar w:fldCharType="begin"/>
      </w:r>
      <w:r w:rsidRPr="00BF13E2">
        <w:rPr>
          <w:b/>
        </w:rPr>
        <w:instrText xml:space="preserve"> SEQ Figure \* ARABIC </w:instrText>
      </w:r>
      <w:r w:rsidRPr="00BF13E2">
        <w:rPr>
          <w:b/>
          <w:iCs/>
        </w:rPr>
        <w:fldChar w:fldCharType="separate"/>
      </w:r>
      <w:r w:rsidR="0094376D" w:rsidRPr="00BF13E2">
        <w:rPr>
          <w:b/>
          <w:noProof/>
        </w:rPr>
        <w:t>4</w:t>
      </w:r>
      <w:r w:rsidRPr="00BF13E2">
        <w:rPr>
          <w:b/>
          <w:iCs/>
        </w:rPr>
        <w:fldChar w:fldCharType="end"/>
      </w:r>
      <w:r w:rsidR="008970BE" w:rsidRPr="00BF13E2">
        <w:t>.</w:t>
      </w:r>
      <w:r w:rsidR="00395B5D" w:rsidRPr="00BF13E2">
        <w:t xml:space="preserve"> </w:t>
      </w:r>
      <w:r w:rsidR="006E65B7" w:rsidRPr="00BF13E2">
        <w:t xml:space="preserve">Unreal Engine </w:t>
      </w:r>
      <w:r w:rsidR="00D26EB8" w:rsidRPr="00BF13E2">
        <w:t>s</w:t>
      </w:r>
      <w:r w:rsidR="006E65B7" w:rsidRPr="00BF13E2">
        <w:t xml:space="preserve">creenshot showing a preview of the experimental </w:t>
      </w:r>
      <w:r w:rsidR="006A6F47" w:rsidRPr="00BF13E2">
        <w:t>3D environment</w:t>
      </w:r>
      <w:r w:rsidR="006E65B7" w:rsidRPr="00BF13E2">
        <w:t>.</w:t>
      </w:r>
      <w:bookmarkEnd w:id="42"/>
      <w:bookmarkEnd w:id="43"/>
      <w:r w:rsidR="006E65B7" w:rsidRPr="00BF13E2">
        <w:t xml:space="preserve"> </w:t>
      </w:r>
    </w:p>
    <w:p w14:paraId="5EC2CCA4" w14:textId="1FE534D0" w:rsidR="00E279BF" w:rsidRDefault="00A8614D" w:rsidP="00AC4AAB">
      <w:pPr>
        <w:spacing w:line="480" w:lineRule="auto"/>
        <w:rPr>
          <w:rFonts w:ascii="Times New Roman" w:hAnsi="Times New Roman" w:cs="Times New Roman"/>
        </w:rPr>
      </w:pPr>
      <w:r>
        <w:rPr>
          <w:rFonts w:ascii="Times New Roman" w:hAnsi="Times New Roman" w:cs="Times New Roman"/>
        </w:rPr>
        <w:t>For the lighting we</w:t>
      </w:r>
      <w:r w:rsidR="00F841C2">
        <w:rPr>
          <w:rFonts w:ascii="Times New Roman" w:hAnsi="Times New Roman" w:cs="Times New Roman"/>
        </w:rPr>
        <w:t xml:space="preserve"> used</w:t>
      </w:r>
      <w:r w:rsidR="00D26EB8">
        <w:rPr>
          <w:rFonts w:ascii="Times New Roman" w:hAnsi="Times New Roman" w:cs="Times New Roman"/>
        </w:rPr>
        <w:t xml:space="preserve"> a total of</w:t>
      </w:r>
      <w:r w:rsidR="00F841C2">
        <w:rPr>
          <w:rFonts w:ascii="Times New Roman" w:hAnsi="Times New Roman" w:cs="Times New Roman"/>
        </w:rPr>
        <w:t xml:space="preserve"> </w:t>
      </w:r>
      <w:proofErr w:type="gramStart"/>
      <w:r w:rsidR="00F841C2">
        <w:rPr>
          <w:rFonts w:ascii="Times New Roman" w:hAnsi="Times New Roman" w:cs="Times New Roman"/>
        </w:rPr>
        <w:t>four point</w:t>
      </w:r>
      <w:proofErr w:type="gramEnd"/>
      <w:r w:rsidR="00F841C2">
        <w:rPr>
          <w:rFonts w:ascii="Times New Roman" w:hAnsi="Times New Roman" w:cs="Times New Roman"/>
        </w:rPr>
        <w:t xml:space="preserve"> light sources</w:t>
      </w:r>
      <w:r w:rsidR="008E5C8A">
        <w:rPr>
          <w:rFonts w:ascii="Times New Roman" w:hAnsi="Times New Roman" w:cs="Times New Roman"/>
        </w:rPr>
        <w:t xml:space="preserve">, which </w:t>
      </w:r>
      <w:r w:rsidR="008E5C8A" w:rsidRPr="008E5C8A">
        <w:rPr>
          <w:rFonts w:ascii="Times New Roman" w:hAnsi="Times New Roman" w:cs="Times New Roman"/>
        </w:rPr>
        <w:t>emit</w:t>
      </w:r>
      <w:r w:rsidR="008E5C8A">
        <w:rPr>
          <w:rFonts w:ascii="Times New Roman" w:hAnsi="Times New Roman" w:cs="Times New Roman"/>
        </w:rPr>
        <w:t xml:space="preserve"> </w:t>
      </w:r>
      <w:r w:rsidR="008E5C8A" w:rsidRPr="008E5C8A">
        <w:rPr>
          <w:rFonts w:ascii="Times New Roman" w:hAnsi="Times New Roman" w:cs="Times New Roman"/>
        </w:rPr>
        <w:t>light equally in all directions</w:t>
      </w:r>
      <w:r w:rsidR="008E5C8A">
        <w:rPr>
          <w:rFonts w:ascii="Times New Roman" w:hAnsi="Times New Roman" w:cs="Times New Roman"/>
        </w:rPr>
        <w:t>,</w:t>
      </w:r>
      <w:r w:rsidR="00F841C2">
        <w:rPr>
          <w:rFonts w:ascii="Times New Roman" w:hAnsi="Times New Roman" w:cs="Times New Roman"/>
        </w:rPr>
        <w:t xml:space="preserve"> located near the corners of the room to provide</w:t>
      </w:r>
      <w:r w:rsidR="00555795">
        <w:rPr>
          <w:rFonts w:ascii="Times New Roman" w:hAnsi="Times New Roman" w:cs="Times New Roman"/>
        </w:rPr>
        <w:t xml:space="preserve"> uniform illumination around the scene. </w:t>
      </w:r>
      <w:r w:rsidR="005D6DA6">
        <w:rPr>
          <w:rFonts w:ascii="Times New Roman" w:hAnsi="Times New Roman" w:cs="Times New Roman"/>
        </w:rPr>
        <w:t xml:space="preserve">A </w:t>
      </w:r>
      <w:proofErr w:type="spellStart"/>
      <w:r w:rsidR="00A17844">
        <w:rPr>
          <w:rFonts w:ascii="Times New Roman" w:hAnsi="Times New Roman" w:cs="Times New Roman"/>
        </w:rPr>
        <w:t>Lightmass</w:t>
      </w:r>
      <w:proofErr w:type="spellEnd"/>
      <w:r w:rsidR="005D6DA6">
        <w:rPr>
          <w:rFonts w:ascii="Times New Roman" w:hAnsi="Times New Roman" w:cs="Times New Roman"/>
        </w:rPr>
        <w:t xml:space="preserve"> </w:t>
      </w:r>
      <w:r w:rsidR="00A17844">
        <w:rPr>
          <w:rFonts w:ascii="Times New Roman" w:hAnsi="Times New Roman" w:cs="Times New Roman"/>
        </w:rPr>
        <w:t>Importance</w:t>
      </w:r>
      <w:r w:rsidR="005D6DA6">
        <w:rPr>
          <w:rFonts w:ascii="Times New Roman" w:hAnsi="Times New Roman" w:cs="Times New Roman"/>
        </w:rPr>
        <w:t xml:space="preserve"> </w:t>
      </w:r>
      <w:r w:rsidR="00A17844">
        <w:rPr>
          <w:rFonts w:ascii="Times New Roman" w:hAnsi="Times New Roman" w:cs="Times New Roman"/>
        </w:rPr>
        <w:t>Volume</w:t>
      </w:r>
      <w:r w:rsidR="005D6DA6">
        <w:rPr>
          <w:rFonts w:ascii="Times New Roman" w:hAnsi="Times New Roman" w:cs="Times New Roman"/>
        </w:rPr>
        <w:t xml:space="preserve"> was also placed around the table in the scene. </w:t>
      </w:r>
      <w:r w:rsidR="00B462E5">
        <w:rPr>
          <w:rFonts w:ascii="Times New Roman" w:hAnsi="Times New Roman" w:cs="Times New Roman"/>
        </w:rPr>
        <w:t>T</w:t>
      </w:r>
      <w:r w:rsidR="00A17844">
        <w:rPr>
          <w:rFonts w:ascii="Times New Roman" w:hAnsi="Times New Roman" w:cs="Times New Roman"/>
        </w:rPr>
        <w:t xml:space="preserve">his makes use of </w:t>
      </w:r>
      <w:proofErr w:type="spellStart"/>
      <w:r w:rsidR="00B462E5">
        <w:rPr>
          <w:rFonts w:ascii="Times New Roman" w:hAnsi="Times New Roman" w:cs="Times New Roman"/>
        </w:rPr>
        <w:t>Unreal’s</w:t>
      </w:r>
      <w:proofErr w:type="spellEnd"/>
      <w:r w:rsidR="00B462E5">
        <w:rPr>
          <w:rFonts w:ascii="Times New Roman" w:hAnsi="Times New Roman" w:cs="Times New Roman"/>
        </w:rPr>
        <w:t xml:space="preserve"> photon mapping algorithm</w:t>
      </w:r>
      <w:r w:rsidR="00E24D88">
        <w:rPr>
          <w:rFonts w:ascii="Times New Roman" w:hAnsi="Times New Roman" w:cs="Times New Roman"/>
        </w:rPr>
        <w:t xml:space="preserve">, which </w:t>
      </w:r>
      <w:r w:rsidR="00E24D88" w:rsidRPr="00E24D88">
        <w:rPr>
          <w:rFonts w:ascii="Times New Roman" w:hAnsi="Times New Roman" w:cs="Times New Roman"/>
        </w:rPr>
        <w:t>precomputes light interactions by tracing photons and storing them in lightmaps. This reduces real-time rendering costs while maintaining realistic lighting, with smoother noise patterns compared to pure Monte Carlo ray tracing</w:t>
      </w:r>
      <w:r w:rsidR="002C166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"/>
          <w:id w:val="1717932874"/>
          <w:placeholder>
            <w:docPart w:val="DefaultPlaceholder_-1854013440"/>
          </w:placeholder>
        </w:sdtPr>
        <w:sdtContent>
          <w:r w:rsidR="00617901" w:rsidRPr="00617901">
            <w:rPr>
              <w:rFonts w:ascii="Times New Roman" w:hAnsi="Times New Roman" w:cs="Times New Roman"/>
              <w:color w:val="000000"/>
            </w:rPr>
            <w:t>(Gil Rodríguez et al., 2024)</w:t>
          </w:r>
        </w:sdtContent>
      </w:sdt>
      <w:r w:rsidR="002C1660">
        <w:rPr>
          <w:rFonts w:ascii="Times New Roman" w:hAnsi="Times New Roman" w:cs="Times New Roman"/>
        </w:rPr>
        <w:t>.</w:t>
      </w:r>
    </w:p>
    <w:p w14:paraId="6A74BFD2" w14:textId="0F9EEBA5" w:rsidR="00555795" w:rsidRDefault="00555795" w:rsidP="00AC4AAB">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7B896C49" wp14:editId="055CC9F7">
            <wp:extent cx="4737133" cy="2469896"/>
            <wp:effectExtent l="0" t="0" r="6350" b="6985"/>
            <wp:docPr id="28971977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19772" name="Picture 6" descr="A screenshot of a computer&#10;&#10;AI-generated content may be incorrect."/>
                    <pic:cNvPicPr/>
                  </pic:nvPicPr>
                  <pic:blipFill rotWithShape="1">
                    <a:blip r:embed="rId21" cstate="print">
                      <a:extLst>
                        <a:ext uri="{28A0092B-C50C-407E-A947-70E740481C1C}">
                          <a14:useLocalDpi xmlns:a14="http://schemas.microsoft.com/office/drawing/2010/main" val="0"/>
                        </a:ext>
                      </a:extLst>
                    </a:blip>
                    <a:srcRect r="20086" b="25926"/>
                    <a:stretch/>
                  </pic:blipFill>
                  <pic:spPr bwMode="auto">
                    <a:xfrm>
                      <a:off x="0" y="0"/>
                      <a:ext cx="4750411" cy="2476819"/>
                    </a:xfrm>
                    <a:prstGeom prst="rect">
                      <a:avLst/>
                    </a:prstGeom>
                    <a:ln>
                      <a:noFill/>
                    </a:ln>
                    <a:extLst>
                      <a:ext uri="{53640926-AAD7-44D8-BBD7-CCE9431645EC}">
                        <a14:shadowObscured xmlns:a14="http://schemas.microsoft.com/office/drawing/2010/main"/>
                      </a:ext>
                    </a:extLst>
                  </pic:spPr>
                </pic:pic>
              </a:graphicData>
            </a:graphic>
          </wp:inline>
        </w:drawing>
      </w:r>
    </w:p>
    <w:p w14:paraId="2C1FC506" w14:textId="7EBA4174" w:rsidR="002B3B07" w:rsidRPr="00BF13E2" w:rsidRDefault="00A847B3" w:rsidP="0073533C">
      <w:pPr>
        <w:pStyle w:val="FigureCap"/>
        <w:rPr>
          <w:iCs/>
        </w:rPr>
      </w:pPr>
      <w:bookmarkStart w:id="44" w:name="_Toc195957225"/>
      <w:bookmarkStart w:id="45" w:name="_Toc195957451"/>
      <w:r w:rsidRPr="00BF13E2">
        <w:rPr>
          <w:b/>
        </w:rPr>
        <w:t xml:space="preserve">Figure </w:t>
      </w:r>
      <w:r w:rsidRPr="00BF13E2">
        <w:rPr>
          <w:b/>
          <w:iCs/>
        </w:rPr>
        <w:fldChar w:fldCharType="begin"/>
      </w:r>
      <w:r w:rsidRPr="00BF13E2">
        <w:rPr>
          <w:b/>
        </w:rPr>
        <w:instrText xml:space="preserve"> SEQ Figure \* ARABIC </w:instrText>
      </w:r>
      <w:r w:rsidRPr="00BF13E2">
        <w:rPr>
          <w:b/>
          <w:iCs/>
        </w:rPr>
        <w:fldChar w:fldCharType="separate"/>
      </w:r>
      <w:r w:rsidR="0094376D" w:rsidRPr="00BF13E2">
        <w:rPr>
          <w:b/>
          <w:noProof/>
        </w:rPr>
        <w:t>5</w:t>
      </w:r>
      <w:r w:rsidRPr="00BF13E2">
        <w:rPr>
          <w:b/>
          <w:iCs/>
        </w:rPr>
        <w:fldChar w:fldCharType="end"/>
      </w:r>
      <w:r w:rsidRPr="00BF13E2">
        <w:rPr>
          <w:b/>
        </w:rPr>
        <w:t>.</w:t>
      </w:r>
      <w:r w:rsidRPr="00BF13E2">
        <w:t xml:space="preserve"> </w:t>
      </w:r>
      <w:r w:rsidR="002B3B07" w:rsidRPr="00BF13E2">
        <w:t>Top, wireframe view of the experimental scene</w:t>
      </w:r>
      <w:r w:rsidR="009A5124" w:rsidRPr="00BF13E2">
        <w:t xml:space="preserve"> with </w:t>
      </w:r>
      <w:proofErr w:type="gramStart"/>
      <w:r w:rsidR="009A5124" w:rsidRPr="00BF13E2">
        <w:t>four point</w:t>
      </w:r>
      <w:proofErr w:type="gramEnd"/>
      <w:r w:rsidR="009A5124" w:rsidRPr="00BF13E2">
        <w:t xml:space="preserve"> lights</w:t>
      </w:r>
      <w:r w:rsidR="00792182" w:rsidRPr="00BF13E2">
        <w:t xml:space="preserve"> equally spaced.</w:t>
      </w:r>
      <w:bookmarkEnd w:id="44"/>
      <w:bookmarkEnd w:id="45"/>
    </w:p>
    <w:p w14:paraId="4A699A27" w14:textId="06AB3E92" w:rsidR="00B44C37" w:rsidRDefault="00723CC3" w:rsidP="00AC4AAB">
      <w:pPr>
        <w:pStyle w:val="Body"/>
        <w:spacing w:line="480" w:lineRule="auto"/>
      </w:pPr>
      <w:r w:rsidRPr="00723CC3">
        <w:t>Our goal was to create a naturalistic scene while</w:t>
      </w:r>
      <w:r w:rsidR="002B1301">
        <w:t xml:space="preserve"> also</w:t>
      </w:r>
      <w:r w:rsidRPr="00723CC3">
        <w:t xml:space="preserve"> limiting the number of achromatic objects with similar lightness to the main stimulus, preventing participants from directly matching their adjustments to them.</w:t>
      </w:r>
      <w:r>
        <w:t xml:space="preserve"> </w:t>
      </w:r>
      <w:r w:rsidR="00F56344">
        <w:t>F</w:t>
      </w:r>
      <w:r w:rsidR="00B44C37" w:rsidRPr="00B44C37">
        <w:t xml:space="preserve">ruits </w:t>
      </w:r>
      <w:r w:rsidR="00F56344">
        <w:t xml:space="preserve">and vegetables </w:t>
      </w:r>
      <w:r w:rsidR="00B44C37" w:rsidRPr="00B44C37">
        <w:t xml:space="preserve">were chosen </w:t>
      </w:r>
      <w:r w:rsidR="00F56344">
        <w:t xml:space="preserve">as a reference </w:t>
      </w:r>
      <w:r w:rsidR="00E64336">
        <w:t xml:space="preserve">to further provide cues </w:t>
      </w:r>
      <w:r w:rsidR="00B44C37" w:rsidRPr="00B44C37">
        <w:t xml:space="preserve">of </w:t>
      </w:r>
      <w:r w:rsidR="00963D54">
        <w:t>natural stimuli</w:t>
      </w:r>
      <w:r w:rsidR="00B44C37" w:rsidRPr="00B44C37">
        <w:t xml:space="preserve"> </w:t>
      </w:r>
      <w:r w:rsidR="00C4031B">
        <w:t xml:space="preserve">and memory colors, </w:t>
      </w:r>
      <w:r w:rsidR="00622E47">
        <w:t>as they</w:t>
      </w:r>
      <w:r w:rsidR="00E64336">
        <w:t xml:space="preserve"> may </w:t>
      </w:r>
      <w:r w:rsidR="0044017C">
        <w:t>increase</w:t>
      </w:r>
      <w:r w:rsidR="00B44C37" w:rsidRPr="00B44C37">
        <w:t xml:space="preserve"> color </w:t>
      </w:r>
      <w:r w:rsidR="00573251" w:rsidRPr="00B44C37">
        <w:t xml:space="preserve">constancy </w:t>
      </w:r>
      <w:sdt>
        <w:sdtPr>
          <w:rPr>
            <w:color w:val="000000"/>
          </w:rPr>
          <w:tag w:val="MENDELEY_CITATION_v3_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"/>
          <w:id w:val="-2087291412"/>
          <w:placeholder>
            <w:docPart w:val="DefaultPlaceholder_-1854013440"/>
          </w:placeholder>
        </w:sdtPr>
        <w:sdtContent>
          <w:r w:rsidR="00617901" w:rsidRPr="00617901">
            <w:rPr>
              <w:color w:val="000000"/>
            </w:rPr>
            <w:t>(Olkkonen et al., 2008).</w:t>
          </w:r>
        </w:sdtContent>
      </w:sdt>
      <w:r w:rsidR="00B44C37" w:rsidRPr="00B44C37">
        <w:t xml:space="preserve"> </w:t>
      </w:r>
    </w:p>
    <w:p w14:paraId="696F8FF3" w14:textId="2C6B37B2" w:rsidR="00DD0766" w:rsidRPr="00B44C37" w:rsidRDefault="008D4D43" w:rsidP="00AC4AAB">
      <w:pPr>
        <w:pStyle w:val="Subsections"/>
        <w:spacing w:line="480" w:lineRule="auto"/>
      </w:pPr>
      <w:bookmarkStart w:id="46" w:name="_Toc195975235"/>
      <w:r>
        <w:t>4.</w:t>
      </w:r>
      <w:r w:rsidR="00445303">
        <w:t>2</w:t>
      </w:r>
      <w:r>
        <w:t xml:space="preserve">.2 </w:t>
      </w:r>
      <w:r w:rsidR="009A7D3E">
        <w:t>Target</w:t>
      </w:r>
      <w:r w:rsidR="00DD0766" w:rsidRPr="00B44C37">
        <w:t xml:space="preserve"> Stimulus</w:t>
      </w:r>
      <w:bookmarkEnd w:id="46"/>
      <w:r w:rsidR="002731D0">
        <w:t xml:space="preserve"> </w:t>
      </w:r>
    </w:p>
    <w:p w14:paraId="01F93561" w14:textId="7FCAD18B" w:rsidR="001B2944" w:rsidRDefault="000738AE" w:rsidP="00AC4AAB">
      <w:pPr>
        <w:spacing w:line="480" w:lineRule="auto"/>
        <w:rPr>
          <w:rFonts w:ascii="Times New Roman" w:hAnsi="Times New Roman" w:cs="Times New Roman"/>
        </w:rPr>
      </w:pPr>
      <w:r w:rsidRPr="661F486B">
        <w:rPr>
          <w:rFonts w:ascii="Times New Roman" w:hAnsi="Times New Roman" w:cs="Times New Roman"/>
        </w:rPr>
        <w:t>The stimulus that participants adjusted was a circular object positioned on the table in the scene, subtending roughly 10 degrees of visual angle from the observer’s viewpoint.</w:t>
      </w:r>
      <w:r w:rsidR="00173943" w:rsidRPr="661F486B">
        <w:rPr>
          <w:rFonts w:ascii="Times New Roman" w:hAnsi="Times New Roman" w:cs="Times New Roman"/>
        </w:rPr>
        <w:t xml:space="preserve"> This was estimated </w:t>
      </w:r>
      <w:r w:rsidR="009478D7" w:rsidRPr="661F486B">
        <w:rPr>
          <w:rFonts w:ascii="Times New Roman" w:hAnsi="Times New Roman" w:cs="Times New Roman"/>
        </w:rPr>
        <w:t>by panning</w:t>
      </w:r>
      <w:r w:rsidR="00173943" w:rsidRPr="661F486B">
        <w:rPr>
          <w:rFonts w:ascii="Times New Roman" w:hAnsi="Times New Roman" w:cs="Times New Roman"/>
        </w:rPr>
        <w:t xml:space="preserve"> </w:t>
      </w:r>
      <w:r w:rsidR="006E1817" w:rsidRPr="661F486B">
        <w:rPr>
          <w:rFonts w:ascii="Times New Roman" w:hAnsi="Times New Roman" w:cs="Times New Roman"/>
        </w:rPr>
        <w:t>a</w:t>
      </w:r>
      <w:r w:rsidR="0038216F" w:rsidRPr="661F486B">
        <w:rPr>
          <w:rFonts w:ascii="Times New Roman" w:hAnsi="Times New Roman" w:cs="Times New Roman"/>
        </w:rPr>
        <w:t xml:space="preserve"> spectrophotometer</w:t>
      </w:r>
      <w:r w:rsidR="006E1817" w:rsidRPr="661F486B">
        <w:rPr>
          <w:rFonts w:ascii="Times New Roman" w:hAnsi="Times New Roman" w:cs="Times New Roman"/>
        </w:rPr>
        <w:t xml:space="preserve"> with an internal aperture of 1-degree</w:t>
      </w:r>
      <w:r w:rsidR="009478D7" w:rsidRPr="661F486B">
        <w:rPr>
          <w:rFonts w:ascii="Times New Roman" w:hAnsi="Times New Roman" w:cs="Times New Roman"/>
        </w:rPr>
        <w:t xml:space="preserve"> across the diameter of the stimulus</w:t>
      </w:r>
      <w:r w:rsidR="0038216F" w:rsidRPr="661F486B">
        <w:rPr>
          <w:rFonts w:ascii="Times New Roman" w:hAnsi="Times New Roman" w:cs="Times New Roman"/>
        </w:rPr>
        <w:t>.</w:t>
      </w:r>
      <w:r w:rsidRPr="661F486B">
        <w:rPr>
          <w:rFonts w:ascii="Times New Roman" w:hAnsi="Times New Roman" w:cs="Times New Roman"/>
        </w:rPr>
        <w:t xml:space="preserve"> In Unreal Engine, the material properties were set </w:t>
      </w:r>
      <w:r w:rsidR="005A3C4C" w:rsidRPr="661F486B">
        <w:rPr>
          <w:rFonts w:ascii="Times New Roman" w:hAnsi="Times New Roman" w:cs="Times New Roman"/>
        </w:rPr>
        <w:t>to</w:t>
      </w:r>
      <w:r w:rsidRPr="661F486B">
        <w:rPr>
          <w:rFonts w:ascii="Times New Roman" w:hAnsi="Times New Roman" w:cs="Times New Roman"/>
        </w:rPr>
        <w:t xml:space="preserve"> a roughness factor of 1 and a specular factor of 0. This prevented variations in color appearance based on the viewing angle, ensuring that the perceived color remained constant across all perspectives. The same object was used for color characterization measurements for both display</w:t>
      </w:r>
      <w:r w:rsidR="00173943" w:rsidRPr="661F486B">
        <w:rPr>
          <w:rFonts w:ascii="Times New Roman" w:hAnsi="Times New Roman" w:cs="Times New Roman"/>
        </w:rPr>
        <w:t xml:space="preserve"> modes</w:t>
      </w:r>
      <w:r w:rsidRPr="661F486B">
        <w:rPr>
          <w:rFonts w:ascii="Times New Roman" w:hAnsi="Times New Roman" w:cs="Times New Roman"/>
        </w:rPr>
        <w:t xml:space="preserve">. Moving forward, we will refer to the </w:t>
      </w:r>
      <w:r w:rsidR="00D31FED">
        <w:rPr>
          <w:rFonts w:ascii="Times New Roman" w:hAnsi="Times New Roman" w:cs="Times New Roman"/>
        </w:rPr>
        <w:t>target</w:t>
      </w:r>
      <w:r w:rsidRPr="661F486B">
        <w:rPr>
          <w:rFonts w:ascii="Times New Roman" w:hAnsi="Times New Roman" w:cs="Times New Roman"/>
        </w:rPr>
        <w:t xml:space="preserve"> stimulus as the “</w:t>
      </w:r>
      <w:r w:rsidR="00D31FED">
        <w:rPr>
          <w:rFonts w:ascii="Times New Roman" w:hAnsi="Times New Roman" w:cs="Times New Roman"/>
        </w:rPr>
        <w:t>target</w:t>
      </w:r>
      <w:r w:rsidRPr="661F486B">
        <w:rPr>
          <w:rFonts w:ascii="Times New Roman" w:hAnsi="Times New Roman" w:cs="Times New Roman"/>
        </w:rPr>
        <w:t>.”</w:t>
      </w:r>
    </w:p>
    <w:p w14:paraId="7A2A2054" w14:textId="3149D039" w:rsidR="00AC36D5" w:rsidRDefault="00AC36D5" w:rsidP="00AC4AAB">
      <w:pPr>
        <w:spacing w:line="480" w:lineRule="auto"/>
        <w:rPr>
          <w:rFonts w:ascii="Times New Roman" w:hAnsi="Times New Roman" w:cs="Times New Roman"/>
        </w:rPr>
      </w:pPr>
      <w:r w:rsidRPr="661F486B">
        <w:rPr>
          <w:rFonts w:ascii="Times New Roman" w:hAnsi="Times New Roman" w:cs="Times New Roman"/>
        </w:rPr>
        <w:lastRenderedPageBreak/>
        <w:t>Directly behind the</w:t>
      </w:r>
      <w:r w:rsidR="009A7D3E">
        <w:rPr>
          <w:rFonts w:ascii="Times New Roman" w:hAnsi="Times New Roman" w:cs="Times New Roman"/>
        </w:rPr>
        <w:t xml:space="preserve"> target</w:t>
      </w:r>
      <w:r w:rsidRPr="661F486B">
        <w:rPr>
          <w:rFonts w:ascii="Times New Roman" w:hAnsi="Times New Roman" w:cs="Times New Roman"/>
        </w:rPr>
        <w:t xml:space="preserve">, we placed a rectangular achromatic and textured background. This ensured that the stimulus had a constant background while preventing the wood color of the table from influencing adaptation. The texture served as a noise pattern to discourage participants from matching the stimulus directly to the background. We also set its lightness to be darker than the </w:t>
      </w:r>
      <w:r w:rsidR="009A7D3E">
        <w:rPr>
          <w:rFonts w:ascii="Times New Roman" w:hAnsi="Times New Roman" w:cs="Times New Roman"/>
        </w:rPr>
        <w:t>target</w:t>
      </w:r>
      <w:r w:rsidRPr="661F486B">
        <w:rPr>
          <w:rFonts w:ascii="Times New Roman" w:hAnsi="Times New Roman" w:cs="Times New Roman"/>
        </w:rPr>
        <w:t xml:space="preserve">, with an L* value of approximately 20 under the white illuminant. </w:t>
      </w:r>
    </w:p>
    <w:p w14:paraId="1F35DD8F" w14:textId="58A30B66" w:rsidR="00DD0766" w:rsidRDefault="00DD0766" w:rsidP="00AC4AAB">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5629465F" wp14:editId="592200E1">
            <wp:extent cx="4605867" cy="2590800"/>
            <wp:effectExtent l="0" t="0" r="4445" b="0"/>
            <wp:docPr id="588302034" name="Picture 4" descr="A table with a chair and a chair and a chair with a chair and a chair and a chair with a chair and a chair and a chair with a chair and a chair and a chair wi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02034" name="Picture 4" descr="A table with a chair and a chair and a chair with a chair and a chair and a chair with a chair and a chair and a chair with a chair and a chair and a chair wit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11282" cy="2593846"/>
                    </a:xfrm>
                    <a:prstGeom prst="rect">
                      <a:avLst/>
                    </a:prstGeom>
                  </pic:spPr>
                </pic:pic>
              </a:graphicData>
            </a:graphic>
          </wp:inline>
        </w:drawing>
      </w:r>
    </w:p>
    <w:p w14:paraId="51F22C6A" w14:textId="0240BE90" w:rsidR="00E90916" w:rsidRPr="00BF13E2" w:rsidRDefault="00A847B3" w:rsidP="0073533C">
      <w:pPr>
        <w:pStyle w:val="FigureCap"/>
        <w:rPr>
          <w:iCs/>
        </w:rPr>
      </w:pPr>
      <w:bookmarkStart w:id="47" w:name="_Toc195957226"/>
      <w:bookmarkStart w:id="48" w:name="_Toc195957452"/>
      <w:r w:rsidRPr="00BF13E2">
        <w:rPr>
          <w:b/>
        </w:rPr>
        <w:t xml:space="preserve">Figure </w:t>
      </w:r>
      <w:r w:rsidRPr="00BF13E2">
        <w:rPr>
          <w:b/>
          <w:iCs/>
        </w:rPr>
        <w:fldChar w:fldCharType="begin"/>
      </w:r>
      <w:r w:rsidRPr="00BF13E2">
        <w:rPr>
          <w:b/>
        </w:rPr>
        <w:instrText xml:space="preserve"> SEQ Figure \* ARABIC </w:instrText>
      </w:r>
      <w:r w:rsidRPr="00BF13E2">
        <w:rPr>
          <w:b/>
          <w:iCs/>
        </w:rPr>
        <w:fldChar w:fldCharType="separate"/>
      </w:r>
      <w:r w:rsidR="0094376D" w:rsidRPr="00BF13E2">
        <w:rPr>
          <w:b/>
          <w:noProof/>
        </w:rPr>
        <w:t>6</w:t>
      </w:r>
      <w:r w:rsidRPr="00BF13E2">
        <w:rPr>
          <w:b/>
          <w:iCs/>
        </w:rPr>
        <w:fldChar w:fldCharType="end"/>
      </w:r>
      <w:r w:rsidR="00F869D4" w:rsidRPr="00BF13E2">
        <w:rPr>
          <w:b/>
        </w:rPr>
        <w:t>.</w:t>
      </w:r>
      <w:r w:rsidR="00F869D4" w:rsidRPr="00BF13E2">
        <w:t xml:space="preserve"> </w:t>
      </w:r>
      <w:r w:rsidR="00E90916" w:rsidRPr="00BF13E2">
        <w:t xml:space="preserve"> </w:t>
      </w:r>
      <w:r w:rsidR="008C3F4A" w:rsidRPr="00BF13E2">
        <w:t xml:space="preserve">Experimental scene as seen from the point of view of the participant in Flat </w:t>
      </w:r>
      <w:r w:rsidR="002374EA" w:rsidRPr="00BF13E2">
        <w:t>mode</w:t>
      </w:r>
      <w:r w:rsidR="008C3F4A" w:rsidRPr="00BF13E2">
        <w:t xml:space="preserve">. </w:t>
      </w:r>
      <w:r w:rsidR="002374EA" w:rsidRPr="00BF13E2">
        <w:t xml:space="preserve">The </w:t>
      </w:r>
      <w:r w:rsidR="009A7D3E" w:rsidRPr="00BF13E2">
        <w:t xml:space="preserve">target </w:t>
      </w:r>
      <w:r w:rsidR="008C3F4A" w:rsidRPr="00BF13E2">
        <w:t>is the circular red patch in the center</w:t>
      </w:r>
      <w:r w:rsidR="005C537B" w:rsidRPr="00BF13E2">
        <w:t xml:space="preserve"> (red color is for illustration purposes only)</w:t>
      </w:r>
      <w:r w:rsidR="008C3F4A" w:rsidRPr="00BF13E2">
        <w:t>.</w:t>
      </w:r>
      <w:bookmarkEnd w:id="47"/>
      <w:bookmarkEnd w:id="48"/>
      <w:r w:rsidR="008C3F4A" w:rsidRPr="00BF13E2">
        <w:t xml:space="preserve"> </w:t>
      </w:r>
    </w:p>
    <w:p w14:paraId="37AFAC3E" w14:textId="1F13F5FD" w:rsidR="00DD0766" w:rsidRPr="00B44C37" w:rsidRDefault="008D4D43" w:rsidP="00AC4AAB">
      <w:pPr>
        <w:pStyle w:val="Subsections"/>
        <w:spacing w:line="480" w:lineRule="auto"/>
      </w:pPr>
      <w:bookmarkStart w:id="49" w:name="_Toc195975236"/>
      <w:r>
        <w:t>4.</w:t>
      </w:r>
      <w:r w:rsidR="00445303">
        <w:t>2</w:t>
      </w:r>
      <w:r>
        <w:t xml:space="preserve">.3 </w:t>
      </w:r>
      <w:r w:rsidR="00DD0766">
        <w:t>Illuminants</w:t>
      </w:r>
      <w:bookmarkEnd w:id="49"/>
    </w:p>
    <w:p w14:paraId="75C8D048" w14:textId="1D993F52" w:rsidR="008F44A6" w:rsidRDefault="00FE13BA" w:rsidP="00AC4AAB">
      <w:pPr>
        <w:spacing w:line="480" w:lineRule="auto"/>
        <w:rPr>
          <w:rFonts w:ascii="Times New Roman" w:hAnsi="Times New Roman" w:cs="Times New Roman"/>
        </w:rPr>
      </w:pPr>
      <w:r w:rsidRPr="00FE13BA">
        <w:rPr>
          <w:rFonts w:ascii="Times New Roman" w:hAnsi="Times New Roman" w:cs="Times New Roman"/>
        </w:rPr>
        <w:t>We rendered each scene under five illuminants, following</w:t>
      </w:r>
      <w:r w:rsidR="00BA1186">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"/>
          <w:id w:val="33096172"/>
          <w:placeholder>
            <w:docPart w:val="DefaultPlaceholder_-1854013440"/>
          </w:placeholder>
        </w:sdtPr>
        <w:sdtContent>
          <w:r w:rsidR="00617901" w:rsidRPr="00617901">
            <w:rPr>
              <w:rFonts w:ascii="Times New Roman" w:hAnsi="Times New Roman" w:cs="Times New Roman"/>
              <w:color w:val="000000"/>
            </w:rPr>
            <w:t>Aston et al. (2019)</w:t>
          </w:r>
        </w:sdtContent>
      </w:sdt>
      <w:r w:rsidRPr="00FE13BA">
        <w:rPr>
          <w:rFonts w:ascii="Times New Roman" w:hAnsi="Times New Roman" w:cs="Times New Roman"/>
        </w:rPr>
        <w:t xml:space="preserve">. Three illuminants were along the </w:t>
      </w:r>
      <w:r w:rsidR="008C727A">
        <w:rPr>
          <w:rFonts w:ascii="Times New Roman" w:hAnsi="Times New Roman" w:cs="Times New Roman"/>
        </w:rPr>
        <w:t>Planckian</w:t>
      </w:r>
      <w:r w:rsidRPr="00FE13BA">
        <w:rPr>
          <w:rFonts w:ascii="Times New Roman" w:hAnsi="Times New Roman" w:cs="Times New Roman"/>
        </w:rPr>
        <w:t xml:space="preserve"> locus (neutral, blue, and yellow), while two were orthogonal (red and green). Table </w:t>
      </w:r>
      <w:r w:rsidR="002D3B24">
        <w:rPr>
          <w:rFonts w:ascii="Times New Roman" w:hAnsi="Times New Roman" w:cs="Times New Roman"/>
        </w:rPr>
        <w:t>1</w:t>
      </w:r>
      <w:r w:rsidRPr="00FE13BA">
        <w:rPr>
          <w:rFonts w:ascii="Times New Roman" w:hAnsi="Times New Roman" w:cs="Times New Roman"/>
        </w:rPr>
        <w:t xml:space="preserve"> lists their CIE </w:t>
      </w:r>
      <w:proofErr w:type="spellStart"/>
      <w:r w:rsidRPr="00FE13BA">
        <w:rPr>
          <w:rFonts w:ascii="Times New Roman" w:hAnsi="Times New Roman" w:cs="Times New Roman"/>
        </w:rPr>
        <w:t>xy</w:t>
      </w:r>
      <w:proofErr w:type="spellEnd"/>
      <w:r w:rsidRPr="00FE13BA">
        <w:rPr>
          <w:rFonts w:ascii="Times New Roman" w:hAnsi="Times New Roman" w:cs="Times New Roman"/>
        </w:rPr>
        <w:t xml:space="preserve"> </w:t>
      </w:r>
      <w:proofErr w:type="spellStart"/>
      <w:r w:rsidRPr="00FE13BA">
        <w:rPr>
          <w:rFonts w:ascii="Times New Roman" w:hAnsi="Times New Roman" w:cs="Times New Roman"/>
        </w:rPr>
        <w:t>chromaticities</w:t>
      </w:r>
      <w:proofErr w:type="spellEnd"/>
      <w:r w:rsidRPr="00FE13BA">
        <w:rPr>
          <w:rFonts w:ascii="Times New Roman" w:hAnsi="Times New Roman" w:cs="Times New Roman"/>
        </w:rPr>
        <w:t xml:space="preserve"> along with measured values from a spectroradiometer for both the VR and </w:t>
      </w:r>
      <w:r w:rsidR="00196DA8">
        <w:rPr>
          <w:rFonts w:ascii="Times New Roman" w:hAnsi="Times New Roman" w:cs="Times New Roman"/>
        </w:rPr>
        <w:t>F</w:t>
      </w:r>
      <w:r w:rsidRPr="00FE13BA">
        <w:rPr>
          <w:rFonts w:ascii="Times New Roman" w:hAnsi="Times New Roman" w:cs="Times New Roman"/>
        </w:rPr>
        <w:t xml:space="preserve">lat </w:t>
      </w:r>
      <w:r w:rsidR="00196DA8">
        <w:rPr>
          <w:rFonts w:ascii="Times New Roman" w:hAnsi="Times New Roman" w:cs="Times New Roman"/>
        </w:rPr>
        <w:t>modes</w:t>
      </w:r>
      <w:r w:rsidR="00B44C37" w:rsidRPr="00B44C37">
        <w:rPr>
          <w:rFonts w:ascii="Times New Roman" w:hAnsi="Times New Roman" w:cs="Times New Roman"/>
        </w:rPr>
        <w:t>.</w:t>
      </w:r>
      <w:r w:rsidR="002D162B">
        <w:rPr>
          <w:rFonts w:ascii="Times New Roman" w:hAnsi="Times New Roman" w:cs="Times New Roman"/>
        </w:rPr>
        <w:t xml:space="preserve"> </w:t>
      </w:r>
    </w:p>
    <w:p w14:paraId="0FB51E90" w14:textId="77777777" w:rsidR="00AC4AAB" w:rsidRDefault="00AC4AAB" w:rsidP="00AC4AAB">
      <w:pPr>
        <w:spacing w:line="480" w:lineRule="auto"/>
        <w:rPr>
          <w:rFonts w:ascii="Times New Roman" w:hAnsi="Times New Roman" w:cs="Times New Roman"/>
        </w:rPr>
      </w:pPr>
    </w:p>
    <w:tbl>
      <w:tblPr>
        <w:tblStyle w:val="PlainTable1"/>
        <w:tblW w:w="8815" w:type="dxa"/>
        <w:tblLook w:val="04A0" w:firstRow="1" w:lastRow="0" w:firstColumn="1" w:lastColumn="0" w:noHBand="0" w:noVBand="1"/>
      </w:tblPr>
      <w:tblGrid>
        <w:gridCol w:w="1662"/>
        <w:gridCol w:w="1475"/>
        <w:gridCol w:w="1655"/>
        <w:gridCol w:w="1863"/>
        <w:gridCol w:w="2160"/>
      </w:tblGrid>
      <w:tr w:rsidR="00773139" w14:paraId="1D1114EE" w14:textId="77777777" w:rsidTr="00B97BD3">
        <w:trPr>
          <w:cnfStyle w:val="100000000000" w:firstRow="1" w:lastRow="0" w:firstColumn="0" w:lastColumn="0" w:oddVBand="0" w:evenVBand="0" w:oddHBand="0"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662" w:type="dxa"/>
            <w:tcBorders>
              <w:bottom w:val="single" w:sz="12" w:space="0" w:color="auto"/>
              <w:right w:val="single" w:sz="12" w:space="0" w:color="auto"/>
            </w:tcBorders>
          </w:tcPr>
          <w:p w14:paraId="19E9B8F1" w14:textId="68B8E779" w:rsidR="00773139" w:rsidRDefault="00773139" w:rsidP="008206C4">
            <w:pPr>
              <w:spacing w:line="360" w:lineRule="auto"/>
              <w:rPr>
                <w:rFonts w:ascii="Times New Roman" w:hAnsi="Times New Roman" w:cs="Times New Roman"/>
              </w:rPr>
            </w:pPr>
            <w:r>
              <w:rPr>
                <w:rFonts w:ascii="Times New Roman" w:hAnsi="Times New Roman" w:cs="Times New Roman"/>
              </w:rPr>
              <w:lastRenderedPageBreak/>
              <w:t>Illuminant</w:t>
            </w:r>
          </w:p>
        </w:tc>
        <w:tc>
          <w:tcPr>
            <w:tcW w:w="1475" w:type="dxa"/>
            <w:tcBorders>
              <w:left w:val="single" w:sz="12" w:space="0" w:color="auto"/>
              <w:bottom w:val="single" w:sz="12" w:space="0" w:color="auto"/>
            </w:tcBorders>
          </w:tcPr>
          <w:p w14:paraId="603E5EEE" w14:textId="1E7F41E6" w:rsidR="00773139" w:rsidRDefault="00773139" w:rsidP="008206C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Aim (x,</w:t>
            </w:r>
            <w:r w:rsidR="00906C89">
              <w:rPr>
                <w:rFonts w:ascii="Times New Roman" w:hAnsi="Times New Roman" w:cs="Times New Roman"/>
              </w:rPr>
              <w:t xml:space="preserve"> </w:t>
            </w:r>
            <w:r>
              <w:rPr>
                <w:rFonts w:ascii="Times New Roman" w:hAnsi="Times New Roman" w:cs="Times New Roman"/>
              </w:rPr>
              <w:t>y)</w:t>
            </w:r>
          </w:p>
        </w:tc>
        <w:tc>
          <w:tcPr>
            <w:tcW w:w="1655" w:type="dxa"/>
            <w:tcBorders>
              <w:bottom w:val="single" w:sz="12" w:space="0" w:color="auto"/>
            </w:tcBorders>
          </w:tcPr>
          <w:p w14:paraId="3668BD68" w14:textId="5917BB28" w:rsidR="00773139" w:rsidRDefault="007D5150" w:rsidP="008206C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Display Condition</w:t>
            </w:r>
          </w:p>
        </w:tc>
        <w:tc>
          <w:tcPr>
            <w:tcW w:w="1863" w:type="dxa"/>
            <w:tcBorders>
              <w:bottom w:val="single" w:sz="12" w:space="0" w:color="auto"/>
            </w:tcBorders>
          </w:tcPr>
          <w:p w14:paraId="6B372009" w14:textId="619F82DC" w:rsidR="00161866" w:rsidRPr="00576807" w:rsidRDefault="00576807" w:rsidP="008206C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roofErr w:type="spellStart"/>
            <w:r>
              <w:rPr>
                <w:rFonts w:ascii="DengXian" w:eastAsia="DengXian" w:hAnsi="DengXian" w:cs="Times New Roman" w:hint="eastAsia"/>
              </w:rPr>
              <w:t>Δ</w:t>
            </w:r>
            <w:r w:rsidR="33628EB8" w:rsidRPr="661F486B">
              <w:rPr>
                <w:rFonts w:ascii="Times New Roman" w:hAnsi="Times New Roman" w:cs="Times New Roman"/>
              </w:rPr>
              <w:t>Meas</w:t>
            </w:r>
            <w:proofErr w:type="spellEnd"/>
            <w:r w:rsidR="33628EB8" w:rsidRPr="661F486B">
              <w:rPr>
                <w:rFonts w:ascii="Times New Roman" w:hAnsi="Times New Roman" w:cs="Times New Roman"/>
              </w:rPr>
              <w:t xml:space="preserve"> (x, y)</w:t>
            </w:r>
          </w:p>
        </w:tc>
        <w:tc>
          <w:tcPr>
            <w:tcW w:w="2160" w:type="dxa"/>
            <w:tcBorders>
              <w:bottom w:val="single" w:sz="12" w:space="0" w:color="auto"/>
            </w:tcBorders>
          </w:tcPr>
          <w:p w14:paraId="3CD4F0A1" w14:textId="04DE39B2" w:rsidR="00773139" w:rsidRDefault="00773139" w:rsidP="008206C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Meas Luminance</w:t>
            </w:r>
            <w:r w:rsidR="002731D0">
              <w:rPr>
                <w:rFonts w:ascii="Times New Roman" w:hAnsi="Times New Roman" w:cs="Times New Roman"/>
              </w:rPr>
              <w:t xml:space="preserve"> (cd/m^2)</w:t>
            </w:r>
          </w:p>
        </w:tc>
      </w:tr>
      <w:tr w:rsidR="00773139" w14:paraId="5F58F32B" w14:textId="77777777" w:rsidTr="00B97BD3">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1662" w:type="dxa"/>
            <w:vMerge w:val="restart"/>
            <w:tcBorders>
              <w:top w:val="single" w:sz="12" w:space="0" w:color="auto"/>
              <w:right w:val="single" w:sz="8" w:space="0" w:color="auto"/>
            </w:tcBorders>
            <w:shd w:val="clear" w:color="auto" w:fill="FFFFFF" w:themeFill="background1"/>
          </w:tcPr>
          <w:p w14:paraId="24EDC01B" w14:textId="66694D08" w:rsidR="00773139" w:rsidRDefault="00773139" w:rsidP="008206C4">
            <w:pPr>
              <w:spacing w:line="360" w:lineRule="auto"/>
              <w:rPr>
                <w:rFonts w:ascii="Times New Roman" w:hAnsi="Times New Roman" w:cs="Times New Roman"/>
              </w:rPr>
            </w:pPr>
            <w:r>
              <w:rPr>
                <w:rFonts w:ascii="Times New Roman" w:hAnsi="Times New Roman" w:cs="Times New Roman"/>
              </w:rPr>
              <w:t>White</w:t>
            </w:r>
          </w:p>
        </w:tc>
        <w:tc>
          <w:tcPr>
            <w:tcW w:w="1475" w:type="dxa"/>
            <w:vMerge w:val="restart"/>
            <w:tcBorders>
              <w:top w:val="single" w:sz="12" w:space="0" w:color="auto"/>
              <w:left w:val="single" w:sz="8" w:space="0" w:color="auto"/>
            </w:tcBorders>
            <w:shd w:val="clear" w:color="auto" w:fill="FFFFFF" w:themeFill="background1"/>
          </w:tcPr>
          <w:p w14:paraId="18DA8A97" w14:textId="2E7960CF" w:rsidR="00773139" w:rsidRDefault="008A3071" w:rsidP="008206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0.312, 0.329</w:t>
            </w:r>
          </w:p>
        </w:tc>
        <w:tc>
          <w:tcPr>
            <w:tcW w:w="1655" w:type="dxa"/>
            <w:tcBorders>
              <w:top w:val="single" w:sz="12" w:space="0" w:color="auto"/>
            </w:tcBorders>
          </w:tcPr>
          <w:p w14:paraId="4FEF82E1" w14:textId="2DD67F33" w:rsidR="00773139" w:rsidRDefault="00773139" w:rsidP="008206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VR</w:t>
            </w:r>
          </w:p>
        </w:tc>
        <w:tc>
          <w:tcPr>
            <w:tcW w:w="1863" w:type="dxa"/>
            <w:tcBorders>
              <w:top w:val="single" w:sz="12" w:space="0" w:color="auto"/>
            </w:tcBorders>
          </w:tcPr>
          <w:p w14:paraId="1587BFF6" w14:textId="741FDBC9" w:rsidR="00773139" w:rsidRDefault="00086953" w:rsidP="008206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103D">
              <w:rPr>
                <w:rFonts w:ascii="Times New Roman" w:hAnsi="Times New Roman" w:cs="Times New Roman"/>
              </w:rPr>
              <w:t>0.</w:t>
            </w:r>
            <w:r w:rsidR="00641DD1">
              <w:rPr>
                <w:rFonts w:ascii="Times New Roman" w:hAnsi="Times New Roman" w:cs="Times New Roman"/>
              </w:rPr>
              <w:t>002</w:t>
            </w:r>
            <w:r>
              <w:rPr>
                <w:rFonts w:ascii="Times New Roman" w:hAnsi="Times New Roman" w:cs="Times New Roman"/>
              </w:rPr>
              <w:t>, 0.</w:t>
            </w:r>
            <w:r w:rsidR="00641DD1">
              <w:rPr>
                <w:rFonts w:ascii="Times New Roman" w:hAnsi="Times New Roman" w:cs="Times New Roman"/>
              </w:rPr>
              <w:t>001</w:t>
            </w:r>
          </w:p>
        </w:tc>
        <w:tc>
          <w:tcPr>
            <w:tcW w:w="2160" w:type="dxa"/>
            <w:tcBorders>
              <w:top w:val="single" w:sz="12" w:space="0" w:color="auto"/>
            </w:tcBorders>
          </w:tcPr>
          <w:p w14:paraId="13DBF1F9" w14:textId="2C337B22" w:rsidR="00773139" w:rsidRDefault="00681E48" w:rsidP="008206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68.78</w:t>
            </w:r>
          </w:p>
        </w:tc>
      </w:tr>
      <w:tr w:rsidR="00773139" w14:paraId="5EB6F768" w14:textId="77777777" w:rsidTr="00B97BD3">
        <w:trPr>
          <w:trHeight w:val="209"/>
        </w:trPr>
        <w:tc>
          <w:tcPr>
            <w:cnfStyle w:val="001000000000" w:firstRow="0" w:lastRow="0" w:firstColumn="1" w:lastColumn="0" w:oddVBand="0" w:evenVBand="0" w:oddHBand="0" w:evenHBand="0" w:firstRowFirstColumn="0" w:firstRowLastColumn="0" w:lastRowFirstColumn="0" w:lastRowLastColumn="0"/>
            <w:tcW w:w="1662" w:type="dxa"/>
            <w:vMerge/>
            <w:tcBorders>
              <w:bottom w:val="single" w:sz="4" w:space="0" w:color="BFBFBF" w:themeColor="background1" w:themeShade="BF"/>
              <w:right w:val="single" w:sz="8" w:space="0" w:color="auto"/>
            </w:tcBorders>
          </w:tcPr>
          <w:p w14:paraId="07F60BDD" w14:textId="77777777" w:rsidR="00773139" w:rsidRDefault="00773139" w:rsidP="008206C4">
            <w:pPr>
              <w:spacing w:line="360" w:lineRule="auto"/>
              <w:rPr>
                <w:rFonts w:ascii="Times New Roman" w:hAnsi="Times New Roman" w:cs="Times New Roman"/>
              </w:rPr>
            </w:pPr>
          </w:p>
        </w:tc>
        <w:tc>
          <w:tcPr>
            <w:tcW w:w="1475" w:type="dxa"/>
            <w:vMerge/>
            <w:tcBorders>
              <w:left w:val="single" w:sz="8" w:space="0" w:color="auto"/>
            </w:tcBorders>
          </w:tcPr>
          <w:p w14:paraId="2D7F1E44" w14:textId="77777777" w:rsidR="00773139" w:rsidRDefault="00773139" w:rsidP="008206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655" w:type="dxa"/>
            <w:tcBorders>
              <w:bottom w:val="single" w:sz="2" w:space="0" w:color="auto"/>
            </w:tcBorders>
          </w:tcPr>
          <w:p w14:paraId="0531D7CF" w14:textId="1E5E94CC" w:rsidR="00773139" w:rsidRDefault="00773139" w:rsidP="008206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Flat</w:t>
            </w:r>
          </w:p>
        </w:tc>
        <w:tc>
          <w:tcPr>
            <w:tcW w:w="1863" w:type="dxa"/>
            <w:tcBorders>
              <w:bottom w:val="single" w:sz="2" w:space="0" w:color="auto"/>
            </w:tcBorders>
          </w:tcPr>
          <w:p w14:paraId="4AA4DBDB" w14:textId="130DAA39" w:rsidR="00773139" w:rsidRDefault="004C0C5A" w:rsidP="008206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0, 0.003</w:t>
            </w:r>
          </w:p>
        </w:tc>
        <w:tc>
          <w:tcPr>
            <w:tcW w:w="2160" w:type="dxa"/>
            <w:tcBorders>
              <w:bottom w:val="single" w:sz="2" w:space="0" w:color="auto"/>
            </w:tcBorders>
          </w:tcPr>
          <w:p w14:paraId="31933D19" w14:textId="6AAAE512" w:rsidR="00773139" w:rsidRDefault="00BA43E6" w:rsidP="008206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71.43</w:t>
            </w:r>
          </w:p>
        </w:tc>
      </w:tr>
      <w:tr w:rsidR="008E0DBD" w14:paraId="0CA98536" w14:textId="77777777" w:rsidTr="00B97BD3">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1662" w:type="dxa"/>
            <w:vMerge w:val="restart"/>
            <w:tcBorders>
              <w:right w:val="single" w:sz="8" w:space="0" w:color="auto"/>
            </w:tcBorders>
            <w:shd w:val="clear" w:color="auto" w:fill="FFFFFF" w:themeFill="background1"/>
          </w:tcPr>
          <w:p w14:paraId="7275ADA8" w14:textId="5B2CB4E2" w:rsidR="008E0DBD" w:rsidRDefault="008E0DBD" w:rsidP="008E0DBD">
            <w:pPr>
              <w:spacing w:line="360" w:lineRule="auto"/>
              <w:rPr>
                <w:rFonts w:ascii="Times New Roman" w:hAnsi="Times New Roman" w:cs="Times New Roman"/>
              </w:rPr>
            </w:pPr>
            <w:r>
              <w:rPr>
                <w:rFonts w:ascii="Times New Roman" w:hAnsi="Times New Roman" w:cs="Times New Roman"/>
              </w:rPr>
              <w:t>Red</w:t>
            </w:r>
          </w:p>
        </w:tc>
        <w:tc>
          <w:tcPr>
            <w:tcW w:w="1475" w:type="dxa"/>
            <w:vMerge w:val="restart"/>
            <w:tcBorders>
              <w:top w:val="single" w:sz="2" w:space="0" w:color="auto"/>
              <w:left w:val="single" w:sz="8" w:space="0" w:color="auto"/>
            </w:tcBorders>
            <w:shd w:val="clear" w:color="auto" w:fill="FFFFFF" w:themeFill="background1"/>
          </w:tcPr>
          <w:p w14:paraId="150EB978" w14:textId="01AB406F" w:rsidR="008E0DBD" w:rsidRDefault="008E0DBD" w:rsidP="008E0D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183A">
              <w:rPr>
                <w:rFonts w:ascii="Times New Roman" w:hAnsi="Times New Roman" w:cs="Times New Roman"/>
              </w:rPr>
              <w:t>0.32</w:t>
            </w:r>
            <w:r>
              <w:rPr>
                <w:rFonts w:ascii="Times New Roman" w:hAnsi="Times New Roman" w:cs="Times New Roman"/>
              </w:rPr>
              <w:t xml:space="preserve">, </w:t>
            </w:r>
            <w:r w:rsidRPr="006C183A">
              <w:rPr>
                <w:rFonts w:ascii="Times New Roman" w:hAnsi="Times New Roman" w:cs="Times New Roman"/>
              </w:rPr>
              <w:t>0.26</w:t>
            </w:r>
          </w:p>
        </w:tc>
        <w:tc>
          <w:tcPr>
            <w:tcW w:w="1655" w:type="dxa"/>
            <w:tcBorders>
              <w:top w:val="single" w:sz="2" w:space="0" w:color="auto"/>
            </w:tcBorders>
          </w:tcPr>
          <w:p w14:paraId="2793FB98" w14:textId="086CEC7E" w:rsidR="008E0DBD" w:rsidRDefault="008E0DBD" w:rsidP="008E0D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VR</w:t>
            </w:r>
          </w:p>
        </w:tc>
        <w:tc>
          <w:tcPr>
            <w:tcW w:w="1863" w:type="dxa"/>
            <w:tcBorders>
              <w:top w:val="single" w:sz="2" w:space="0" w:color="auto"/>
            </w:tcBorders>
          </w:tcPr>
          <w:p w14:paraId="7327CFE8" w14:textId="70E705C1" w:rsidR="008E0DBD" w:rsidRDefault="00E338B5" w:rsidP="008E0D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0.001, 0.002</w:t>
            </w:r>
          </w:p>
        </w:tc>
        <w:tc>
          <w:tcPr>
            <w:tcW w:w="2160" w:type="dxa"/>
            <w:tcBorders>
              <w:top w:val="single" w:sz="2" w:space="0" w:color="auto"/>
            </w:tcBorders>
          </w:tcPr>
          <w:p w14:paraId="595FE161" w14:textId="4DFA8A2A" w:rsidR="008E0DBD" w:rsidRDefault="00681E48" w:rsidP="008E0D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44.52</w:t>
            </w:r>
          </w:p>
        </w:tc>
      </w:tr>
      <w:tr w:rsidR="008E0DBD" w14:paraId="1549F17F" w14:textId="77777777" w:rsidTr="00B97BD3">
        <w:trPr>
          <w:trHeight w:val="215"/>
        </w:trPr>
        <w:tc>
          <w:tcPr>
            <w:cnfStyle w:val="001000000000" w:firstRow="0" w:lastRow="0" w:firstColumn="1" w:lastColumn="0" w:oddVBand="0" w:evenVBand="0" w:oddHBand="0" w:evenHBand="0" w:firstRowFirstColumn="0" w:firstRowLastColumn="0" w:lastRowFirstColumn="0" w:lastRowLastColumn="0"/>
            <w:tcW w:w="1662" w:type="dxa"/>
            <w:vMerge/>
            <w:tcBorders>
              <w:bottom w:val="single" w:sz="4" w:space="0" w:color="BFBFBF" w:themeColor="background1" w:themeShade="BF"/>
              <w:right w:val="single" w:sz="8" w:space="0" w:color="auto"/>
            </w:tcBorders>
          </w:tcPr>
          <w:p w14:paraId="4344BFE1" w14:textId="77777777" w:rsidR="008E0DBD" w:rsidRDefault="008E0DBD" w:rsidP="008E0DBD">
            <w:pPr>
              <w:spacing w:line="360" w:lineRule="auto"/>
              <w:rPr>
                <w:rFonts w:ascii="Times New Roman" w:hAnsi="Times New Roman" w:cs="Times New Roman"/>
              </w:rPr>
            </w:pPr>
          </w:p>
        </w:tc>
        <w:tc>
          <w:tcPr>
            <w:tcW w:w="1475" w:type="dxa"/>
            <w:vMerge/>
            <w:tcBorders>
              <w:left w:val="single" w:sz="8" w:space="0" w:color="auto"/>
            </w:tcBorders>
          </w:tcPr>
          <w:p w14:paraId="3F81F361" w14:textId="77777777" w:rsidR="008E0DBD" w:rsidRPr="006C183A" w:rsidRDefault="008E0DBD" w:rsidP="008E0D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655" w:type="dxa"/>
            <w:tcBorders>
              <w:bottom w:val="single" w:sz="2" w:space="0" w:color="auto"/>
            </w:tcBorders>
            <w:shd w:val="clear" w:color="auto" w:fill="FFFFFF" w:themeFill="background1"/>
          </w:tcPr>
          <w:p w14:paraId="7762A581" w14:textId="24D15821" w:rsidR="008E0DBD" w:rsidRDefault="008E0DBD" w:rsidP="008E0D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Flat</w:t>
            </w:r>
          </w:p>
        </w:tc>
        <w:tc>
          <w:tcPr>
            <w:tcW w:w="1863" w:type="dxa"/>
            <w:tcBorders>
              <w:bottom w:val="single" w:sz="2" w:space="0" w:color="auto"/>
            </w:tcBorders>
            <w:shd w:val="clear" w:color="auto" w:fill="FFFFFF" w:themeFill="background1"/>
          </w:tcPr>
          <w:p w14:paraId="1E743AD4" w14:textId="0957D67B" w:rsidR="008E0DBD" w:rsidRDefault="00000277" w:rsidP="008E0D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0.001, 0.002</w:t>
            </w:r>
          </w:p>
        </w:tc>
        <w:tc>
          <w:tcPr>
            <w:tcW w:w="2160" w:type="dxa"/>
            <w:tcBorders>
              <w:bottom w:val="single" w:sz="2" w:space="0" w:color="auto"/>
            </w:tcBorders>
            <w:shd w:val="clear" w:color="auto" w:fill="FFFFFF" w:themeFill="background1"/>
          </w:tcPr>
          <w:p w14:paraId="6C019F52" w14:textId="33D192A3" w:rsidR="008E0DBD" w:rsidRDefault="00617BC2" w:rsidP="008E0D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45.33</w:t>
            </w:r>
          </w:p>
        </w:tc>
      </w:tr>
      <w:tr w:rsidR="008E0DBD" w14:paraId="74A559C6" w14:textId="77777777" w:rsidTr="00B97BD3">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1662" w:type="dxa"/>
            <w:vMerge w:val="restart"/>
            <w:tcBorders>
              <w:right w:val="single" w:sz="8" w:space="0" w:color="auto"/>
            </w:tcBorders>
            <w:shd w:val="clear" w:color="auto" w:fill="FFFFFF" w:themeFill="background1"/>
          </w:tcPr>
          <w:p w14:paraId="5E681114" w14:textId="74F62E9E" w:rsidR="008E0DBD" w:rsidRDefault="008E0DBD" w:rsidP="008E0DBD">
            <w:pPr>
              <w:spacing w:line="360" w:lineRule="auto"/>
              <w:rPr>
                <w:rFonts w:ascii="Times New Roman" w:hAnsi="Times New Roman" w:cs="Times New Roman"/>
              </w:rPr>
            </w:pPr>
            <w:r>
              <w:rPr>
                <w:rFonts w:ascii="Times New Roman" w:hAnsi="Times New Roman" w:cs="Times New Roman"/>
              </w:rPr>
              <w:t>Green</w:t>
            </w:r>
          </w:p>
        </w:tc>
        <w:tc>
          <w:tcPr>
            <w:tcW w:w="1475" w:type="dxa"/>
            <w:vMerge w:val="restart"/>
            <w:tcBorders>
              <w:top w:val="single" w:sz="2" w:space="0" w:color="auto"/>
              <w:left w:val="single" w:sz="8" w:space="0" w:color="auto"/>
            </w:tcBorders>
            <w:shd w:val="clear" w:color="auto" w:fill="FFFFFF" w:themeFill="background1"/>
          </w:tcPr>
          <w:p w14:paraId="747A933B" w14:textId="3B0DC973" w:rsidR="008E0DBD" w:rsidRDefault="008E0DBD" w:rsidP="008E0D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0.30, 0.38</w:t>
            </w:r>
          </w:p>
        </w:tc>
        <w:tc>
          <w:tcPr>
            <w:tcW w:w="1655" w:type="dxa"/>
            <w:tcBorders>
              <w:top w:val="single" w:sz="2" w:space="0" w:color="auto"/>
            </w:tcBorders>
          </w:tcPr>
          <w:p w14:paraId="59640966" w14:textId="38AED3CA" w:rsidR="008E0DBD" w:rsidRDefault="008E0DBD" w:rsidP="008E0D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VR</w:t>
            </w:r>
          </w:p>
        </w:tc>
        <w:tc>
          <w:tcPr>
            <w:tcW w:w="1863" w:type="dxa"/>
            <w:tcBorders>
              <w:top w:val="single" w:sz="2" w:space="0" w:color="auto"/>
            </w:tcBorders>
          </w:tcPr>
          <w:p w14:paraId="6DC985CA" w14:textId="3F00E567" w:rsidR="008E0DBD" w:rsidRDefault="00564D5E" w:rsidP="008E0D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0.003, 0.001</w:t>
            </w:r>
          </w:p>
        </w:tc>
        <w:tc>
          <w:tcPr>
            <w:tcW w:w="2160" w:type="dxa"/>
            <w:tcBorders>
              <w:top w:val="single" w:sz="2" w:space="0" w:color="auto"/>
            </w:tcBorders>
          </w:tcPr>
          <w:p w14:paraId="671E7A43" w14:textId="1BD8FDFC" w:rsidR="008E0DBD" w:rsidRDefault="00B20110" w:rsidP="008E0D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63.84</w:t>
            </w:r>
          </w:p>
        </w:tc>
      </w:tr>
      <w:tr w:rsidR="008E0DBD" w14:paraId="32C01A45" w14:textId="77777777" w:rsidTr="00B97BD3">
        <w:trPr>
          <w:trHeight w:val="210"/>
        </w:trPr>
        <w:tc>
          <w:tcPr>
            <w:cnfStyle w:val="001000000000" w:firstRow="0" w:lastRow="0" w:firstColumn="1" w:lastColumn="0" w:oddVBand="0" w:evenVBand="0" w:oddHBand="0" w:evenHBand="0" w:firstRowFirstColumn="0" w:firstRowLastColumn="0" w:lastRowFirstColumn="0" w:lastRowLastColumn="0"/>
            <w:tcW w:w="1662" w:type="dxa"/>
            <w:vMerge/>
            <w:tcBorders>
              <w:bottom w:val="single" w:sz="4" w:space="0" w:color="BFBFBF" w:themeColor="background1" w:themeShade="BF"/>
              <w:right w:val="single" w:sz="8" w:space="0" w:color="auto"/>
            </w:tcBorders>
          </w:tcPr>
          <w:p w14:paraId="72EEC2CD" w14:textId="77777777" w:rsidR="008E0DBD" w:rsidRDefault="008E0DBD" w:rsidP="008E0DBD">
            <w:pPr>
              <w:spacing w:line="360" w:lineRule="auto"/>
              <w:rPr>
                <w:rFonts w:ascii="Times New Roman" w:hAnsi="Times New Roman" w:cs="Times New Roman"/>
              </w:rPr>
            </w:pPr>
          </w:p>
        </w:tc>
        <w:tc>
          <w:tcPr>
            <w:tcW w:w="1475" w:type="dxa"/>
            <w:vMerge/>
            <w:tcBorders>
              <w:left w:val="single" w:sz="8" w:space="0" w:color="auto"/>
            </w:tcBorders>
          </w:tcPr>
          <w:p w14:paraId="4CB42171" w14:textId="77777777" w:rsidR="008E0DBD" w:rsidRDefault="008E0DBD" w:rsidP="008E0D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655" w:type="dxa"/>
            <w:tcBorders>
              <w:bottom w:val="single" w:sz="2" w:space="0" w:color="auto"/>
            </w:tcBorders>
            <w:shd w:val="clear" w:color="auto" w:fill="FFFFFF" w:themeFill="background1"/>
          </w:tcPr>
          <w:p w14:paraId="3573C657" w14:textId="24DC1DD9" w:rsidR="008E0DBD" w:rsidRDefault="008E0DBD" w:rsidP="008E0D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Flat</w:t>
            </w:r>
          </w:p>
        </w:tc>
        <w:tc>
          <w:tcPr>
            <w:tcW w:w="1863" w:type="dxa"/>
            <w:tcBorders>
              <w:bottom w:val="single" w:sz="2" w:space="0" w:color="auto"/>
            </w:tcBorders>
            <w:shd w:val="clear" w:color="auto" w:fill="FFFFFF" w:themeFill="background1"/>
          </w:tcPr>
          <w:p w14:paraId="358CCCBA" w14:textId="2152AD09" w:rsidR="008E0DBD" w:rsidRDefault="0033541E" w:rsidP="008E0D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0.005, 0.004</w:t>
            </w:r>
          </w:p>
        </w:tc>
        <w:tc>
          <w:tcPr>
            <w:tcW w:w="2160" w:type="dxa"/>
            <w:tcBorders>
              <w:bottom w:val="single" w:sz="2" w:space="0" w:color="auto"/>
            </w:tcBorders>
            <w:shd w:val="clear" w:color="auto" w:fill="FFFFFF" w:themeFill="background1"/>
          </w:tcPr>
          <w:p w14:paraId="7596BC3B" w14:textId="01579064" w:rsidR="008E0DBD" w:rsidRDefault="00610AFD" w:rsidP="008E0D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66.39</w:t>
            </w:r>
          </w:p>
        </w:tc>
      </w:tr>
      <w:tr w:rsidR="008E0DBD" w14:paraId="1B3F1F3A" w14:textId="77777777" w:rsidTr="00B97BD3">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1662" w:type="dxa"/>
            <w:vMerge w:val="restart"/>
            <w:tcBorders>
              <w:right w:val="single" w:sz="8" w:space="0" w:color="auto"/>
            </w:tcBorders>
            <w:shd w:val="clear" w:color="auto" w:fill="FFFFFF" w:themeFill="background1"/>
          </w:tcPr>
          <w:p w14:paraId="632D595E" w14:textId="47E669D5" w:rsidR="008E0DBD" w:rsidRDefault="008E0DBD" w:rsidP="008E0DBD">
            <w:pPr>
              <w:spacing w:line="360" w:lineRule="auto"/>
              <w:rPr>
                <w:rFonts w:ascii="Times New Roman" w:hAnsi="Times New Roman" w:cs="Times New Roman"/>
              </w:rPr>
            </w:pPr>
            <w:r>
              <w:rPr>
                <w:rFonts w:ascii="Times New Roman" w:hAnsi="Times New Roman" w:cs="Times New Roman"/>
              </w:rPr>
              <w:t>Blue</w:t>
            </w:r>
          </w:p>
        </w:tc>
        <w:tc>
          <w:tcPr>
            <w:tcW w:w="1475" w:type="dxa"/>
            <w:vMerge w:val="restart"/>
            <w:tcBorders>
              <w:top w:val="single" w:sz="2" w:space="0" w:color="auto"/>
              <w:left w:val="single" w:sz="8" w:space="0" w:color="auto"/>
            </w:tcBorders>
            <w:shd w:val="clear" w:color="auto" w:fill="FFFFFF" w:themeFill="background1"/>
          </w:tcPr>
          <w:p w14:paraId="5DCA486F" w14:textId="0DE0D1CF" w:rsidR="008E0DBD" w:rsidRDefault="008E0DBD" w:rsidP="008E0D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0.25, 0.26</w:t>
            </w:r>
          </w:p>
        </w:tc>
        <w:tc>
          <w:tcPr>
            <w:tcW w:w="1655" w:type="dxa"/>
            <w:tcBorders>
              <w:top w:val="single" w:sz="2" w:space="0" w:color="auto"/>
            </w:tcBorders>
          </w:tcPr>
          <w:p w14:paraId="3449A9A2" w14:textId="4AE00E05" w:rsidR="008E0DBD" w:rsidRDefault="008E0DBD" w:rsidP="008E0D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VR</w:t>
            </w:r>
          </w:p>
        </w:tc>
        <w:tc>
          <w:tcPr>
            <w:tcW w:w="1863" w:type="dxa"/>
            <w:tcBorders>
              <w:top w:val="single" w:sz="2" w:space="0" w:color="auto"/>
            </w:tcBorders>
          </w:tcPr>
          <w:p w14:paraId="08FD877E" w14:textId="71547C9F" w:rsidR="008E0DBD" w:rsidRDefault="00076FE2" w:rsidP="008E0D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0.001, 0.001</w:t>
            </w:r>
          </w:p>
        </w:tc>
        <w:tc>
          <w:tcPr>
            <w:tcW w:w="2160" w:type="dxa"/>
            <w:tcBorders>
              <w:top w:val="single" w:sz="2" w:space="0" w:color="auto"/>
            </w:tcBorders>
          </w:tcPr>
          <w:p w14:paraId="0143A5DF" w14:textId="32BD5B78" w:rsidR="008E0DBD" w:rsidRDefault="00B20110" w:rsidP="008E0D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40.56</w:t>
            </w:r>
          </w:p>
        </w:tc>
      </w:tr>
      <w:tr w:rsidR="008E0DBD" w14:paraId="15B0F9F1" w14:textId="77777777" w:rsidTr="00B97BD3">
        <w:trPr>
          <w:trHeight w:val="210"/>
        </w:trPr>
        <w:tc>
          <w:tcPr>
            <w:cnfStyle w:val="001000000000" w:firstRow="0" w:lastRow="0" w:firstColumn="1" w:lastColumn="0" w:oddVBand="0" w:evenVBand="0" w:oddHBand="0" w:evenHBand="0" w:firstRowFirstColumn="0" w:firstRowLastColumn="0" w:lastRowFirstColumn="0" w:lastRowLastColumn="0"/>
            <w:tcW w:w="1662" w:type="dxa"/>
            <w:vMerge/>
            <w:tcBorders>
              <w:bottom w:val="single" w:sz="4" w:space="0" w:color="BFBFBF" w:themeColor="background1" w:themeShade="BF"/>
              <w:right w:val="single" w:sz="8" w:space="0" w:color="auto"/>
            </w:tcBorders>
          </w:tcPr>
          <w:p w14:paraId="0177A6C4" w14:textId="77777777" w:rsidR="008E0DBD" w:rsidRDefault="008E0DBD" w:rsidP="008E0DBD">
            <w:pPr>
              <w:spacing w:line="360" w:lineRule="auto"/>
              <w:rPr>
                <w:rFonts w:ascii="Times New Roman" w:hAnsi="Times New Roman" w:cs="Times New Roman"/>
              </w:rPr>
            </w:pPr>
          </w:p>
        </w:tc>
        <w:tc>
          <w:tcPr>
            <w:tcW w:w="1475" w:type="dxa"/>
            <w:vMerge/>
            <w:tcBorders>
              <w:left w:val="single" w:sz="8" w:space="0" w:color="auto"/>
            </w:tcBorders>
          </w:tcPr>
          <w:p w14:paraId="6645634D" w14:textId="77777777" w:rsidR="008E0DBD" w:rsidRDefault="008E0DBD" w:rsidP="008E0D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655" w:type="dxa"/>
            <w:tcBorders>
              <w:bottom w:val="single" w:sz="2" w:space="0" w:color="auto"/>
            </w:tcBorders>
            <w:shd w:val="clear" w:color="auto" w:fill="FFFFFF" w:themeFill="background1"/>
          </w:tcPr>
          <w:p w14:paraId="0EFF605C" w14:textId="1D4BCB1A" w:rsidR="008E0DBD" w:rsidRDefault="008E0DBD" w:rsidP="008E0D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Flat</w:t>
            </w:r>
          </w:p>
        </w:tc>
        <w:tc>
          <w:tcPr>
            <w:tcW w:w="1863" w:type="dxa"/>
            <w:tcBorders>
              <w:bottom w:val="single" w:sz="2" w:space="0" w:color="auto"/>
            </w:tcBorders>
            <w:shd w:val="clear" w:color="auto" w:fill="FFFFFF" w:themeFill="background1"/>
          </w:tcPr>
          <w:p w14:paraId="76207120" w14:textId="786F4702" w:rsidR="008E0DBD" w:rsidRDefault="00763BC4" w:rsidP="008E0D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0.002, 0.001</w:t>
            </w:r>
          </w:p>
        </w:tc>
        <w:tc>
          <w:tcPr>
            <w:tcW w:w="2160" w:type="dxa"/>
            <w:tcBorders>
              <w:bottom w:val="single" w:sz="2" w:space="0" w:color="auto"/>
            </w:tcBorders>
            <w:shd w:val="clear" w:color="auto" w:fill="FFFFFF" w:themeFill="background1"/>
          </w:tcPr>
          <w:p w14:paraId="55A0D24F" w14:textId="0F8F0978" w:rsidR="008E0DBD" w:rsidRDefault="00610AFD" w:rsidP="008E0D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41.51</w:t>
            </w:r>
          </w:p>
        </w:tc>
      </w:tr>
      <w:tr w:rsidR="008E0DBD" w14:paraId="384C5A5A" w14:textId="77777777" w:rsidTr="00B97BD3">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1662" w:type="dxa"/>
            <w:vMerge w:val="restart"/>
            <w:tcBorders>
              <w:right w:val="single" w:sz="8" w:space="0" w:color="auto"/>
            </w:tcBorders>
            <w:shd w:val="clear" w:color="auto" w:fill="FFFFFF" w:themeFill="background1"/>
          </w:tcPr>
          <w:p w14:paraId="6BA1E700" w14:textId="2A4C96BB" w:rsidR="008E0DBD" w:rsidRDefault="008E0DBD" w:rsidP="008E0DBD">
            <w:pPr>
              <w:spacing w:line="360" w:lineRule="auto"/>
              <w:rPr>
                <w:rFonts w:ascii="Times New Roman" w:hAnsi="Times New Roman" w:cs="Times New Roman"/>
              </w:rPr>
            </w:pPr>
            <w:r>
              <w:rPr>
                <w:rFonts w:ascii="Times New Roman" w:hAnsi="Times New Roman" w:cs="Times New Roman"/>
              </w:rPr>
              <w:t>Yellow</w:t>
            </w:r>
          </w:p>
        </w:tc>
        <w:tc>
          <w:tcPr>
            <w:tcW w:w="1475" w:type="dxa"/>
            <w:vMerge w:val="restart"/>
            <w:tcBorders>
              <w:top w:val="single" w:sz="2" w:space="0" w:color="auto"/>
              <w:left w:val="single" w:sz="8" w:space="0" w:color="auto"/>
            </w:tcBorders>
            <w:shd w:val="clear" w:color="auto" w:fill="FFFFFF" w:themeFill="background1"/>
          </w:tcPr>
          <w:p w14:paraId="3D27D33A" w14:textId="6ABFB26A" w:rsidR="008E0DBD" w:rsidRDefault="008E0DBD" w:rsidP="008E0D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0.39, 0.39</w:t>
            </w:r>
          </w:p>
        </w:tc>
        <w:tc>
          <w:tcPr>
            <w:tcW w:w="1655" w:type="dxa"/>
            <w:tcBorders>
              <w:top w:val="single" w:sz="2" w:space="0" w:color="auto"/>
            </w:tcBorders>
          </w:tcPr>
          <w:p w14:paraId="3BDF2506" w14:textId="51A184F9" w:rsidR="008E0DBD" w:rsidRDefault="008E0DBD" w:rsidP="008E0D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VR</w:t>
            </w:r>
          </w:p>
        </w:tc>
        <w:tc>
          <w:tcPr>
            <w:tcW w:w="1863" w:type="dxa"/>
            <w:tcBorders>
              <w:top w:val="single" w:sz="2" w:space="0" w:color="auto"/>
            </w:tcBorders>
          </w:tcPr>
          <w:p w14:paraId="7A9C1F8F" w14:textId="47619A74" w:rsidR="008E0DBD" w:rsidRDefault="00BE3A93" w:rsidP="008E0D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0, 0.003</w:t>
            </w:r>
          </w:p>
        </w:tc>
        <w:tc>
          <w:tcPr>
            <w:tcW w:w="2160" w:type="dxa"/>
            <w:tcBorders>
              <w:top w:val="single" w:sz="2" w:space="0" w:color="auto"/>
            </w:tcBorders>
          </w:tcPr>
          <w:p w14:paraId="52739C9F" w14:textId="4B3D6163" w:rsidR="008E0DBD" w:rsidRDefault="00B20110" w:rsidP="008E0DB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49.38</w:t>
            </w:r>
          </w:p>
        </w:tc>
      </w:tr>
      <w:tr w:rsidR="008E0DBD" w14:paraId="4389FDFB" w14:textId="77777777" w:rsidTr="00B97BD3">
        <w:trPr>
          <w:trHeight w:val="210"/>
        </w:trPr>
        <w:tc>
          <w:tcPr>
            <w:cnfStyle w:val="001000000000" w:firstRow="0" w:lastRow="0" w:firstColumn="1" w:lastColumn="0" w:oddVBand="0" w:evenVBand="0" w:oddHBand="0" w:evenHBand="0" w:firstRowFirstColumn="0" w:firstRowLastColumn="0" w:lastRowFirstColumn="0" w:lastRowLastColumn="0"/>
            <w:tcW w:w="1662" w:type="dxa"/>
            <w:vMerge/>
            <w:tcBorders>
              <w:right w:val="single" w:sz="8" w:space="0" w:color="auto"/>
            </w:tcBorders>
          </w:tcPr>
          <w:p w14:paraId="2712765D" w14:textId="77777777" w:rsidR="008E0DBD" w:rsidRDefault="008E0DBD" w:rsidP="008E0DBD">
            <w:pPr>
              <w:spacing w:line="360" w:lineRule="auto"/>
              <w:rPr>
                <w:rFonts w:ascii="Times New Roman" w:hAnsi="Times New Roman" w:cs="Times New Roman"/>
              </w:rPr>
            </w:pPr>
          </w:p>
        </w:tc>
        <w:tc>
          <w:tcPr>
            <w:tcW w:w="1475" w:type="dxa"/>
            <w:vMerge/>
            <w:tcBorders>
              <w:left w:val="single" w:sz="8" w:space="0" w:color="auto"/>
            </w:tcBorders>
          </w:tcPr>
          <w:p w14:paraId="0A53A41B" w14:textId="77777777" w:rsidR="008E0DBD" w:rsidRDefault="008E0DBD" w:rsidP="008E0D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655" w:type="dxa"/>
            <w:shd w:val="clear" w:color="auto" w:fill="FFFFFF" w:themeFill="background1"/>
          </w:tcPr>
          <w:p w14:paraId="45CB5CE0" w14:textId="418CA48F" w:rsidR="008E0DBD" w:rsidRDefault="008E0DBD" w:rsidP="008E0D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Flat</w:t>
            </w:r>
          </w:p>
        </w:tc>
        <w:tc>
          <w:tcPr>
            <w:tcW w:w="1863" w:type="dxa"/>
            <w:shd w:val="clear" w:color="auto" w:fill="FFFFFF" w:themeFill="background1"/>
          </w:tcPr>
          <w:p w14:paraId="25B6D8A4" w14:textId="0F93E344" w:rsidR="008E0DBD" w:rsidRDefault="00576807" w:rsidP="008E0D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0.002, 0.003</w:t>
            </w:r>
          </w:p>
        </w:tc>
        <w:tc>
          <w:tcPr>
            <w:tcW w:w="2160" w:type="dxa"/>
            <w:shd w:val="clear" w:color="auto" w:fill="FFFFFF" w:themeFill="background1"/>
          </w:tcPr>
          <w:p w14:paraId="72A1C831" w14:textId="716215D4" w:rsidR="008E0DBD" w:rsidRDefault="00610AFD" w:rsidP="008E0D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51.60</w:t>
            </w:r>
          </w:p>
        </w:tc>
      </w:tr>
    </w:tbl>
    <w:p w14:paraId="542301D7" w14:textId="4254187C" w:rsidR="00D73B75" w:rsidRPr="002D3B24" w:rsidRDefault="00673A6E" w:rsidP="0073533C">
      <w:pPr>
        <w:pStyle w:val="FigureCap"/>
        <w:rPr>
          <w:iCs/>
        </w:rPr>
      </w:pPr>
      <w:bookmarkStart w:id="50" w:name="_Toc195958032"/>
      <w:r w:rsidRPr="002D3B24">
        <w:rPr>
          <w:b/>
        </w:rPr>
        <w:t xml:space="preserve">Table </w:t>
      </w:r>
      <w:r w:rsidRPr="002D3B24">
        <w:rPr>
          <w:b/>
          <w:iCs/>
        </w:rPr>
        <w:fldChar w:fldCharType="begin"/>
      </w:r>
      <w:r w:rsidRPr="002D3B24">
        <w:rPr>
          <w:b/>
        </w:rPr>
        <w:instrText xml:space="preserve"> SEQ Table \* ARABIC </w:instrText>
      </w:r>
      <w:r w:rsidRPr="002D3B24">
        <w:rPr>
          <w:b/>
          <w:iCs/>
        </w:rPr>
        <w:fldChar w:fldCharType="separate"/>
      </w:r>
      <w:r w:rsidRPr="002D3B24">
        <w:rPr>
          <w:b/>
          <w:noProof/>
        </w:rPr>
        <w:t>1</w:t>
      </w:r>
      <w:r w:rsidRPr="002D3B24">
        <w:rPr>
          <w:b/>
          <w:iCs/>
        </w:rPr>
        <w:fldChar w:fldCharType="end"/>
      </w:r>
      <w:r w:rsidR="00CE1153" w:rsidRPr="002D3B24">
        <w:rPr>
          <w:b/>
        </w:rPr>
        <w:t>.</w:t>
      </w:r>
      <w:r w:rsidR="00230249" w:rsidRPr="002D3B24">
        <w:t xml:space="preserve"> </w:t>
      </w:r>
      <w:r w:rsidR="000B5E6C">
        <w:t>I</w:t>
      </w:r>
      <w:r w:rsidR="000B5E6C" w:rsidRPr="002D3B24">
        <w:t>lluminant</w:t>
      </w:r>
      <w:r w:rsidR="00230249" w:rsidRPr="002D3B24">
        <w:t xml:space="preserve"> aim </w:t>
      </w:r>
      <w:proofErr w:type="spellStart"/>
      <w:r w:rsidR="00230249" w:rsidRPr="002D3B24">
        <w:t>chromaticities</w:t>
      </w:r>
      <w:proofErr w:type="spellEnd"/>
      <w:r w:rsidR="00230249" w:rsidRPr="002D3B24">
        <w:t xml:space="preserve">, absolute (x, y) deviations from the aim, and measured luminance values for both VR and Flat display conditions. </w:t>
      </w:r>
      <w:proofErr w:type="spellStart"/>
      <w:r w:rsidR="00230249" w:rsidRPr="002D3B24">
        <w:t>Chromaticities</w:t>
      </w:r>
      <w:proofErr w:type="spellEnd"/>
      <w:r w:rsidR="00230249" w:rsidRPr="002D3B24">
        <w:t xml:space="preserve"> were measured by setting the </w:t>
      </w:r>
      <w:commentRangeStart w:id="51"/>
      <w:r w:rsidR="00230249" w:rsidRPr="002D3B24">
        <w:t>target</w:t>
      </w:r>
      <w:r w:rsidR="007A6BDB">
        <w:t xml:space="preserve"> reflectance parameter</w:t>
      </w:r>
      <w:r w:rsidR="00230249" w:rsidRPr="002D3B24">
        <w:t xml:space="preserve"> to white </w:t>
      </w:r>
      <w:commentRangeEnd w:id="51"/>
      <w:r w:rsidR="003B2C59">
        <w:rPr>
          <w:rStyle w:val="CommentReference"/>
          <w:i w:val="0"/>
        </w:rPr>
        <w:commentReference w:id="51"/>
      </w:r>
      <w:r w:rsidR="00230249" w:rsidRPr="002D3B24">
        <w:t>(RGB = [1, 1, 1]) and treating it as a perfectly diffuse reflector of the scene's illumination.</w:t>
      </w:r>
      <w:bookmarkEnd w:id="50"/>
    </w:p>
    <w:p w14:paraId="6A113E29" w14:textId="0FD4184E" w:rsidR="003D3AF8" w:rsidRDefault="003D3AF8" w:rsidP="00AC4AAB">
      <w:pPr>
        <w:spacing w:line="480" w:lineRule="auto"/>
        <w:rPr>
          <w:rFonts w:ascii="Times New Roman" w:hAnsi="Times New Roman" w:cs="Times New Roman"/>
        </w:rPr>
      </w:pPr>
      <w:r w:rsidRPr="661F486B">
        <w:rPr>
          <w:rFonts w:ascii="Times New Roman" w:hAnsi="Times New Roman" w:cs="Times New Roman"/>
        </w:rPr>
        <w:t xml:space="preserve">Since Unreal Engine requires color values to be specified in RGB, we converted the </w:t>
      </w:r>
      <w:r w:rsidR="00577B3F">
        <w:rPr>
          <w:rFonts w:ascii="Times New Roman" w:hAnsi="Times New Roman" w:cs="Times New Roman"/>
        </w:rPr>
        <w:t>aim</w:t>
      </w:r>
      <w:r w:rsidR="00496E0F">
        <w:rPr>
          <w:rFonts w:ascii="Times New Roman" w:hAnsi="Times New Roman" w:cs="Times New Roman"/>
        </w:rPr>
        <w:t xml:space="preserve"> illuminant</w:t>
      </w:r>
      <w:r w:rsidRPr="661F486B">
        <w:rPr>
          <w:rFonts w:ascii="Times New Roman" w:hAnsi="Times New Roman" w:cs="Times New Roman"/>
        </w:rPr>
        <w:t xml:space="preserve"> </w:t>
      </w:r>
      <w:proofErr w:type="spellStart"/>
      <w:r w:rsidRPr="661F486B">
        <w:rPr>
          <w:rFonts w:ascii="Times New Roman" w:hAnsi="Times New Roman" w:cs="Times New Roman"/>
        </w:rPr>
        <w:t>chromaticities</w:t>
      </w:r>
      <w:proofErr w:type="spellEnd"/>
      <w:r w:rsidRPr="661F486B">
        <w:rPr>
          <w:rFonts w:ascii="Times New Roman" w:hAnsi="Times New Roman" w:cs="Times New Roman"/>
        </w:rPr>
        <w:t xml:space="preserve"> to </w:t>
      </w:r>
      <w:r w:rsidR="00B81D7B">
        <w:rPr>
          <w:rFonts w:ascii="Times New Roman" w:hAnsi="Times New Roman" w:cs="Times New Roman"/>
        </w:rPr>
        <w:t xml:space="preserve">CIE </w:t>
      </w:r>
      <w:proofErr w:type="spellStart"/>
      <w:r w:rsidRPr="661F486B">
        <w:rPr>
          <w:rFonts w:ascii="Times New Roman" w:hAnsi="Times New Roman" w:cs="Times New Roman"/>
        </w:rPr>
        <w:t>xyY</w:t>
      </w:r>
      <w:proofErr w:type="spellEnd"/>
      <w:r w:rsidRPr="661F486B">
        <w:rPr>
          <w:rFonts w:ascii="Times New Roman" w:hAnsi="Times New Roman" w:cs="Times New Roman"/>
        </w:rPr>
        <w:t xml:space="preserve"> using a reference luminance of 100 cd/m² for Y, then transformed them to sRGB using the standard sRGB matrix</w:t>
      </w:r>
      <w:r w:rsidR="00F538D9">
        <w:rPr>
          <w:rFonts w:ascii="Times New Roman" w:hAnsi="Times New Roman" w:cs="Times New Roman"/>
        </w:rPr>
        <w:t xml:space="preserve"> transform</w:t>
      </w:r>
      <w:r w:rsidRPr="661F486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"/>
          <w:id w:val="-99020289"/>
          <w:placeholder>
            <w:docPart w:val="DefaultPlaceholder_-1854013440"/>
          </w:placeholder>
        </w:sdtPr>
        <w:sdtContent>
          <w:r w:rsidR="00617901" w:rsidRPr="00617901">
            <w:rPr>
              <w:rFonts w:ascii="Times New Roman" w:hAnsi="Times New Roman" w:cs="Times New Roman"/>
              <w:color w:val="000000"/>
            </w:rPr>
            <w:t>(IEC, 1999)</w:t>
          </w:r>
        </w:sdtContent>
      </w:sdt>
      <w:r w:rsidR="00B81D7B">
        <w:rPr>
          <w:rFonts w:ascii="Times New Roman" w:hAnsi="Times New Roman" w:cs="Times New Roman"/>
        </w:rPr>
        <w:t>.</w:t>
      </w:r>
      <w:r w:rsidRPr="661F486B">
        <w:rPr>
          <w:rFonts w:ascii="Times New Roman" w:hAnsi="Times New Roman" w:cs="Times New Roman"/>
        </w:rPr>
        <w:t xml:space="preserve"> </w:t>
      </w:r>
      <w:r w:rsidR="000D47C3" w:rsidRPr="661F486B">
        <w:rPr>
          <w:rFonts w:ascii="Times New Roman" w:hAnsi="Times New Roman" w:cs="Times New Roman"/>
        </w:rPr>
        <w:t xml:space="preserve"> </w:t>
      </w:r>
      <w:r w:rsidR="00CD2FEF" w:rsidRPr="661F486B">
        <w:rPr>
          <w:rFonts w:ascii="Times New Roman" w:hAnsi="Times New Roman" w:cs="Times New Roman"/>
        </w:rPr>
        <w:t xml:space="preserve">To measure the illuminant </w:t>
      </w:r>
      <w:proofErr w:type="spellStart"/>
      <w:r w:rsidR="00CD2FEF" w:rsidRPr="661F486B">
        <w:rPr>
          <w:rFonts w:ascii="Times New Roman" w:hAnsi="Times New Roman" w:cs="Times New Roman"/>
        </w:rPr>
        <w:t>chromaticities</w:t>
      </w:r>
      <w:proofErr w:type="spellEnd"/>
      <w:r w:rsidR="00CD2FEF" w:rsidRPr="661F486B">
        <w:rPr>
          <w:rFonts w:ascii="Times New Roman" w:hAnsi="Times New Roman" w:cs="Times New Roman"/>
        </w:rPr>
        <w:t xml:space="preserve">, we set the patch in the scene to have a reflectance of 1.0 across all RGB channels, </w:t>
      </w:r>
      <w:r w:rsidR="00A24560" w:rsidRPr="661F486B">
        <w:rPr>
          <w:rFonts w:ascii="Times New Roman" w:hAnsi="Times New Roman" w:cs="Times New Roman"/>
        </w:rPr>
        <w:t>simulating</w:t>
      </w:r>
      <w:r w:rsidR="00CD2FEF" w:rsidRPr="661F486B">
        <w:rPr>
          <w:rFonts w:ascii="Times New Roman" w:hAnsi="Times New Roman" w:cs="Times New Roman"/>
        </w:rPr>
        <w:t xml:space="preserve"> a </w:t>
      </w:r>
      <w:r w:rsidR="00EB4404" w:rsidRPr="661F486B">
        <w:rPr>
          <w:rFonts w:ascii="Times New Roman" w:hAnsi="Times New Roman" w:cs="Times New Roman"/>
        </w:rPr>
        <w:t>perfect</w:t>
      </w:r>
      <w:r w:rsidR="00CD2FEF" w:rsidRPr="661F486B">
        <w:rPr>
          <w:rFonts w:ascii="Times New Roman" w:hAnsi="Times New Roman" w:cs="Times New Roman"/>
        </w:rPr>
        <w:t xml:space="preserve"> diffuse reflector. The </w:t>
      </w:r>
      <w:r w:rsidR="00A24560" w:rsidRPr="661F486B">
        <w:rPr>
          <w:rFonts w:ascii="Times New Roman" w:hAnsi="Times New Roman" w:cs="Times New Roman"/>
        </w:rPr>
        <w:t xml:space="preserve">color parameter of the </w:t>
      </w:r>
      <w:r w:rsidR="00CD2FEF" w:rsidRPr="661F486B">
        <w:rPr>
          <w:rFonts w:ascii="Times New Roman" w:hAnsi="Times New Roman" w:cs="Times New Roman"/>
        </w:rPr>
        <w:t>light actors in Unreal were assigned the computed RGB values from the previous step and we then measured the chromaticity of the patch under each illuminant.</w:t>
      </w:r>
      <w:r w:rsidR="00DB7E5E" w:rsidRPr="661F486B">
        <w:rPr>
          <w:rFonts w:ascii="Times New Roman" w:hAnsi="Times New Roman" w:cs="Times New Roman"/>
        </w:rPr>
        <w:t xml:space="preserve"> </w:t>
      </w:r>
      <w:r w:rsidR="005D0BF4" w:rsidRPr="005D0BF4">
        <w:rPr>
          <w:rFonts w:ascii="Times New Roman" w:hAnsi="Times New Roman" w:cs="Times New Roman"/>
        </w:rPr>
        <w:t xml:space="preserve">While </w:t>
      </w:r>
      <w:r w:rsidR="005D0BF4">
        <w:rPr>
          <w:rFonts w:ascii="Times New Roman" w:hAnsi="Times New Roman" w:cs="Times New Roman"/>
        </w:rPr>
        <w:t>the measured</w:t>
      </w:r>
      <w:r w:rsidR="005D0BF4" w:rsidRPr="005D0BF4">
        <w:rPr>
          <w:rFonts w:ascii="Times New Roman" w:hAnsi="Times New Roman" w:cs="Times New Roman"/>
        </w:rPr>
        <w:t xml:space="preserve"> illuminants were very close to the </w:t>
      </w:r>
      <w:r w:rsidR="005D0BF4">
        <w:rPr>
          <w:rFonts w:ascii="Times New Roman" w:hAnsi="Times New Roman" w:cs="Times New Roman"/>
        </w:rPr>
        <w:t>aim illuminant</w:t>
      </w:r>
      <w:r w:rsidR="005D0BF4" w:rsidRPr="005D0BF4">
        <w:rPr>
          <w:rFonts w:ascii="Times New Roman" w:hAnsi="Times New Roman" w:cs="Times New Roman"/>
        </w:rPr>
        <w:t xml:space="preserve"> </w:t>
      </w:r>
      <w:proofErr w:type="spellStart"/>
      <w:r w:rsidR="005D0BF4" w:rsidRPr="005D0BF4">
        <w:rPr>
          <w:rFonts w:ascii="Times New Roman" w:hAnsi="Times New Roman" w:cs="Times New Roman"/>
        </w:rPr>
        <w:t>chromaticities</w:t>
      </w:r>
      <w:proofErr w:type="spellEnd"/>
      <w:r w:rsidR="005D0BF4" w:rsidRPr="005D0BF4">
        <w:rPr>
          <w:rFonts w:ascii="Times New Roman" w:hAnsi="Times New Roman" w:cs="Times New Roman"/>
        </w:rPr>
        <w:t xml:space="preserve">, a few required minor adjustments. These were refined through an iterative process in which the RGB values were </w:t>
      </w:r>
      <w:r w:rsidR="005D0BF4">
        <w:rPr>
          <w:rFonts w:ascii="Times New Roman" w:hAnsi="Times New Roman" w:cs="Times New Roman"/>
        </w:rPr>
        <w:t>slightly</w:t>
      </w:r>
      <w:r w:rsidR="005D0BF4" w:rsidRPr="005D0BF4">
        <w:rPr>
          <w:rFonts w:ascii="Times New Roman" w:hAnsi="Times New Roman" w:cs="Times New Roman"/>
        </w:rPr>
        <w:t xml:space="preserve"> modified, and the </w:t>
      </w:r>
      <w:r w:rsidR="005D0BF4">
        <w:rPr>
          <w:rFonts w:ascii="Times New Roman" w:hAnsi="Times New Roman" w:cs="Times New Roman"/>
        </w:rPr>
        <w:t>target</w:t>
      </w:r>
      <w:r w:rsidR="005D0BF4" w:rsidRPr="005D0BF4">
        <w:rPr>
          <w:rFonts w:ascii="Times New Roman" w:hAnsi="Times New Roman" w:cs="Times New Roman"/>
        </w:rPr>
        <w:t xml:space="preserve"> was re-measured after each adjustment. This was repeated until the measured </w:t>
      </w:r>
      <w:proofErr w:type="spellStart"/>
      <w:r w:rsidR="005D0BF4" w:rsidRPr="005D0BF4">
        <w:rPr>
          <w:rFonts w:ascii="Times New Roman" w:hAnsi="Times New Roman" w:cs="Times New Roman"/>
        </w:rPr>
        <w:t>chromaticities</w:t>
      </w:r>
      <w:proofErr w:type="spellEnd"/>
      <w:r w:rsidR="005D0BF4" w:rsidRPr="005D0BF4">
        <w:rPr>
          <w:rFonts w:ascii="Times New Roman" w:hAnsi="Times New Roman" w:cs="Times New Roman"/>
        </w:rPr>
        <w:t xml:space="preserve"> closely </w:t>
      </w:r>
      <w:r w:rsidR="005D0BF4" w:rsidRPr="005D0BF4">
        <w:rPr>
          <w:rFonts w:ascii="Times New Roman" w:hAnsi="Times New Roman" w:cs="Times New Roman"/>
        </w:rPr>
        <w:lastRenderedPageBreak/>
        <w:t>matched the aim.</w:t>
      </w:r>
      <w:r w:rsidR="00C62085">
        <w:rPr>
          <w:rFonts w:ascii="Times New Roman" w:hAnsi="Times New Roman" w:cs="Times New Roman"/>
        </w:rPr>
        <w:t xml:space="preserve"> </w:t>
      </w:r>
      <w:r w:rsidRPr="661F486B">
        <w:rPr>
          <w:rFonts w:ascii="Times New Roman" w:hAnsi="Times New Roman" w:cs="Times New Roman"/>
        </w:rPr>
        <w:t xml:space="preserve">Figure </w:t>
      </w:r>
      <w:r w:rsidR="002D3B24">
        <w:rPr>
          <w:rFonts w:ascii="Times New Roman" w:hAnsi="Times New Roman" w:cs="Times New Roman"/>
        </w:rPr>
        <w:t>7</w:t>
      </w:r>
      <w:r w:rsidRPr="661F486B">
        <w:rPr>
          <w:rFonts w:ascii="Times New Roman" w:hAnsi="Times New Roman" w:cs="Times New Roman"/>
        </w:rPr>
        <w:t xml:space="preserve"> presents a chromaticity plot of the illuminants as measured in both the VR and Flat </w:t>
      </w:r>
      <w:r w:rsidR="004479A7" w:rsidRPr="661F486B">
        <w:rPr>
          <w:rFonts w:ascii="Times New Roman" w:hAnsi="Times New Roman" w:cs="Times New Roman"/>
        </w:rPr>
        <w:t>modes</w:t>
      </w:r>
      <w:r w:rsidRPr="661F486B">
        <w:rPr>
          <w:rFonts w:ascii="Times New Roman" w:hAnsi="Times New Roman" w:cs="Times New Roman"/>
        </w:rPr>
        <w:t xml:space="preserve">, along with their respective display </w:t>
      </w:r>
      <w:proofErr w:type="spellStart"/>
      <w:r w:rsidRPr="661F486B">
        <w:rPr>
          <w:rFonts w:ascii="Times New Roman" w:hAnsi="Times New Roman" w:cs="Times New Roman"/>
        </w:rPr>
        <w:t>gamuts</w:t>
      </w:r>
      <w:proofErr w:type="spellEnd"/>
      <w:r w:rsidRPr="661F486B">
        <w:rPr>
          <w:rFonts w:ascii="Times New Roman" w:hAnsi="Times New Roman" w:cs="Times New Roman"/>
        </w:rPr>
        <w:t>.</w:t>
      </w:r>
      <w:r w:rsidR="00DA1DE7">
        <w:rPr>
          <w:rFonts w:ascii="Times New Roman" w:hAnsi="Times New Roman" w:cs="Times New Roman"/>
        </w:rPr>
        <w:t xml:space="preserve"> Figure </w:t>
      </w:r>
      <w:r w:rsidR="002D3B24">
        <w:rPr>
          <w:rFonts w:ascii="Times New Roman" w:hAnsi="Times New Roman" w:cs="Times New Roman"/>
        </w:rPr>
        <w:t>8</w:t>
      </w:r>
      <w:r w:rsidR="00DA1DE7">
        <w:rPr>
          <w:rFonts w:ascii="Times New Roman" w:hAnsi="Times New Roman" w:cs="Times New Roman"/>
        </w:rPr>
        <w:t xml:space="preserve"> depicts the scene rendered under each of the five illuminants.</w:t>
      </w:r>
    </w:p>
    <w:p w14:paraId="7F250650" w14:textId="1876FC72" w:rsidR="00B44C37" w:rsidRDefault="005356F5" w:rsidP="00AC4AAB">
      <w:pPr>
        <w:spacing w:line="480" w:lineRule="auto"/>
        <w:jc w:val="center"/>
        <w:rPr>
          <w:rFonts w:ascii="Times New Roman" w:hAnsi="Times New Roman" w:cs="Times New Roman"/>
        </w:rPr>
      </w:pPr>
      <w:commentRangeStart w:id="52"/>
      <w:r>
        <w:rPr>
          <w:noProof/>
        </w:rPr>
        <w:drawing>
          <wp:inline distT="0" distB="0" distL="0" distR="0" wp14:anchorId="27BF56B1" wp14:editId="5A9E4BC9">
            <wp:extent cx="5242237" cy="3702050"/>
            <wp:effectExtent l="0" t="0" r="0" b="0"/>
            <wp:docPr id="598127758" name="Picture 3"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3">
                      <a:extLst>
                        <a:ext uri="{28A0092B-C50C-407E-A947-70E740481C1C}">
                          <a14:useLocalDpi xmlns:a14="http://schemas.microsoft.com/office/drawing/2010/main" val="0"/>
                        </a:ext>
                      </a:extLst>
                    </a:blip>
                    <a:stretch>
                      <a:fillRect/>
                    </a:stretch>
                  </pic:blipFill>
                  <pic:spPr>
                    <a:xfrm>
                      <a:off x="0" y="0"/>
                      <a:ext cx="5259437" cy="3714197"/>
                    </a:xfrm>
                    <a:prstGeom prst="rect">
                      <a:avLst/>
                    </a:prstGeom>
                  </pic:spPr>
                </pic:pic>
              </a:graphicData>
            </a:graphic>
          </wp:inline>
        </w:drawing>
      </w:r>
      <w:commentRangeEnd w:id="52"/>
      <w:r w:rsidR="00BE3107">
        <w:rPr>
          <w:rStyle w:val="CommentReference"/>
        </w:rPr>
        <w:commentReference w:id="52"/>
      </w:r>
    </w:p>
    <w:p w14:paraId="3B6E78A0" w14:textId="657B4BA6" w:rsidR="00AE3B11" w:rsidRPr="002D3B24" w:rsidRDefault="002C0FD5" w:rsidP="0073533C">
      <w:pPr>
        <w:pStyle w:val="FigureCap"/>
        <w:rPr>
          <w:iCs/>
        </w:rPr>
      </w:pPr>
      <w:bookmarkStart w:id="53" w:name="_Toc195957227"/>
      <w:bookmarkStart w:id="54" w:name="_Toc195957453"/>
      <w:r w:rsidRPr="002D3B24">
        <w:rPr>
          <w:b/>
        </w:rPr>
        <w:t xml:space="preserve">Figure </w:t>
      </w:r>
      <w:r w:rsidRPr="002D3B24">
        <w:rPr>
          <w:b/>
          <w:iCs/>
        </w:rPr>
        <w:fldChar w:fldCharType="begin"/>
      </w:r>
      <w:r w:rsidRPr="002D3B24">
        <w:rPr>
          <w:b/>
        </w:rPr>
        <w:instrText xml:space="preserve"> SEQ Figure \* ARABIC </w:instrText>
      </w:r>
      <w:r w:rsidRPr="002D3B24">
        <w:rPr>
          <w:b/>
          <w:iCs/>
        </w:rPr>
        <w:fldChar w:fldCharType="separate"/>
      </w:r>
      <w:r w:rsidR="0094376D" w:rsidRPr="002D3B24">
        <w:rPr>
          <w:b/>
          <w:noProof/>
        </w:rPr>
        <w:t>7</w:t>
      </w:r>
      <w:r w:rsidRPr="002D3B24">
        <w:rPr>
          <w:b/>
          <w:iCs/>
        </w:rPr>
        <w:fldChar w:fldCharType="end"/>
      </w:r>
      <w:r w:rsidRPr="002D3B24">
        <w:rPr>
          <w:b/>
        </w:rPr>
        <w:t>.</w:t>
      </w:r>
      <w:r w:rsidR="00AE3B11" w:rsidRPr="002D3B24">
        <w:t xml:space="preserve"> </w:t>
      </w:r>
      <w:r w:rsidR="00FC5269" w:rsidRPr="002D3B24">
        <w:t xml:space="preserve">Chromaticity plot of </w:t>
      </w:r>
      <w:r w:rsidR="00CE19DD" w:rsidRPr="002D3B24">
        <w:t xml:space="preserve">aim </w:t>
      </w:r>
      <w:r w:rsidR="00FC5269" w:rsidRPr="002D3B24">
        <w:t>illuminant</w:t>
      </w:r>
      <w:r w:rsidR="00CE19DD" w:rsidRPr="002D3B24">
        <w:t xml:space="preserve"> </w:t>
      </w:r>
      <w:proofErr w:type="spellStart"/>
      <w:r w:rsidR="00CE19DD" w:rsidRPr="002D3B24">
        <w:t>chromaticities</w:t>
      </w:r>
      <w:proofErr w:type="spellEnd"/>
      <w:r w:rsidR="00CE19DD" w:rsidRPr="002D3B24">
        <w:t xml:space="preserve"> (black circle) and m</w:t>
      </w:r>
      <w:r w:rsidR="00CC6A5E" w:rsidRPr="002D3B24">
        <w:t xml:space="preserve">easured </w:t>
      </w:r>
      <w:proofErr w:type="spellStart"/>
      <w:r w:rsidR="00CC6A5E" w:rsidRPr="002D3B24">
        <w:t>chromaticities</w:t>
      </w:r>
      <w:proofErr w:type="spellEnd"/>
      <w:r w:rsidR="00CC6A5E" w:rsidRPr="002D3B24">
        <w:t xml:space="preserve"> of illuminants using VR (</w:t>
      </w:r>
      <w:r w:rsidR="00CE19DD" w:rsidRPr="002D3B24">
        <w:t xml:space="preserve">blue asterisk) </w:t>
      </w:r>
      <w:r w:rsidR="00CC6A5E" w:rsidRPr="002D3B24">
        <w:t xml:space="preserve">and Flat </w:t>
      </w:r>
      <w:r w:rsidR="00CE19DD" w:rsidRPr="002D3B24">
        <w:t xml:space="preserve">(red cross) </w:t>
      </w:r>
      <w:r w:rsidR="00CC6A5E" w:rsidRPr="002D3B24">
        <w:t xml:space="preserve">displays. Display </w:t>
      </w:r>
      <w:proofErr w:type="spellStart"/>
      <w:r w:rsidR="00CC6A5E" w:rsidRPr="002D3B24">
        <w:t>gamuts</w:t>
      </w:r>
      <w:proofErr w:type="spellEnd"/>
      <w:r w:rsidR="00CC6A5E" w:rsidRPr="002D3B24">
        <w:t xml:space="preserve"> are shown for VR (blue line) and Flat (red line) displays as well as sRGB gamut (black dotted).</w:t>
      </w:r>
      <w:bookmarkEnd w:id="53"/>
      <w:bookmarkEnd w:id="54"/>
      <w:r w:rsidR="00CC6A5E" w:rsidRPr="002D3B24">
        <w:t xml:space="preserve"> </w:t>
      </w:r>
    </w:p>
    <w:p w14:paraId="1031914E" w14:textId="4A4D2875" w:rsidR="00DA1DE7" w:rsidRDefault="001E29CE" w:rsidP="00AC4AAB">
      <w:pPr>
        <w:spacing w:line="480" w:lineRule="auto"/>
        <w:rPr>
          <w:rFonts w:ascii="Times New Roman" w:hAnsi="Times New Roman" w:cs="Times New Roman"/>
        </w:rPr>
      </w:pPr>
      <w:r w:rsidRPr="001E29CE">
        <w:rPr>
          <w:rFonts w:ascii="Times New Roman" w:hAnsi="Times New Roman" w:cs="Times New Roman"/>
          <w:noProof/>
        </w:rPr>
        <w:lastRenderedPageBreak/>
        <w:drawing>
          <wp:inline distT="0" distB="0" distL="0" distR="0" wp14:anchorId="6D03AE06" wp14:editId="60D0EE27">
            <wp:extent cx="5943600" cy="1852930"/>
            <wp:effectExtent l="0" t="0" r="0" b="0"/>
            <wp:docPr id="2089212197" name="Picture 1" descr="A table with a frui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12197" name="Picture 1" descr="A table with a fruit on it&#10;&#10;AI-generated content may be incorrect."/>
                    <pic:cNvPicPr/>
                  </pic:nvPicPr>
                  <pic:blipFill>
                    <a:blip r:embed="rId24"/>
                    <a:stretch>
                      <a:fillRect/>
                    </a:stretch>
                  </pic:blipFill>
                  <pic:spPr>
                    <a:xfrm>
                      <a:off x="0" y="0"/>
                      <a:ext cx="5943600" cy="1852930"/>
                    </a:xfrm>
                    <a:prstGeom prst="rect">
                      <a:avLst/>
                    </a:prstGeom>
                  </pic:spPr>
                </pic:pic>
              </a:graphicData>
            </a:graphic>
          </wp:inline>
        </w:drawing>
      </w:r>
      <w:commentRangeStart w:id="55"/>
      <w:commentRangeEnd w:id="55"/>
      <w:r w:rsidR="00BE3107">
        <w:rPr>
          <w:rStyle w:val="CommentReference"/>
        </w:rPr>
        <w:commentReference w:id="55"/>
      </w:r>
    </w:p>
    <w:p w14:paraId="7206F6A8" w14:textId="2C56E4F5" w:rsidR="00DA1DE7" w:rsidRPr="002D3B24" w:rsidRDefault="002C0FD5" w:rsidP="0073533C">
      <w:pPr>
        <w:pStyle w:val="FigureCap"/>
        <w:rPr>
          <w:iCs/>
        </w:rPr>
      </w:pPr>
      <w:bookmarkStart w:id="56" w:name="_Toc195957228"/>
      <w:bookmarkStart w:id="57" w:name="_Toc195957454"/>
      <w:r w:rsidRPr="002D3B24">
        <w:rPr>
          <w:b/>
        </w:rPr>
        <w:t xml:space="preserve">Figure </w:t>
      </w:r>
      <w:r w:rsidRPr="002D3B24">
        <w:rPr>
          <w:b/>
          <w:iCs/>
        </w:rPr>
        <w:fldChar w:fldCharType="begin"/>
      </w:r>
      <w:r w:rsidRPr="002D3B24">
        <w:rPr>
          <w:b/>
        </w:rPr>
        <w:instrText xml:space="preserve"> SEQ Figure \* ARABIC </w:instrText>
      </w:r>
      <w:r w:rsidRPr="002D3B24">
        <w:rPr>
          <w:b/>
          <w:iCs/>
        </w:rPr>
        <w:fldChar w:fldCharType="separate"/>
      </w:r>
      <w:r w:rsidR="0094376D" w:rsidRPr="002D3B24">
        <w:rPr>
          <w:b/>
          <w:noProof/>
        </w:rPr>
        <w:t>8</w:t>
      </w:r>
      <w:r w:rsidRPr="002D3B24">
        <w:rPr>
          <w:b/>
          <w:iCs/>
        </w:rPr>
        <w:fldChar w:fldCharType="end"/>
      </w:r>
      <w:r w:rsidRPr="002D3B24">
        <w:rPr>
          <w:b/>
        </w:rPr>
        <w:t>.</w:t>
      </w:r>
      <w:r w:rsidRPr="002D3B24">
        <w:t xml:space="preserve"> </w:t>
      </w:r>
      <w:r w:rsidR="00DA1DE7" w:rsidRPr="002D3B24">
        <w:t>Experiment scene rendered under each of the five illuminants: white (</w:t>
      </w:r>
      <w:r w:rsidR="001E29CE">
        <w:t>left</w:t>
      </w:r>
      <w:r w:rsidR="00DA1DE7" w:rsidRPr="002D3B24">
        <w:t>), yellow (top left), red (top right), blue (bottom left), and green (bottom right).</w:t>
      </w:r>
      <w:bookmarkEnd w:id="56"/>
      <w:bookmarkEnd w:id="57"/>
    </w:p>
    <w:p w14:paraId="1BF26D28" w14:textId="1C413E78" w:rsidR="00B44C37" w:rsidRPr="00B44C37" w:rsidRDefault="008D4D43" w:rsidP="00AC4AAB">
      <w:pPr>
        <w:pStyle w:val="Section"/>
        <w:spacing w:line="480" w:lineRule="auto"/>
      </w:pPr>
      <w:bookmarkStart w:id="58" w:name="_Toc195975237"/>
      <w:r>
        <w:t>4</w:t>
      </w:r>
      <w:r w:rsidR="00B44C37" w:rsidRPr="00B44C37">
        <w:t>.</w:t>
      </w:r>
      <w:r w:rsidR="00445303">
        <w:t>3</w:t>
      </w:r>
      <w:r w:rsidR="00B44C37" w:rsidRPr="00B44C37">
        <w:t xml:space="preserve"> Color Characterization</w:t>
      </w:r>
      <w:bookmarkEnd w:id="58"/>
    </w:p>
    <w:p w14:paraId="5D226274" w14:textId="48538D30" w:rsidR="00F950EF" w:rsidRDefault="009B12D7" w:rsidP="00AC4AAB">
      <w:pPr>
        <w:spacing w:line="480" w:lineRule="auto"/>
        <w:rPr>
          <w:rFonts w:ascii="Times New Roman" w:hAnsi="Times New Roman" w:cs="Times New Roman"/>
        </w:rPr>
      </w:pPr>
      <w:r w:rsidRPr="661F486B">
        <w:rPr>
          <w:rFonts w:ascii="Times New Roman" w:hAnsi="Times New Roman" w:cs="Times New Roman"/>
        </w:rPr>
        <w:t>Our experiment required color characterization of both a VR HMD and a flat panel display</w:t>
      </w:r>
      <w:r w:rsidR="00235597">
        <w:rPr>
          <w:rFonts w:ascii="Times New Roman" w:hAnsi="Times New Roman" w:cs="Times New Roman"/>
        </w:rPr>
        <w:t xml:space="preserve"> to ensure</w:t>
      </w:r>
      <w:r w:rsidR="009052BF">
        <w:rPr>
          <w:rFonts w:ascii="Times New Roman" w:hAnsi="Times New Roman" w:cs="Times New Roman"/>
        </w:rPr>
        <w:t xml:space="preserve"> accurate colorimetric</w:t>
      </w:r>
      <w:r w:rsidR="00B273AF">
        <w:rPr>
          <w:rFonts w:ascii="Times New Roman" w:hAnsi="Times New Roman" w:cs="Times New Roman"/>
        </w:rPr>
        <w:t xml:space="preserve"> values for the stimuli </w:t>
      </w:r>
      <w:r w:rsidR="006F68C6">
        <w:rPr>
          <w:rFonts w:ascii="Times New Roman" w:hAnsi="Times New Roman" w:cs="Times New Roman"/>
        </w:rPr>
        <w:t xml:space="preserve">given </w:t>
      </w:r>
      <w:r w:rsidR="006D2CF4">
        <w:rPr>
          <w:rFonts w:ascii="Times New Roman" w:hAnsi="Times New Roman" w:cs="Times New Roman"/>
        </w:rPr>
        <w:t>display-dependent RGBs</w:t>
      </w:r>
      <w:r w:rsidRPr="661F486B">
        <w:rPr>
          <w:rFonts w:ascii="Times New Roman" w:hAnsi="Times New Roman" w:cs="Times New Roman"/>
        </w:rPr>
        <w:t xml:space="preserve">. We used a VIVE XR Elite and a Dell </w:t>
      </w:r>
      <w:proofErr w:type="spellStart"/>
      <w:r w:rsidRPr="661F486B">
        <w:rPr>
          <w:rFonts w:ascii="Times New Roman" w:hAnsi="Times New Roman" w:cs="Times New Roman"/>
        </w:rPr>
        <w:t>UltraSharp</w:t>
      </w:r>
      <w:proofErr w:type="spellEnd"/>
      <w:r w:rsidRPr="661F486B">
        <w:rPr>
          <w:rFonts w:ascii="Times New Roman" w:hAnsi="Times New Roman" w:cs="Times New Roman"/>
        </w:rPr>
        <w:t xml:space="preserve"> 27 4K </w:t>
      </w:r>
      <w:proofErr w:type="spellStart"/>
      <w:r w:rsidRPr="661F486B">
        <w:rPr>
          <w:rFonts w:ascii="Times New Roman" w:hAnsi="Times New Roman" w:cs="Times New Roman"/>
        </w:rPr>
        <w:t>PremiereColor</w:t>
      </w:r>
      <w:proofErr w:type="spellEnd"/>
      <w:r w:rsidRPr="661F486B">
        <w:rPr>
          <w:rFonts w:ascii="Times New Roman" w:hAnsi="Times New Roman" w:cs="Times New Roman"/>
        </w:rPr>
        <w:t xml:space="preserve"> Monitor. Rather than characterizing the displays’ native color reproduction, we aimed to characterize the entire color pipeline within Unreal Engine. This was necessary to model how lighting changes in Unreal would affect a </w:t>
      </w:r>
      <w:r w:rsidR="009A1A97">
        <w:rPr>
          <w:rFonts w:ascii="Times New Roman" w:hAnsi="Times New Roman" w:cs="Times New Roman"/>
        </w:rPr>
        <w:t xml:space="preserve">simulated </w:t>
      </w:r>
      <w:r w:rsidRPr="661F486B">
        <w:rPr>
          <w:rFonts w:ascii="Times New Roman" w:hAnsi="Times New Roman" w:cs="Times New Roman"/>
        </w:rPr>
        <w:t>reflective object inside the engine. In this case, the characterization depended on the scene’s lighting, geometry, and the radiometric properties of object interactions within the environment.</w:t>
      </w:r>
      <w:r w:rsidR="00B44C37" w:rsidRPr="661F486B">
        <w:rPr>
          <w:rFonts w:ascii="Times New Roman" w:hAnsi="Times New Roman" w:cs="Times New Roman"/>
        </w:rPr>
        <w:t xml:space="preserve"> </w:t>
      </w:r>
      <w:r w:rsidR="00F950EF" w:rsidRPr="661F486B">
        <w:rPr>
          <w:rFonts w:ascii="Times New Roman" w:hAnsi="Times New Roman" w:cs="Times New Roman"/>
        </w:rPr>
        <w:t xml:space="preserve">Since we used </w:t>
      </w:r>
      <w:proofErr w:type="spellStart"/>
      <w:r w:rsidR="00F950EF" w:rsidRPr="661F486B">
        <w:rPr>
          <w:rFonts w:ascii="Times New Roman" w:hAnsi="Times New Roman" w:cs="Times New Roman"/>
        </w:rPr>
        <w:t>Unreal’s</w:t>
      </w:r>
      <w:proofErr w:type="spellEnd"/>
      <w:r w:rsidR="00F950EF" w:rsidRPr="661F486B">
        <w:rPr>
          <w:rFonts w:ascii="Times New Roman" w:hAnsi="Times New Roman" w:cs="Times New Roman"/>
        </w:rPr>
        <w:t xml:space="preserve"> Default Lit shaders for characterization, the results were strongly influenced by lighting conditions. Because these shaders dynamically respond to lighting, any changes to the scene could significantly impact the characterization. </w:t>
      </w:r>
    </w:p>
    <w:p w14:paraId="3ED37EB5" w14:textId="32C8DC19" w:rsidR="005629A1" w:rsidRDefault="005629A1" w:rsidP="00AC4AAB">
      <w:pPr>
        <w:pStyle w:val="Body"/>
        <w:spacing w:line="480" w:lineRule="auto"/>
      </w:pPr>
      <w:r w:rsidRPr="661F486B">
        <w:t xml:space="preserve">To change the color of the patch for the characterization, we adjusted its reflectance </w:t>
      </w:r>
      <w:r w:rsidR="009E0853">
        <w:t xml:space="preserve">RGB </w:t>
      </w:r>
      <w:r w:rsidRPr="661F486B">
        <w:t xml:space="preserve">parameter within Unreal and measured the output under all illuminants. The remaining characterization process followed the approach described in </w:t>
      </w:r>
      <w:sdt>
        <w:sdtPr>
          <w:rPr>
            <w:color w:val="000000"/>
          </w:rPr>
          <w:tag w:val="MENDELEY_CITATION_v3_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"/>
          <w:id w:val="-668028088"/>
          <w:placeholder>
            <w:docPart w:val="DefaultPlaceholder_-1854013440"/>
          </w:placeholder>
        </w:sdtPr>
        <w:sdtContent>
          <w:r w:rsidR="00617901" w:rsidRPr="00617901">
            <w:rPr>
              <w:rFonts w:eastAsia="Times New Roman"/>
              <w:color w:val="000000"/>
            </w:rPr>
            <w:t>M. Fairchild &amp; Wyble (1998)</w:t>
          </w:r>
        </w:sdtContent>
      </w:sdt>
      <w:r w:rsidR="00B32B5C">
        <w:rPr>
          <w:color w:val="000000"/>
        </w:rPr>
        <w:t>.</w:t>
      </w:r>
      <w:r w:rsidRPr="661F486B">
        <w:t xml:space="preserve"> We </w:t>
      </w:r>
      <w:r w:rsidRPr="661F486B">
        <w:lastRenderedPageBreak/>
        <w:t xml:space="preserve">used a Konica Minolta CS-2000 spectroradiometer </w:t>
      </w:r>
      <w:r w:rsidR="004F1430">
        <w:t xml:space="preserve">controlled by a MATLAB </w:t>
      </w:r>
      <w:sdt>
        <w:sdtPr>
          <w:rPr>
            <w:color w:val="000000"/>
          </w:rPr>
          <w:tag w:val="MENDELEY_CITATION_v3_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"/>
          <w:id w:val="684869453"/>
          <w:placeholder>
            <w:docPart w:val="DefaultPlaceholder_-1854013440"/>
          </w:placeholder>
        </w:sdtPr>
        <w:sdtContent>
          <w:r w:rsidR="00617901" w:rsidRPr="00617901">
            <w:rPr>
              <w:color w:val="000000"/>
            </w:rPr>
            <w:t>(The MathWorks Inc., 2024)</w:t>
          </w:r>
        </w:sdtContent>
      </w:sdt>
      <w:r w:rsidR="0055354D">
        <w:rPr>
          <w:color w:val="000000"/>
        </w:rPr>
        <w:t xml:space="preserve"> </w:t>
      </w:r>
      <w:r w:rsidR="004F1430">
        <w:t xml:space="preserve">script </w:t>
      </w:r>
      <w:r w:rsidRPr="661F486B">
        <w:t xml:space="preserve">to measure gray, red, green, and blue </w:t>
      </w:r>
      <w:r w:rsidR="00A9272C">
        <w:t>RGB</w:t>
      </w:r>
      <w:r w:rsidRPr="661F486B">
        <w:t xml:space="preserve"> ramps in 16 steps from 0 to 1 under each scene illumination. </w:t>
      </w:r>
      <w:r w:rsidR="004F2A6F">
        <w:t xml:space="preserve">For measurements with the VR HMD, we used a </w:t>
      </w:r>
      <w:commentRangeStart w:id="59"/>
      <w:r w:rsidR="002A4DA9">
        <w:t>VR aperture attachment</w:t>
      </w:r>
      <w:r w:rsidR="001E37F6">
        <w:t xml:space="preserve"> on the lens</w:t>
      </w:r>
      <w:r w:rsidR="008B5CA8">
        <w:t xml:space="preserve"> for </w:t>
      </w:r>
      <w:r w:rsidR="00B46DA9">
        <w:t>more accurate measurements</w:t>
      </w:r>
      <w:r w:rsidR="001E37F6">
        <w:t>.</w:t>
      </w:r>
      <w:commentRangeEnd w:id="59"/>
      <w:r w:rsidR="003B2C59">
        <w:rPr>
          <w:rStyle w:val="CommentReference"/>
          <w:rFonts w:asciiTheme="minorHAnsi" w:hAnsiTheme="minorHAnsi" w:cstheme="minorBidi"/>
        </w:rPr>
        <w:commentReference w:id="59"/>
      </w:r>
      <w:r w:rsidR="001E37F6">
        <w:t xml:space="preserve"> </w:t>
      </w:r>
      <w:r w:rsidRPr="661F486B">
        <w:t xml:space="preserve">Using the </w:t>
      </w:r>
      <w:r w:rsidR="003E785F">
        <w:t>measured XYZ values of the display primaries</w:t>
      </w:r>
      <w:r w:rsidRPr="661F486B">
        <w:t xml:space="preserve">, we constructed a primary matrix. The gray ramp was used to derive the electro-optical transfer function (EOTF), which we applied as </w:t>
      </w:r>
      <w:r w:rsidR="008245C0" w:rsidRPr="661F486B">
        <w:t>three 1-D</w:t>
      </w:r>
      <w:r w:rsidRPr="661F486B">
        <w:t xml:space="preserve"> lookup table</w:t>
      </w:r>
      <w:r w:rsidR="008245C0" w:rsidRPr="661F486B">
        <w:t>s</w:t>
      </w:r>
      <w:r w:rsidRPr="661F486B">
        <w:t xml:space="preserve"> (LUT</w:t>
      </w:r>
      <w:r w:rsidR="008245C0" w:rsidRPr="661F486B">
        <w:t>s</w:t>
      </w:r>
      <w:r w:rsidRPr="661F486B">
        <w:t>) to convert reflectance parameters to output luminance. This resulted in a display model for each of the five illuminants, capable of both forward (</w:t>
      </w:r>
      <w:r w:rsidR="005F4D41">
        <w:t>RGB</w:t>
      </w:r>
      <w:r w:rsidRPr="661F486B">
        <w:t xml:space="preserve"> to </w:t>
      </w:r>
      <w:r w:rsidR="005F4D41">
        <w:t>XYZ</w:t>
      </w:r>
      <w:r w:rsidRPr="661F486B">
        <w:t>) and backward (</w:t>
      </w:r>
      <w:r w:rsidR="005F4D41">
        <w:t>XYZ</w:t>
      </w:r>
      <w:r w:rsidRPr="661F486B">
        <w:t xml:space="preserve"> to </w:t>
      </w:r>
      <w:r w:rsidR="005F4D41">
        <w:t>RGB</w:t>
      </w:r>
      <w:r w:rsidRPr="661F486B">
        <w:t>) transformations. This procedure was repeated for both display modes.</w:t>
      </w:r>
    </w:p>
    <w:p w14:paraId="79F410C7" w14:textId="2FAA2143" w:rsidR="00B44C37" w:rsidRPr="00B44C37" w:rsidRDefault="003A5248" w:rsidP="00AC4AAB">
      <w:pPr>
        <w:spacing w:line="480" w:lineRule="auto"/>
        <w:rPr>
          <w:rFonts w:ascii="Times New Roman" w:hAnsi="Times New Roman" w:cs="Times New Roman"/>
        </w:rPr>
      </w:pPr>
      <w:r w:rsidRPr="661F486B">
        <w:rPr>
          <w:rFonts w:ascii="Times New Roman" w:hAnsi="Times New Roman" w:cs="Times New Roman"/>
        </w:rPr>
        <w:t xml:space="preserve">To validate the models, </w:t>
      </w:r>
      <w:r w:rsidR="005A7D5A" w:rsidRPr="661F486B">
        <w:rPr>
          <w:rFonts w:ascii="Times New Roman" w:hAnsi="Times New Roman" w:cs="Times New Roman"/>
        </w:rPr>
        <w:t>we tested 125 equally spaced RGB values within the display gamut using a 5 × 5 × 5 grid, along with 99 near-achromatic values</w:t>
      </w:r>
      <w:r w:rsidR="002A520A">
        <w:rPr>
          <w:rFonts w:ascii="Times New Roman" w:hAnsi="Times New Roman" w:cs="Times New Roman"/>
        </w:rPr>
        <w:t xml:space="preserve"> for a total of 224 validation colors</w:t>
      </w:r>
      <w:r w:rsidR="005A7D5A" w:rsidRPr="661F486B">
        <w:rPr>
          <w:rFonts w:ascii="Times New Roman" w:hAnsi="Times New Roman" w:cs="Times New Roman"/>
        </w:rPr>
        <w:t xml:space="preserve">. </w:t>
      </w:r>
      <w:r w:rsidR="00400357" w:rsidRPr="661F486B">
        <w:rPr>
          <w:rFonts w:ascii="Times New Roman" w:hAnsi="Times New Roman" w:cs="Times New Roman"/>
        </w:rPr>
        <w:t>The 99 near-achromatic values were generated in CIELAB space by varying a* and b* from −20 to 20 in steps of 2, at three lightness levels (L</w:t>
      </w:r>
      <w:r w:rsidR="00CF033F" w:rsidRPr="661F486B">
        <w:rPr>
          <w:rFonts w:ascii="Times New Roman" w:hAnsi="Times New Roman" w:cs="Times New Roman"/>
        </w:rPr>
        <w:t>*</w:t>
      </w:r>
      <w:r w:rsidR="00400357" w:rsidRPr="661F486B">
        <w:rPr>
          <w:rFonts w:ascii="Times New Roman" w:hAnsi="Times New Roman" w:cs="Times New Roman"/>
        </w:rPr>
        <w:t xml:space="preserve"> = 40, 60, 80). These CIELAB values were then converted to XYZ and </w:t>
      </w:r>
      <w:r w:rsidR="00DA6DE9" w:rsidRPr="661F486B">
        <w:rPr>
          <w:rFonts w:ascii="Times New Roman" w:hAnsi="Times New Roman" w:cs="Times New Roman"/>
        </w:rPr>
        <w:t>then</w:t>
      </w:r>
      <w:r w:rsidR="00400357" w:rsidRPr="661F486B">
        <w:rPr>
          <w:rFonts w:ascii="Times New Roman" w:hAnsi="Times New Roman" w:cs="Times New Roman"/>
        </w:rPr>
        <w:t xml:space="preserve"> to RGB using the sRGB </w:t>
      </w:r>
      <w:proofErr w:type="spellStart"/>
      <w:r w:rsidR="00400357" w:rsidRPr="661F486B">
        <w:rPr>
          <w:rFonts w:ascii="Times New Roman" w:hAnsi="Times New Roman" w:cs="Times New Roman"/>
        </w:rPr>
        <w:t>whitepoint</w:t>
      </w:r>
      <w:proofErr w:type="spellEnd"/>
      <w:r w:rsidR="00400357" w:rsidRPr="661F486B">
        <w:rPr>
          <w:rFonts w:ascii="Times New Roman" w:hAnsi="Times New Roman" w:cs="Times New Roman"/>
        </w:rPr>
        <w:t xml:space="preserve"> and transformation matrix. </w:t>
      </w:r>
      <w:r w:rsidR="005A7D5A" w:rsidRPr="661F486B">
        <w:rPr>
          <w:rFonts w:ascii="Times New Roman" w:hAnsi="Times New Roman" w:cs="Times New Roman"/>
        </w:rPr>
        <w:t xml:space="preserve">The </w:t>
      </w:r>
      <w:r w:rsidR="001A16D1">
        <w:rPr>
          <w:rFonts w:ascii="Times New Roman" w:hAnsi="Times New Roman" w:cs="Times New Roman"/>
        </w:rPr>
        <w:t>forward</w:t>
      </w:r>
      <w:r w:rsidR="005A7D5A" w:rsidRPr="661F486B">
        <w:rPr>
          <w:rFonts w:ascii="Times New Roman" w:hAnsi="Times New Roman" w:cs="Times New Roman"/>
        </w:rPr>
        <w:t xml:space="preserve"> model was used to convert RGB values to predicted XYZs, which were then compared to actual XYZ measurements taken with the spectroradiometer. We performed a color difference analysis between the measured and predicted values using ΔE</w:t>
      </w:r>
      <w:r w:rsidR="007725C9">
        <w:rPr>
          <w:rFonts w:ascii="Times New Roman" w:hAnsi="Times New Roman" w:cs="Times New Roman"/>
        </w:rPr>
        <w:t>00</w:t>
      </w:r>
      <w:r w:rsidR="00690E1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"/>
          <w:id w:val="-1539810705"/>
          <w:placeholder>
            <w:docPart w:val="DefaultPlaceholder_-1854013440"/>
          </w:placeholder>
        </w:sdtPr>
        <w:sdtContent>
          <w:r w:rsidR="00617901" w:rsidRPr="00617901">
            <w:rPr>
              <w:rFonts w:ascii="Times New Roman" w:hAnsi="Times New Roman" w:cs="Times New Roman"/>
              <w:color w:val="000000"/>
            </w:rPr>
            <w:t>(CIE, 2001)</w:t>
          </w:r>
        </w:sdtContent>
      </w:sdt>
      <w:r w:rsidR="005A7D5A" w:rsidRPr="661F486B">
        <w:rPr>
          <w:rFonts w:ascii="Times New Roman" w:hAnsi="Times New Roman" w:cs="Times New Roman"/>
        </w:rPr>
        <w:t xml:space="preserve">, which required converting XYZ values to CIELAB using the appropriate </w:t>
      </w:r>
      <w:proofErr w:type="spellStart"/>
      <w:r w:rsidR="005A7D5A" w:rsidRPr="661F486B">
        <w:rPr>
          <w:rFonts w:ascii="Times New Roman" w:hAnsi="Times New Roman" w:cs="Times New Roman"/>
        </w:rPr>
        <w:t>whitepoint</w:t>
      </w:r>
      <w:proofErr w:type="spellEnd"/>
      <w:r w:rsidR="005A7D5A" w:rsidRPr="661F486B">
        <w:rPr>
          <w:rFonts w:ascii="Times New Roman" w:hAnsi="Times New Roman" w:cs="Times New Roman"/>
        </w:rPr>
        <w:t xml:space="preserve"> for each illuminant condition. </w:t>
      </w:r>
    </w:p>
    <w:p w14:paraId="44DEA946" w14:textId="7D21CA71" w:rsidR="00CB3908" w:rsidRDefault="00DC25A9" w:rsidP="00AC4AAB">
      <w:pPr>
        <w:spacing w:line="480" w:lineRule="auto"/>
        <w:rPr>
          <w:rFonts w:ascii="Times New Roman" w:hAnsi="Times New Roman" w:cs="Times New Roman"/>
        </w:rPr>
      </w:pPr>
      <w:r w:rsidRPr="00DC25A9">
        <w:rPr>
          <w:rFonts w:ascii="Times New Roman" w:hAnsi="Times New Roman" w:cs="Times New Roman"/>
        </w:rPr>
        <w:t>For our experiment, we used these models to generate CIELAB grids that the program used to adjust the patch color in response to participant key presses under each illuminant.</w:t>
      </w:r>
      <w:r>
        <w:rPr>
          <w:rFonts w:ascii="Times New Roman" w:hAnsi="Times New Roman" w:cs="Times New Roman"/>
        </w:rPr>
        <w:t xml:space="preserve"> </w:t>
      </w:r>
      <w:r w:rsidR="00480C57" w:rsidRPr="661F486B">
        <w:rPr>
          <w:rFonts w:ascii="Times New Roman" w:hAnsi="Times New Roman" w:cs="Times New Roman"/>
        </w:rPr>
        <w:t>The grids</w:t>
      </w:r>
      <w:r w:rsidR="00B116EA" w:rsidRPr="661F486B">
        <w:rPr>
          <w:rFonts w:ascii="Times New Roman" w:hAnsi="Times New Roman" w:cs="Times New Roman"/>
        </w:rPr>
        <w:t>’</w:t>
      </w:r>
      <w:r w:rsidR="00480C57" w:rsidRPr="661F486B">
        <w:rPr>
          <w:rFonts w:ascii="Times New Roman" w:hAnsi="Times New Roman" w:cs="Times New Roman"/>
        </w:rPr>
        <w:t xml:space="preserve"> size </w:t>
      </w:r>
      <w:r w:rsidR="00110C44" w:rsidRPr="661F486B">
        <w:rPr>
          <w:rFonts w:ascii="Times New Roman" w:hAnsi="Times New Roman" w:cs="Times New Roman"/>
        </w:rPr>
        <w:t>was</w:t>
      </w:r>
      <w:r w:rsidR="00480C57" w:rsidRPr="661F486B">
        <w:rPr>
          <w:rFonts w:ascii="Times New Roman" w:hAnsi="Times New Roman" w:cs="Times New Roman"/>
        </w:rPr>
        <w:t xml:space="preserve"> determined such that </w:t>
      </w:r>
      <w:r w:rsidR="00B116EA" w:rsidRPr="661F486B">
        <w:rPr>
          <w:rFonts w:ascii="Times New Roman" w:hAnsi="Times New Roman" w:cs="Times New Roman"/>
        </w:rPr>
        <w:t>they</w:t>
      </w:r>
      <w:r w:rsidR="00333899" w:rsidRPr="661F486B">
        <w:rPr>
          <w:rFonts w:ascii="Times New Roman" w:hAnsi="Times New Roman" w:cs="Times New Roman"/>
        </w:rPr>
        <w:t xml:space="preserve"> covered the entire distance between the</w:t>
      </w:r>
      <w:r w:rsidR="00B116EA" w:rsidRPr="661F486B">
        <w:rPr>
          <w:rFonts w:ascii="Times New Roman" w:hAnsi="Times New Roman" w:cs="Times New Roman"/>
        </w:rPr>
        <w:t xml:space="preserve"> corresponding</w:t>
      </w:r>
      <w:r w:rsidR="00333899" w:rsidRPr="661F486B">
        <w:rPr>
          <w:rFonts w:ascii="Times New Roman" w:hAnsi="Times New Roman" w:cs="Times New Roman"/>
        </w:rPr>
        <w:t xml:space="preserve"> chromatic illuminant and the white illuminant in chromaticity space. </w:t>
      </w:r>
      <w:r w:rsidR="00C85D05">
        <w:rPr>
          <w:rFonts w:ascii="Times New Roman" w:hAnsi="Times New Roman" w:cs="Times New Roman"/>
        </w:rPr>
        <w:t xml:space="preserve">An example of the </w:t>
      </w:r>
      <w:r w:rsidR="00C85D05">
        <w:rPr>
          <w:rFonts w:ascii="Times New Roman" w:hAnsi="Times New Roman" w:cs="Times New Roman"/>
        </w:rPr>
        <w:lastRenderedPageBreak/>
        <w:t xml:space="preserve">adjustment grids </w:t>
      </w:r>
      <w:r w:rsidR="00B77567">
        <w:rPr>
          <w:rFonts w:ascii="Times New Roman" w:hAnsi="Times New Roman" w:cs="Times New Roman"/>
        </w:rPr>
        <w:t xml:space="preserve">for each illuminant for the L* 55 lightness level </w:t>
      </w:r>
      <w:r w:rsidR="00C85D05">
        <w:rPr>
          <w:rFonts w:ascii="Times New Roman" w:hAnsi="Times New Roman" w:cs="Times New Roman"/>
        </w:rPr>
        <w:t xml:space="preserve">are shown in </w:t>
      </w:r>
      <w:proofErr w:type="spellStart"/>
      <w:r w:rsidR="00C85D05">
        <w:rPr>
          <w:rFonts w:ascii="Times New Roman" w:hAnsi="Times New Roman" w:cs="Times New Roman"/>
        </w:rPr>
        <w:t>u’v</w:t>
      </w:r>
      <w:proofErr w:type="spellEnd"/>
      <w:r w:rsidR="00C85D05">
        <w:rPr>
          <w:rFonts w:ascii="Times New Roman" w:hAnsi="Times New Roman" w:cs="Times New Roman"/>
        </w:rPr>
        <w:t xml:space="preserve">’ chromaticity </w:t>
      </w:r>
      <w:r w:rsidR="00B77567">
        <w:rPr>
          <w:rFonts w:ascii="Times New Roman" w:hAnsi="Times New Roman" w:cs="Times New Roman"/>
        </w:rPr>
        <w:t xml:space="preserve">in Figure </w:t>
      </w:r>
      <w:r w:rsidR="002D3B24">
        <w:rPr>
          <w:rFonts w:ascii="Times New Roman" w:hAnsi="Times New Roman" w:cs="Times New Roman"/>
        </w:rPr>
        <w:t>9</w:t>
      </w:r>
      <w:r w:rsidR="00B77567">
        <w:rPr>
          <w:rFonts w:ascii="Times New Roman" w:hAnsi="Times New Roman" w:cs="Times New Roman"/>
        </w:rPr>
        <w:t>.</w:t>
      </w:r>
    </w:p>
    <w:p w14:paraId="12EDBD33" w14:textId="09BECDE0" w:rsidR="00A17D1B" w:rsidRDefault="00A17D1B" w:rsidP="00AC4AAB">
      <w:pPr>
        <w:spacing w:line="480" w:lineRule="auto"/>
        <w:jc w:val="center"/>
        <w:rPr>
          <w:rFonts w:ascii="Times New Roman" w:hAnsi="Times New Roman" w:cs="Times New Roman"/>
        </w:rPr>
      </w:pPr>
      <w:commentRangeStart w:id="60"/>
      <w:r>
        <w:rPr>
          <w:rFonts w:ascii="Times New Roman" w:hAnsi="Times New Roman" w:cs="Times New Roman"/>
          <w:noProof/>
        </w:rPr>
        <w:drawing>
          <wp:inline distT="0" distB="0" distL="0" distR="0" wp14:anchorId="77ECBB13" wp14:editId="1FCB531A">
            <wp:extent cx="4953000" cy="3837432"/>
            <wp:effectExtent l="0" t="0" r="0" b="0"/>
            <wp:docPr id="188885206" name="Picture 1" descr="A grids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5206" name="Picture 1" descr="A grids of different color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53000" cy="3837432"/>
                    </a:xfrm>
                    <a:prstGeom prst="rect">
                      <a:avLst/>
                    </a:prstGeom>
                  </pic:spPr>
                </pic:pic>
              </a:graphicData>
            </a:graphic>
          </wp:inline>
        </w:drawing>
      </w:r>
      <w:commentRangeEnd w:id="60"/>
      <w:r w:rsidR="003B2C59">
        <w:rPr>
          <w:rStyle w:val="CommentReference"/>
        </w:rPr>
        <w:commentReference w:id="60"/>
      </w:r>
    </w:p>
    <w:p w14:paraId="2B42502C" w14:textId="32109DFD" w:rsidR="00C85D05" w:rsidRPr="00004586" w:rsidRDefault="002C0FD5" w:rsidP="0073533C">
      <w:pPr>
        <w:pStyle w:val="FigureCap"/>
        <w:rPr>
          <w:iCs/>
        </w:rPr>
      </w:pPr>
      <w:bookmarkStart w:id="61" w:name="_Toc195957229"/>
      <w:bookmarkStart w:id="62" w:name="_Toc195957455"/>
      <w:r w:rsidRPr="00004586">
        <w:rPr>
          <w:b/>
        </w:rPr>
        <w:t xml:space="preserve">Figure </w:t>
      </w:r>
      <w:r w:rsidRPr="00004586">
        <w:rPr>
          <w:b/>
          <w:iCs/>
        </w:rPr>
        <w:fldChar w:fldCharType="begin"/>
      </w:r>
      <w:r w:rsidRPr="00004586">
        <w:rPr>
          <w:b/>
        </w:rPr>
        <w:instrText xml:space="preserve"> SEQ Figure \* ARABIC </w:instrText>
      </w:r>
      <w:r w:rsidRPr="00004586">
        <w:rPr>
          <w:b/>
          <w:iCs/>
        </w:rPr>
        <w:fldChar w:fldCharType="separate"/>
      </w:r>
      <w:r w:rsidR="0094376D" w:rsidRPr="00004586">
        <w:rPr>
          <w:b/>
          <w:noProof/>
        </w:rPr>
        <w:t>9</w:t>
      </w:r>
      <w:r w:rsidRPr="00004586">
        <w:rPr>
          <w:b/>
          <w:iCs/>
        </w:rPr>
        <w:fldChar w:fldCharType="end"/>
      </w:r>
      <w:r w:rsidRPr="00004586">
        <w:rPr>
          <w:b/>
        </w:rPr>
        <w:t>.</w:t>
      </w:r>
      <w:r w:rsidRPr="00004586">
        <w:t xml:space="preserve"> </w:t>
      </w:r>
      <w:r w:rsidR="007D72EF" w:rsidRPr="00004586">
        <w:t>Illuminant adjustment grids in CIE 1976 (u</w:t>
      </w:r>
      <w:r w:rsidR="00033706" w:rsidRPr="00004586">
        <w:t>’</w:t>
      </w:r>
      <w:r w:rsidR="007D72EF" w:rsidRPr="00004586">
        <w:t>, v</w:t>
      </w:r>
      <w:r w:rsidR="00033706" w:rsidRPr="00004586">
        <w:t>’</w:t>
      </w:r>
      <w:r w:rsidR="007D72EF" w:rsidRPr="00004586">
        <w:t xml:space="preserve">) chromaticity space for each chromatic illuminant (Red, Green, Blue, and Yellow). Each open circle represents a grid step corresponding to a 2-step </w:t>
      </w:r>
      <w:r w:rsidR="00ED5F5A" w:rsidRPr="00004586">
        <w:t>shift</w:t>
      </w:r>
      <w:r w:rsidR="007D72EF" w:rsidRPr="00004586">
        <w:t xml:space="preserve"> in CIE a</w:t>
      </w:r>
      <w:r w:rsidR="00ED5F5A" w:rsidRPr="00004586">
        <w:t>*</w:t>
      </w:r>
      <w:r w:rsidR="007D72EF" w:rsidRPr="00004586">
        <w:t>b* space. The colored squares indicate the chromatic illuminants, while the white square</w:t>
      </w:r>
      <w:r w:rsidR="00033706" w:rsidRPr="00004586">
        <w:t xml:space="preserve"> indicates the white illuminant</w:t>
      </w:r>
      <w:r w:rsidR="007D72EF" w:rsidRPr="00004586">
        <w:t>. These grids were used to define the adjustment range for achromatic matching under each illuminant.</w:t>
      </w:r>
      <w:bookmarkEnd w:id="61"/>
      <w:bookmarkEnd w:id="62"/>
    </w:p>
    <w:p w14:paraId="124CFAD1" w14:textId="54AA9B90" w:rsidR="00574142" w:rsidRDefault="00CB3908" w:rsidP="00AC4AAB">
      <w:pPr>
        <w:spacing w:line="480" w:lineRule="auto"/>
        <w:rPr>
          <w:rFonts w:ascii="Times New Roman" w:hAnsi="Times New Roman" w:cs="Times New Roman"/>
        </w:rPr>
      </w:pPr>
      <w:r w:rsidRPr="661F486B">
        <w:rPr>
          <w:rFonts w:ascii="Times New Roman" w:hAnsi="Times New Roman" w:cs="Times New Roman"/>
        </w:rPr>
        <w:t xml:space="preserve">As </w:t>
      </w:r>
      <w:r w:rsidR="003E4175">
        <w:rPr>
          <w:rFonts w:ascii="Times New Roman" w:hAnsi="Times New Roman" w:cs="Times New Roman"/>
        </w:rPr>
        <w:t>additional</w:t>
      </w:r>
      <w:del w:id="63" w:author="Michael Murdoch" w:date="2025-04-22T13:07:00Z">
        <w:r w:rsidR="003E4175" w:rsidDel="00CB6A24">
          <w:rPr>
            <w:rFonts w:ascii="Times New Roman" w:hAnsi="Times New Roman" w:cs="Times New Roman"/>
          </w:rPr>
          <w:delText xml:space="preserve">ly </w:delText>
        </w:r>
      </w:del>
      <w:ins w:id="64" w:author="Michael Murdoch" w:date="2025-04-22T13:07:00Z">
        <w:r w:rsidR="00CB6A24">
          <w:rPr>
            <w:rFonts w:ascii="Times New Roman" w:hAnsi="Times New Roman" w:cs="Times New Roman"/>
          </w:rPr>
          <w:t xml:space="preserve"> </w:t>
        </w:r>
      </w:ins>
      <w:r w:rsidR="003E4175">
        <w:rPr>
          <w:rFonts w:ascii="Times New Roman" w:hAnsi="Times New Roman" w:cs="Times New Roman"/>
        </w:rPr>
        <w:t>verification</w:t>
      </w:r>
      <w:r w:rsidRPr="661F486B">
        <w:rPr>
          <w:rFonts w:ascii="Times New Roman" w:hAnsi="Times New Roman" w:cs="Times New Roman"/>
        </w:rPr>
        <w:t xml:space="preserve">, we tested the accuracy of the models when converting from the </w:t>
      </w:r>
      <w:r w:rsidR="00D8634B">
        <w:rPr>
          <w:rFonts w:ascii="Times New Roman" w:hAnsi="Times New Roman" w:cs="Times New Roman"/>
        </w:rPr>
        <w:t>aim</w:t>
      </w:r>
      <w:r w:rsidRPr="661F486B">
        <w:rPr>
          <w:rFonts w:ascii="Times New Roman" w:hAnsi="Times New Roman" w:cs="Times New Roman"/>
        </w:rPr>
        <w:t xml:space="preserve"> CIELAB values (used in the grids) to the predicted RGB values sent to Unreal. </w:t>
      </w:r>
      <w:r w:rsidR="00CB6D53" w:rsidRPr="661F486B">
        <w:rPr>
          <w:rFonts w:ascii="Times New Roman" w:hAnsi="Times New Roman" w:cs="Times New Roman"/>
        </w:rPr>
        <w:t>First</w:t>
      </w:r>
      <w:r w:rsidR="00E31335" w:rsidRPr="661F486B">
        <w:rPr>
          <w:rFonts w:ascii="Times New Roman" w:hAnsi="Times New Roman" w:cs="Times New Roman"/>
        </w:rPr>
        <w:t>,</w:t>
      </w:r>
      <w:r w:rsidR="00CB6D53" w:rsidRPr="661F486B">
        <w:rPr>
          <w:rFonts w:ascii="Times New Roman" w:hAnsi="Times New Roman" w:cs="Times New Roman"/>
        </w:rPr>
        <w:t xml:space="preserve"> we selected 30 random points in the grids for each illuminant and used the</w:t>
      </w:r>
      <w:r w:rsidR="001A16D1">
        <w:rPr>
          <w:rFonts w:ascii="Times New Roman" w:hAnsi="Times New Roman" w:cs="Times New Roman"/>
        </w:rPr>
        <w:t xml:space="preserve"> backward</w:t>
      </w:r>
      <w:r w:rsidR="00CB6D53" w:rsidRPr="661F486B">
        <w:rPr>
          <w:rFonts w:ascii="Times New Roman" w:hAnsi="Times New Roman" w:cs="Times New Roman"/>
        </w:rPr>
        <w:t xml:space="preserve"> model to calculate RGBs. Then, w</w:t>
      </w:r>
      <w:r w:rsidRPr="661F486B">
        <w:rPr>
          <w:rFonts w:ascii="Times New Roman" w:hAnsi="Times New Roman" w:cs="Times New Roman"/>
        </w:rPr>
        <w:t xml:space="preserve">e set the patch to the predicted RGB values and measured the resulting XYZs. </w:t>
      </w:r>
      <w:r w:rsidRPr="661F486B">
        <w:rPr>
          <w:rFonts w:ascii="Times New Roman" w:hAnsi="Times New Roman" w:cs="Times New Roman"/>
        </w:rPr>
        <w:lastRenderedPageBreak/>
        <w:t xml:space="preserve">The </w:t>
      </w:r>
      <w:r w:rsidR="000D7EF8" w:rsidRPr="661F486B">
        <w:rPr>
          <w:rFonts w:ascii="Times New Roman" w:hAnsi="Times New Roman" w:cs="Times New Roman"/>
        </w:rPr>
        <w:t>verification</w:t>
      </w:r>
      <w:r w:rsidRPr="661F486B">
        <w:rPr>
          <w:rFonts w:ascii="Times New Roman" w:hAnsi="Times New Roman" w:cs="Times New Roman"/>
        </w:rPr>
        <w:t xml:space="preserve"> was </w:t>
      </w:r>
      <w:r w:rsidR="00675E40" w:rsidRPr="661F486B">
        <w:rPr>
          <w:rFonts w:ascii="Times New Roman" w:hAnsi="Times New Roman" w:cs="Times New Roman"/>
        </w:rPr>
        <w:t xml:space="preserve">a ΔE00 color difference computed </w:t>
      </w:r>
      <w:r w:rsidRPr="661F486B">
        <w:rPr>
          <w:rFonts w:ascii="Times New Roman" w:hAnsi="Times New Roman" w:cs="Times New Roman"/>
        </w:rPr>
        <w:t xml:space="preserve">between the measured CIELAB values (converted from XYZs) and the </w:t>
      </w:r>
      <w:r w:rsidR="00412FDF" w:rsidRPr="661F486B">
        <w:rPr>
          <w:rFonts w:ascii="Times New Roman" w:hAnsi="Times New Roman" w:cs="Times New Roman"/>
        </w:rPr>
        <w:t xml:space="preserve">target </w:t>
      </w:r>
      <w:r w:rsidRPr="661F486B">
        <w:rPr>
          <w:rFonts w:ascii="Times New Roman" w:hAnsi="Times New Roman" w:cs="Times New Roman"/>
        </w:rPr>
        <w:t xml:space="preserve">CIELAB values. Since this process introduced an additional conversion step, we expected a larger color difference error due to accumulated computational approximations. </w:t>
      </w:r>
      <w:r w:rsidR="006D53C6">
        <w:rPr>
          <w:rFonts w:ascii="Times New Roman" w:hAnsi="Times New Roman" w:cs="Times New Roman"/>
        </w:rPr>
        <w:t xml:space="preserve">Figure </w:t>
      </w:r>
      <w:r w:rsidR="002D3B24">
        <w:rPr>
          <w:rFonts w:ascii="Times New Roman" w:hAnsi="Times New Roman" w:cs="Times New Roman"/>
        </w:rPr>
        <w:t>10</w:t>
      </w:r>
      <w:r w:rsidR="006D53C6">
        <w:rPr>
          <w:rFonts w:ascii="Times New Roman" w:hAnsi="Times New Roman" w:cs="Times New Roman"/>
        </w:rPr>
        <w:t xml:space="preserve"> shows a flowchart of the verification methods for the forward and backward models.</w:t>
      </w:r>
    </w:p>
    <w:p w14:paraId="12498F24" w14:textId="6F11A0A6" w:rsidR="002867B0" w:rsidRDefault="00574142" w:rsidP="00004586">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0E9ADB6A" wp14:editId="04A21E1D">
            <wp:extent cx="5594831" cy="2444750"/>
            <wp:effectExtent l="0" t="0" r="6350" b="0"/>
            <wp:docPr id="977031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31173" name="Picture 2"/>
                    <pic:cNvPicPr/>
                  </pic:nvPicPr>
                  <pic:blipFill>
                    <a:blip r:embed="rId26">
                      <a:extLst>
                        <a:ext uri="{28A0092B-C50C-407E-A947-70E740481C1C}">
                          <a14:useLocalDpi xmlns:a14="http://schemas.microsoft.com/office/drawing/2010/main" val="0"/>
                        </a:ext>
                      </a:extLst>
                    </a:blip>
                    <a:srcRect t="11159" b="11159"/>
                    <a:stretch>
                      <a:fillRect/>
                    </a:stretch>
                  </pic:blipFill>
                  <pic:spPr bwMode="auto">
                    <a:xfrm>
                      <a:off x="0" y="0"/>
                      <a:ext cx="5598889" cy="2446523"/>
                    </a:xfrm>
                    <a:prstGeom prst="rect">
                      <a:avLst/>
                    </a:prstGeom>
                    <a:ln>
                      <a:noFill/>
                    </a:ln>
                    <a:extLst>
                      <a:ext uri="{53640926-AAD7-44D8-BBD7-CCE9431645EC}">
                        <a14:shadowObscured xmlns:a14="http://schemas.microsoft.com/office/drawing/2010/main"/>
                      </a:ext>
                    </a:extLst>
                  </pic:spPr>
                </pic:pic>
              </a:graphicData>
            </a:graphic>
          </wp:inline>
        </w:drawing>
      </w:r>
    </w:p>
    <w:p w14:paraId="435F717E" w14:textId="623428B6" w:rsidR="006D53C6" w:rsidRPr="00004586" w:rsidRDefault="002C0FD5" w:rsidP="0073533C">
      <w:pPr>
        <w:pStyle w:val="FigureCap"/>
        <w:rPr>
          <w:iCs/>
        </w:rPr>
      </w:pPr>
      <w:bookmarkStart w:id="65" w:name="_Toc195957230"/>
      <w:bookmarkStart w:id="66" w:name="_Toc195957456"/>
      <w:r w:rsidRPr="00004586">
        <w:rPr>
          <w:b/>
        </w:rPr>
        <w:t xml:space="preserve">Figure </w:t>
      </w:r>
      <w:r w:rsidRPr="00004586">
        <w:rPr>
          <w:b/>
          <w:iCs/>
        </w:rPr>
        <w:fldChar w:fldCharType="begin"/>
      </w:r>
      <w:r w:rsidRPr="00004586">
        <w:rPr>
          <w:b/>
        </w:rPr>
        <w:instrText xml:space="preserve"> SEQ Figure \* ARABIC </w:instrText>
      </w:r>
      <w:r w:rsidRPr="00004586">
        <w:rPr>
          <w:b/>
          <w:iCs/>
        </w:rPr>
        <w:fldChar w:fldCharType="separate"/>
      </w:r>
      <w:r w:rsidR="0094376D" w:rsidRPr="00004586">
        <w:rPr>
          <w:b/>
          <w:noProof/>
        </w:rPr>
        <w:t>10</w:t>
      </w:r>
      <w:r w:rsidRPr="00004586">
        <w:rPr>
          <w:b/>
          <w:iCs/>
        </w:rPr>
        <w:fldChar w:fldCharType="end"/>
      </w:r>
      <w:r w:rsidRPr="00004586">
        <w:rPr>
          <w:b/>
        </w:rPr>
        <w:t>.</w:t>
      </w:r>
      <w:r w:rsidR="00E23C18" w:rsidRPr="00004586">
        <w:t xml:space="preserve"> </w:t>
      </w:r>
      <w:r w:rsidR="006D53C6" w:rsidRPr="00004586">
        <w:t xml:space="preserve"> </w:t>
      </w:r>
      <w:r w:rsidR="00323E72" w:rsidRPr="00004586">
        <w:t>Flowchart detailing the two verification methods of the characterization model. Top (blue) describes the verification of the forward model</w:t>
      </w:r>
      <w:r w:rsidR="00E400E3" w:rsidRPr="00004586">
        <w:t xml:space="preserve"> using </w:t>
      </w:r>
      <w:r w:rsidR="00B34A4A" w:rsidRPr="00004586">
        <w:t xml:space="preserve">a sample of </w:t>
      </w:r>
      <w:r w:rsidR="00F2231C" w:rsidRPr="00004586">
        <w:t>224</w:t>
      </w:r>
      <w:r w:rsidR="00B34A4A" w:rsidRPr="00004586">
        <w:t xml:space="preserve"> RGB values. </w:t>
      </w:r>
      <w:r w:rsidR="00AF4EBB" w:rsidRPr="00004586">
        <w:t xml:space="preserve">Bottom (red) describes the verification of the backward model using a sample </w:t>
      </w:r>
      <w:r w:rsidR="00AB308A" w:rsidRPr="00004586">
        <w:t xml:space="preserve">30 points for each </w:t>
      </w:r>
      <w:r w:rsidR="00AF4EBB" w:rsidRPr="00004586">
        <w:t>of the CIELAB adjustment grids</w:t>
      </w:r>
      <w:r w:rsidR="00AB308A" w:rsidRPr="00004586">
        <w:t>.</w:t>
      </w:r>
      <w:bookmarkEnd w:id="65"/>
      <w:bookmarkEnd w:id="66"/>
    </w:p>
    <w:p w14:paraId="1DB95761" w14:textId="772768ED" w:rsidR="00B44C37" w:rsidRPr="00B44C37" w:rsidRDefault="008D4D43" w:rsidP="00AC4AAB">
      <w:pPr>
        <w:pStyle w:val="Subsections"/>
        <w:spacing w:line="480" w:lineRule="auto"/>
      </w:pPr>
      <w:bookmarkStart w:id="67" w:name="_Toc195975238"/>
      <w:r>
        <w:t>4</w:t>
      </w:r>
      <w:r w:rsidR="00B44C37" w:rsidRPr="00B44C37">
        <w:t>.</w:t>
      </w:r>
      <w:r w:rsidR="008518E0">
        <w:t>3</w:t>
      </w:r>
      <w:r w:rsidR="00B44C37" w:rsidRPr="00B44C37">
        <w:t xml:space="preserve">.1 VR HMD </w:t>
      </w:r>
      <w:r w:rsidR="008518E0">
        <w:t>Characterization</w:t>
      </w:r>
      <w:bookmarkEnd w:id="67"/>
    </w:p>
    <w:p w14:paraId="4BB5570E" w14:textId="66B041CD" w:rsidR="000B1282" w:rsidRDefault="006072D2" w:rsidP="00AC4AAB">
      <w:pPr>
        <w:spacing w:line="480" w:lineRule="auto"/>
        <w:rPr>
          <w:rFonts w:ascii="Times New Roman" w:hAnsi="Times New Roman" w:cs="Times New Roman"/>
        </w:rPr>
      </w:pPr>
      <w:r>
        <w:rPr>
          <w:rFonts w:ascii="Times New Roman" w:hAnsi="Times New Roman" w:cs="Times New Roman"/>
        </w:rPr>
        <w:t>To setup the VR characterization, w</w:t>
      </w:r>
      <w:r w:rsidR="00883626" w:rsidRPr="00883626">
        <w:rPr>
          <w:rFonts w:ascii="Times New Roman" w:hAnsi="Times New Roman" w:cs="Times New Roman"/>
        </w:rPr>
        <w:t xml:space="preserve">e followed the method described in </w:t>
      </w:r>
      <w:sdt>
        <w:sdtPr>
          <w:rPr>
            <w:rFonts w:ascii="Times New Roman" w:hAnsi="Times New Roman" w:cs="Times New Roman"/>
            <w:color w:val="000000"/>
          </w:rPr>
          <w:tag w:val="MENDELEY_CITATION_v3_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"/>
          <w:id w:val="-2065396112"/>
          <w:placeholder>
            <w:docPart w:val="DefaultPlaceholder_-1854013440"/>
          </w:placeholder>
        </w:sdtPr>
        <w:sdtContent>
          <w:r w:rsidR="00617901" w:rsidRPr="00617901">
            <w:rPr>
              <w:rFonts w:ascii="Times New Roman" w:hAnsi="Times New Roman" w:cs="Times New Roman"/>
              <w:color w:val="000000"/>
            </w:rPr>
            <w:t>Díaz-Barrancas et al. (2024)</w:t>
          </w:r>
        </w:sdtContent>
      </w:sdt>
      <w:r w:rsidR="00883626" w:rsidRPr="00883626">
        <w:rPr>
          <w:rFonts w:ascii="Times New Roman" w:hAnsi="Times New Roman" w:cs="Times New Roman"/>
        </w:rPr>
        <w:t xml:space="preserve">, </w:t>
      </w:r>
      <w:r w:rsidR="00883626" w:rsidRPr="00883626">
        <w:rPr>
          <w:rFonts w:ascii="Times New Roman" w:hAnsi="Times New Roman" w:cs="Times New Roman"/>
          <w:i/>
          <w:iCs/>
        </w:rPr>
        <w:t>"High-fidelity color characterization in virtual reality across head-mounted displays, game engines, and materials."</w:t>
      </w:r>
      <w:r w:rsidR="00883626" w:rsidRPr="00883626">
        <w:rPr>
          <w:rFonts w:ascii="Times New Roman" w:hAnsi="Times New Roman" w:cs="Times New Roman"/>
        </w:rPr>
        <w:t xml:space="preserve"> Their study provides a GitHub repository containing code for characterizing VR Head-Mounted Displays using both Unity and Unreal Engine across various VR devices. We used their code as a template for our characterization of the VIVE XR Elite.</w:t>
      </w:r>
      <w:r w:rsidR="00F62118">
        <w:rPr>
          <w:rFonts w:ascii="Times New Roman" w:hAnsi="Times New Roman" w:cs="Times New Roman"/>
        </w:rPr>
        <w:t xml:space="preserve"> </w:t>
      </w:r>
      <w:r w:rsidR="00F62118" w:rsidRPr="00F62118">
        <w:rPr>
          <w:rFonts w:ascii="Times New Roman" w:hAnsi="Times New Roman" w:cs="Times New Roman"/>
        </w:rPr>
        <w:lastRenderedPageBreak/>
        <w:t>Their method relies on a function that establishes a TCP connection between Unreal Engine and MATLAB, allowing automated control over the patch color by setting specific RGB values and measuring the resulting output</w:t>
      </w:r>
      <w:r w:rsidR="00D401FC">
        <w:rPr>
          <w:rFonts w:ascii="Times New Roman" w:hAnsi="Times New Roman" w:cs="Times New Roman"/>
        </w:rPr>
        <w:t xml:space="preserve">. </w:t>
      </w:r>
      <w:r w:rsidR="00F62118" w:rsidRPr="00F62118">
        <w:rPr>
          <w:rFonts w:ascii="Times New Roman" w:hAnsi="Times New Roman" w:cs="Times New Roman"/>
        </w:rPr>
        <w:t>We implemented this function in our finalized scene, ensuring that all post-processing effects were disabled via an unbounded post-processing volume in Unreal. Disabling post-processing allowed us to confirm a near-linear relationship between reflectance values and output luminance</w:t>
      </w:r>
      <w:r w:rsidR="000B1282">
        <w:rPr>
          <w:rFonts w:ascii="Times New Roman" w:hAnsi="Times New Roman" w:cs="Times New Roman"/>
        </w:rPr>
        <w:t xml:space="preserve"> when measuring </w:t>
      </w:r>
      <w:r w:rsidR="00D27115">
        <w:rPr>
          <w:rFonts w:ascii="Times New Roman" w:hAnsi="Times New Roman" w:cs="Times New Roman"/>
        </w:rPr>
        <w:t xml:space="preserve">primary and gray </w:t>
      </w:r>
      <w:r w:rsidR="000B1282">
        <w:rPr>
          <w:rFonts w:ascii="Times New Roman" w:hAnsi="Times New Roman" w:cs="Times New Roman"/>
        </w:rPr>
        <w:t>ramps</w:t>
      </w:r>
      <w:r w:rsidR="00F62118" w:rsidRPr="00F62118">
        <w:rPr>
          <w:rFonts w:ascii="Times New Roman" w:hAnsi="Times New Roman" w:cs="Times New Roman"/>
        </w:rPr>
        <w:t xml:space="preserve"> (see Figure </w:t>
      </w:r>
      <w:r w:rsidR="002D3B24">
        <w:rPr>
          <w:rFonts w:ascii="Times New Roman" w:hAnsi="Times New Roman" w:cs="Times New Roman"/>
        </w:rPr>
        <w:t>11)</w:t>
      </w:r>
      <w:r w:rsidR="00F62118" w:rsidRPr="00F62118">
        <w:rPr>
          <w:rFonts w:ascii="Times New Roman" w:hAnsi="Times New Roman" w:cs="Times New Roman"/>
        </w:rPr>
        <w:t>.</w:t>
      </w:r>
    </w:p>
    <w:p w14:paraId="265B62B7" w14:textId="24B9A7B9" w:rsidR="00D130A4" w:rsidRDefault="00A14086" w:rsidP="00AC4AAB">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01642134" wp14:editId="38B50E72">
            <wp:extent cx="3597698" cy="2698274"/>
            <wp:effectExtent l="0" t="0" r="3175" b="6985"/>
            <wp:docPr id="1418843031" name="Picture 5"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43031" name="Picture 5" descr="A graph of different colored dot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15399" cy="2711550"/>
                    </a:xfrm>
                    <a:prstGeom prst="rect">
                      <a:avLst/>
                    </a:prstGeom>
                  </pic:spPr>
                </pic:pic>
              </a:graphicData>
            </a:graphic>
          </wp:inline>
        </w:drawing>
      </w:r>
    </w:p>
    <w:p w14:paraId="3BA6B151" w14:textId="4D2FC909" w:rsidR="00D401FC" w:rsidRPr="00004586" w:rsidRDefault="00E23C18" w:rsidP="0073533C">
      <w:pPr>
        <w:pStyle w:val="FigureCap"/>
        <w:rPr>
          <w:iCs/>
        </w:rPr>
      </w:pPr>
      <w:bookmarkStart w:id="68" w:name="_Toc195957231"/>
      <w:bookmarkStart w:id="69" w:name="_Toc195957457"/>
      <w:r w:rsidRPr="00004586">
        <w:rPr>
          <w:b/>
        </w:rPr>
        <w:t xml:space="preserve">Figure </w:t>
      </w:r>
      <w:r w:rsidRPr="00004586">
        <w:rPr>
          <w:b/>
          <w:iCs/>
        </w:rPr>
        <w:fldChar w:fldCharType="begin"/>
      </w:r>
      <w:r w:rsidRPr="00004586">
        <w:rPr>
          <w:b/>
        </w:rPr>
        <w:instrText xml:space="preserve"> SEQ Figure \* ARABIC </w:instrText>
      </w:r>
      <w:r w:rsidRPr="00004586">
        <w:rPr>
          <w:b/>
          <w:iCs/>
        </w:rPr>
        <w:fldChar w:fldCharType="separate"/>
      </w:r>
      <w:r w:rsidR="0094376D" w:rsidRPr="00004586">
        <w:rPr>
          <w:b/>
          <w:noProof/>
        </w:rPr>
        <w:t>11</w:t>
      </w:r>
      <w:r w:rsidRPr="00004586">
        <w:rPr>
          <w:b/>
          <w:iCs/>
        </w:rPr>
        <w:fldChar w:fldCharType="end"/>
      </w:r>
      <w:r w:rsidRPr="00004586">
        <w:rPr>
          <w:b/>
        </w:rPr>
        <w:t>.</w:t>
      </w:r>
      <w:r w:rsidR="008330B8" w:rsidRPr="00004586">
        <w:t xml:space="preserve"> </w:t>
      </w:r>
      <w:r w:rsidR="008552D1" w:rsidRPr="00004586">
        <w:t>Measured primary and gray ramps</w:t>
      </w:r>
      <w:r w:rsidR="00A42EF6" w:rsidRPr="00004586">
        <w:t xml:space="preserve"> under the white illuminant for the VR HMD.</w:t>
      </w:r>
      <w:bookmarkEnd w:id="68"/>
      <w:bookmarkEnd w:id="69"/>
    </w:p>
    <w:p w14:paraId="2445B630" w14:textId="7FF914E0" w:rsidR="00F02E4E" w:rsidRDefault="000D6CDA" w:rsidP="00AC4AAB">
      <w:pPr>
        <w:spacing w:line="480" w:lineRule="auto"/>
        <w:rPr>
          <w:rFonts w:ascii="Times New Roman" w:hAnsi="Times New Roman" w:cs="Times New Roman"/>
        </w:rPr>
      </w:pPr>
      <w:r w:rsidRPr="000D6CDA">
        <w:rPr>
          <w:rFonts w:ascii="Times New Roman" w:hAnsi="Times New Roman" w:cs="Times New Roman"/>
        </w:rPr>
        <w:t xml:space="preserve">To measure the VR HMD, </w:t>
      </w:r>
      <w:r w:rsidR="00B62C25">
        <w:rPr>
          <w:rFonts w:ascii="Times New Roman" w:hAnsi="Times New Roman" w:cs="Times New Roman"/>
        </w:rPr>
        <w:t>we placed the CS</w:t>
      </w:r>
      <w:r w:rsidR="003A0973">
        <w:rPr>
          <w:rFonts w:ascii="Times New Roman" w:hAnsi="Times New Roman" w:cs="Times New Roman"/>
        </w:rPr>
        <w:t>-</w:t>
      </w:r>
      <w:r w:rsidR="00B62C25">
        <w:rPr>
          <w:rFonts w:ascii="Times New Roman" w:hAnsi="Times New Roman" w:cs="Times New Roman"/>
        </w:rPr>
        <w:t xml:space="preserve">2000 as close to the right lens as possible </w:t>
      </w:r>
      <w:r w:rsidR="00945D20">
        <w:rPr>
          <w:rFonts w:ascii="Times New Roman" w:hAnsi="Times New Roman" w:cs="Times New Roman"/>
        </w:rPr>
        <w:t>and</w:t>
      </w:r>
      <w:r w:rsidR="00B62C25">
        <w:rPr>
          <w:rFonts w:ascii="Times New Roman" w:hAnsi="Times New Roman" w:cs="Times New Roman"/>
        </w:rPr>
        <w:t xml:space="preserve"> </w:t>
      </w:r>
      <w:r w:rsidR="00945D20">
        <w:rPr>
          <w:rFonts w:ascii="Times New Roman" w:hAnsi="Times New Roman" w:cs="Times New Roman"/>
        </w:rPr>
        <w:t>w</w:t>
      </w:r>
      <w:r w:rsidRPr="000D6CDA">
        <w:rPr>
          <w:rFonts w:ascii="Times New Roman" w:hAnsi="Times New Roman" w:cs="Times New Roman"/>
        </w:rPr>
        <w:t>e</w:t>
      </w:r>
      <w:r w:rsidR="00B62C25">
        <w:rPr>
          <w:rFonts w:ascii="Times New Roman" w:hAnsi="Times New Roman" w:cs="Times New Roman"/>
        </w:rPr>
        <w:t xml:space="preserve"> also</w:t>
      </w:r>
      <w:r w:rsidRPr="000D6CDA">
        <w:rPr>
          <w:rFonts w:ascii="Times New Roman" w:hAnsi="Times New Roman" w:cs="Times New Roman"/>
        </w:rPr>
        <w:t xml:space="preserve"> </w:t>
      </w:r>
      <w:r w:rsidR="00945D20">
        <w:rPr>
          <w:rFonts w:ascii="Times New Roman" w:hAnsi="Times New Roman" w:cs="Times New Roman"/>
        </w:rPr>
        <w:t xml:space="preserve">attached a VR aperture to the front of the spectrophotometer (Figure </w:t>
      </w:r>
      <w:r w:rsidR="002D3B24">
        <w:rPr>
          <w:rFonts w:ascii="Times New Roman" w:hAnsi="Times New Roman" w:cs="Times New Roman"/>
        </w:rPr>
        <w:t>12</w:t>
      </w:r>
      <w:r w:rsidR="00945D20">
        <w:rPr>
          <w:rFonts w:ascii="Times New Roman" w:hAnsi="Times New Roman" w:cs="Times New Roman"/>
        </w:rPr>
        <w:t>).</w:t>
      </w:r>
      <w:r w:rsidR="0010356C">
        <w:rPr>
          <w:rFonts w:ascii="Times New Roman" w:hAnsi="Times New Roman" w:cs="Times New Roman"/>
        </w:rPr>
        <w:t xml:space="preserve"> The aperture had </w:t>
      </w:r>
      <w:r w:rsidRPr="000D6CDA">
        <w:rPr>
          <w:rFonts w:ascii="Times New Roman" w:hAnsi="Times New Roman" w:cs="Times New Roman"/>
        </w:rPr>
        <w:t>a 4 mm diameter, closely matching the size of a human pupil. This ensured more accurate luminance measurements corresponding to what the observer perceive</w:t>
      </w:r>
      <w:r w:rsidR="00390534">
        <w:rPr>
          <w:rFonts w:ascii="Times New Roman" w:hAnsi="Times New Roman" w:cs="Times New Roman"/>
        </w:rPr>
        <w:t>d</w:t>
      </w:r>
      <w:r w:rsidRPr="000D6CDA">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"/>
          <w:id w:val="119356737"/>
          <w:placeholder>
            <w:docPart w:val="DefaultPlaceholder_-1854013440"/>
          </w:placeholder>
        </w:sdtPr>
        <w:sdtContent>
          <w:r w:rsidR="00617901" w:rsidRPr="00617901">
            <w:rPr>
              <w:rFonts w:ascii="Times New Roman" w:hAnsi="Times New Roman" w:cs="Times New Roman"/>
              <w:color w:val="000000"/>
            </w:rPr>
            <w:t>Díaz-Barrancas et al. (2024)</w:t>
          </w:r>
        </w:sdtContent>
      </w:sdt>
      <w:r w:rsidR="00BC7A1E">
        <w:rPr>
          <w:rFonts w:ascii="Times New Roman" w:hAnsi="Times New Roman" w:cs="Times New Roman"/>
          <w:color w:val="000000"/>
        </w:rPr>
        <w:t xml:space="preserve"> also </w:t>
      </w:r>
      <w:r w:rsidR="004F0346">
        <w:rPr>
          <w:rFonts w:ascii="Times New Roman" w:hAnsi="Times New Roman" w:cs="Times New Roman"/>
          <w:color w:val="000000"/>
        </w:rPr>
        <w:t xml:space="preserve">provided a calibration scene in </w:t>
      </w:r>
      <w:r w:rsidR="004F0346" w:rsidRPr="004F0346">
        <w:rPr>
          <w:rFonts w:ascii="Times New Roman" w:hAnsi="Times New Roman" w:cs="Times New Roman"/>
          <w:color w:val="000000"/>
        </w:rPr>
        <w:t xml:space="preserve">Unreal designed to help center the measurement pupil of the spectroradiometer with the VR </w:t>
      </w:r>
      <w:r w:rsidR="004F0346">
        <w:rPr>
          <w:rFonts w:ascii="Times New Roman" w:hAnsi="Times New Roman" w:cs="Times New Roman"/>
          <w:color w:val="000000"/>
        </w:rPr>
        <w:t>HMD</w:t>
      </w:r>
      <w:r w:rsidR="004F0346" w:rsidRPr="004F0346">
        <w:rPr>
          <w:rFonts w:ascii="Times New Roman" w:hAnsi="Times New Roman" w:cs="Times New Roman"/>
          <w:color w:val="000000"/>
        </w:rPr>
        <w:t xml:space="preserve">. This scene consisted of black and white concentric </w:t>
      </w:r>
      <w:r w:rsidR="004F0346" w:rsidRPr="004F0346">
        <w:rPr>
          <w:rFonts w:ascii="Times New Roman" w:hAnsi="Times New Roman" w:cs="Times New Roman"/>
          <w:color w:val="000000"/>
        </w:rPr>
        <w:lastRenderedPageBreak/>
        <w:t>circles</w:t>
      </w:r>
      <w:r w:rsidR="00102559">
        <w:rPr>
          <w:rFonts w:ascii="Times New Roman" w:hAnsi="Times New Roman" w:cs="Times New Roman"/>
          <w:color w:val="000000"/>
        </w:rPr>
        <w:t xml:space="preserve"> resembling a </w:t>
      </w:r>
      <w:r w:rsidR="00A07BDA">
        <w:rPr>
          <w:rFonts w:ascii="Times New Roman" w:hAnsi="Times New Roman" w:cs="Times New Roman"/>
          <w:color w:val="000000"/>
        </w:rPr>
        <w:t xml:space="preserve">bullseye </w:t>
      </w:r>
      <w:r w:rsidR="00102559">
        <w:rPr>
          <w:rFonts w:ascii="Times New Roman" w:hAnsi="Times New Roman" w:cs="Times New Roman"/>
          <w:color w:val="000000"/>
        </w:rPr>
        <w:t>target</w:t>
      </w:r>
      <w:r w:rsidR="004F0346" w:rsidRPr="004F0346">
        <w:rPr>
          <w:rFonts w:ascii="Times New Roman" w:hAnsi="Times New Roman" w:cs="Times New Roman"/>
          <w:color w:val="000000"/>
        </w:rPr>
        <w:t>. We first displayed this scene on the VR HMD to align the instrument’s pupil to the center of the target</w:t>
      </w:r>
      <w:r w:rsidR="00102559">
        <w:rPr>
          <w:rFonts w:ascii="Times New Roman" w:hAnsi="Times New Roman" w:cs="Times New Roman"/>
          <w:color w:val="000000"/>
        </w:rPr>
        <w:t xml:space="preserve"> before taking any measurements</w:t>
      </w:r>
      <w:r w:rsidR="004F0346" w:rsidRPr="004F0346">
        <w:rPr>
          <w:rFonts w:ascii="Times New Roman" w:hAnsi="Times New Roman" w:cs="Times New Roman"/>
          <w:color w:val="000000"/>
        </w:rPr>
        <w:t>. This step was important due to the non-uniformity of off-center measurements and ensured that we consistently measured the same spot each time</w:t>
      </w:r>
      <w:r w:rsidR="00D64F3D">
        <w:rPr>
          <w:rFonts w:ascii="Times New Roman" w:hAnsi="Times New Roman" w:cs="Times New Roman"/>
          <w:color w:val="000000"/>
        </w:rPr>
        <w:t xml:space="preserve">. </w:t>
      </w:r>
    </w:p>
    <w:p w14:paraId="3369E643" w14:textId="3B1E88BA" w:rsidR="00F02E4E" w:rsidRDefault="00F02E4E" w:rsidP="00AC4AAB">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7E8967E1" wp14:editId="78632B55">
            <wp:extent cx="2654300" cy="1894327"/>
            <wp:effectExtent l="0" t="0" r="0" b="0"/>
            <wp:docPr id="978303112" name="Picture 13" descr="A black round object with a white b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03112" name="Picture 13" descr="A black round object with a white band&#10;&#10;AI-generated content may be incorrect."/>
                    <pic:cNvPicPr/>
                  </pic:nvPicPr>
                  <pic:blipFill rotWithShape="1">
                    <a:blip r:embed="rId28" cstate="print">
                      <a:extLst>
                        <a:ext uri="{28A0092B-C50C-407E-A947-70E740481C1C}">
                          <a14:useLocalDpi xmlns:a14="http://schemas.microsoft.com/office/drawing/2010/main" val="0"/>
                        </a:ext>
                      </a:extLst>
                    </a:blip>
                    <a:srcRect t="24471" b="22003"/>
                    <a:stretch/>
                  </pic:blipFill>
                  <pic:spPr bwMode="auto">
                    <a:xfrm flipH="1">
                      <a:off x="0" y="0"/>
                      <a:ext cx="2660522" cy="1898767"/>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rPr>
        <w:drawing>
          <wp:inline distT="0" distB="0" distL="0" distR="0" wp14:anchorId="0ECBFF1A" wp14:editId="1D700F6E">
            <wp:extent cx="2533650" cy="1900238"/>
            <wp:effectExtent l="0" t="0" r="0" b="5080"/>
            <wp:docPr id="1534654385" name="Picture 14" descr="A machine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54385" name="Picture 14" descr="A machine on a tabl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40466" cy="1905350"/>
                    </a:xfrm>
                    <a:prstGeom prst="rect">
                      <a:avLst/>
                    </a:prstGeom>
                  </pic:spPr>
                </pic:pic>
              </a:graphicData>
            </a:graphic>
          </wp:inline>
        </w:drawing>
      </w:r>
    </w:p>
    <w:p w14:paraId="23F0BEF0" w14:textId="610B49F9" w:rsidR="00F02E4E" w:rsidRPr="00004586" w:rsidRDefault="007A18EA" w:rsidP="0073533C">
      <w:pPr>
        <w:pStyle w:val="FigureCap"/>
        <w:rPr>
          <w:iCs/>
        </w:rPr>
      </w:pPr>
      <w:bookmarkStart w:id="70" w:name="_Toc195957232"/>
      <w:bookmarkStart w:id="71" w:name="_Toc195957458"/>
      <w:r w:rsidRPr="00004586">
        <w:rPr>
          <w:b/>
        </w:rPr>
        <w:t xml:space="preserve">Figure </w:t>
      </w:r>
      <w:r w:rsidRPr="00004586">
        <w:rPr>
          <w:b/>
          <w:iCs/>
        </w:rPr>
        <w:fldChar w:fldCharType="begin"/>
      </w:r>
      <w:r w:rsidRPr="00004586">
        <w:rPr>
          <w:b/>
        </w:rPr>
        <w:instrText xml:space="preserve"> SEQ Figure \* ARABIC </w:instrText>
      </w:r>
      <w:r w:rsidRPr="00004586">
        <w:rPr>
          <w:b/>
          <w:iCs/>
        </w:rPr>
        <w:fldChar w:fldCharType="separate"/>
      </w:r>
      <w:r w:rsidR="0094376D" w:rsidRPr="00004586">
        <w:rPr>
          <w:b/>
          <w:noProof/>
        </w:rPr>
        <w:t>12</w:t>
      </w:r>
      <w:r w:rsidRPr="00004586">
        <w:rPr>
          <w:b/>
          <w:iCs/>
        </w:rPr>
        <w:fldChar w:fldCharType="end"/>
      </w:r>
      <w:r w:rsidRPr="00004586">
        <w:rPr>
          <w:b/>
        </w:rPr>
        <w:t>.</w:t>
      </w:r>
      <w:r w:rsidR="00F02E4E" w:rsidRPr="00004586">
        <w:t xml:space="preserve"> Photo of VR aperture attachment to CS2000 spectrophotometer (left). Measurement setup (right).</w:t>
      </w:r>
      <w:bookmarkEnd w:id="70"/>
      <w:bookmarkEnd w:id="71"/>
      <w:r w:rsidR="00F02E4E" w:rsidRPr="00004586">
        <w:t xml:space="preserve"> </w:t>
      </w:r>
    </w:p>
    <w:p w14:paraId="2E0368BA" w14:textId="56FB211C" w:rsidR="000D6CDA" w:rsidRDefault="005B7314" w:rsidP="00AC4AAB">
      <w:pPr>
        <w:spacing w:line="480" w:lineRule="auto"/>
        <w:rPr>
          <w:rFonts w:ascii="Times New Roman" w:hAnsi="Times New Roman" w:cs="Times New Roman"/>
        </w:rPr>
      </w:pPr>
      <w:r w:rsidRPr="005B7314">
        <w:rPr>
          <w:rFonts w:ascii="Times New Roman" w:hAnsi="Times New Roman" w:cs="Times New Roman"/>
        </w:rPr>
        <w:t>However, the reduction of light going into the instrument resulted in very slow measurements.</w:t>
      </w:r>
      <w:r>
        <w:rPr>
          <w:rFonts w:ascii="Times New Roman" w:hAnsi="Times New Roman" w:cs="Times New Roman"/>
        </w:rPr>
        <w:t xml:space="preserve"> </w:t>
      </w:r>
      <w:r w:rsidR="000D6CDA" w:rsidRPr="000D6CDA">
        <w:rPr>
          <w:rFonts w:ascii="Times New Roman" w:hAnsi="Times New Roman" w:cs="Times New Roman"/>
        </w:rPr>
        <w:t xml:space="preserve">Since our characterization and verification required hundreds of measurements, we first conducted all measurements without the </w:t>
      </w:r>
      <w:r w:rsidR="00390534">
        <w:rPr>
          <w:rFonts w:ascii="Times New Roman" w:hAnsi="Times New Roman" w:cs="Times New Roman"/>
        </w:rPr>
        <w:t xml:space="preserve">VR </w:t>
      </w:r>
      <w:r w:rsidR="000D6CDA" w:rsidRPr="000D6CDA">
        <w:rPr>
          <w:rFonts w:ascii="Times New Roman" w:hAnsi="Times New Roman" w:cs="Times New Roman"/>
        </w:rPr>
        <w:t>apertur</w:t>
      </w:r>
      <w:r w:rsidR="00390534">
        <w:rPr>
          <w:rFonts w:ascii="Times New Roman" w:hAnsi="Times New Roman" w:cs="Times New Roman"/>
        </w:rPr>
        <w:t>e</w:t>
      </w:r>
      <w:r w:rsidR="000D6CDA" w:rsidRPr="000D6CDA">
        <w:rPr>
          <w:rFonts w:ascii="Times New Roman" w:hAnsi="Times New Roman" w:cs="Times New Roman"/>
        </w:rPr>
        <w:t>.</w:t>
      </w:r>
      <w:r w:rsidR="00FB4749" w:rsidRPr="00FB4749">
        <w:t xml:space="preserve"> </w:t>
      </w:r>
      <w:r w:rsidR="00FB4749" w:rsidRPr="00FB4749">
        <w:rPr>
          <w:rFonts w:ascii="Times New Roman" w:hAnsi="Times New Roman" w:cs="Times New Roman"/>
        </w:rPr>
        <w:t xml:space="preserve">We then measured a gray ramp with the </w:t>
      </w:r>
      <w:r w:rsidR="00390534">
        <w:rPr>
          <w:rFonts w:ascii="Times New Roman" w:hAnsi="Times New Roman" w:cs="Times New Roman"/>
        </w:rPr>
        <w:t xml:space="preserve">VR </w:t>
      </w:r>
      <w:r w:rsidR="00FB4749" w:rsidRPr="00FB4749">
        <w:rPr>
          <w:rFonts w:ascii="Times New Roman" w:hAnsi="Times New Roman" w:cs="Times New Roman"/>
        </w:rPr>
        <w:t xml:space="preserve">aperture and derived a correction factor by comparing </w:t>
      </w:r>
      <w:r w:rsidR="0010356C">
        <w:rPr>
          <w:rFonts w:ascii="Times New Roman" w:hAnsi="Times New Roman" w:cs="Times New Roman"/>
        </w:rPr>
        <w:t>these measurements</w:t>
      </w:r>
      <w:r w:rsidR="00735AF9">
        <w:rPr>
          <w:rFonts w:ascii="Times New Roman" w:hAnsi="Times New Roman" w:cs="Times New Roman"/>
        </w:rPr>
        <w:t xml:space="preserve"> to the same gray ramp</w:t>
      </w:r>
      <w:r w:rsidR="0060063D">
        <w:rPr>
          <w:rFonts w:ascii="Times New Roman" w:hAnsi="Times New Roman" w:cs="Times New Roman"/>
        </w:rPr>
        <w:t xml:space="preserve"> without the VR aperture</w:t>
      </w:r>
      <w:r w:rsidR="00FB4749" w:rsidRPr="00FB4749">
        <w:rPr>
          <w:rFonts w:ascii="Times New Roman" w:hAnsi="Times New Roman" w:cs="Times New Roman"/>
        </w:rPr>
        <w:t>.</w:t>
      </w:r>
      <w:r w:rsidR="00FB4749">
        <w:rPr>
          <w:rFonts w:ascii="Times New Roman" w:hAnsi="Times New Roman" w:cs="Times New Roman"/>
        </w:rPr>
        <w:t xml:space="preserve">  </w:t>
      </w:r>
      <w:r w:rsidR="00EF3962" w:rsidRPr="00EF3962">
        <w:rPr>
          <w:rFonts w:ascii="Times New Roman" w:hAnsi="Times New Roman" w:cs="Times New Roman"/>
        </w:rPr>
        <w:t>Since the aperture primarily affected the overall luminance magnitud</w:t>
      </w:r>
      <w:r w:rsidR="00BC130C">
        <w:rPr>
          <w:rFonts w:ascii="Times New Roman" w:hAnsi="Times New Roman" w:cs="Times New Roman"/>
        </w:rPr>
        <w:t>e</w:t>
      </w:r>
      <w:r w:rsidR="00C305A1">
        <w:rPr>
          <w:rFonts w:ascii="Times New Roman" w:hAnsi="Times New Roman" w:cs="Times New Roman"/>
        </w:rPr>
        <w:t xml:space="preserve"> (Figure </w:t>
      </w:r>
      <w:r w:rsidR="002D3B24">
        <w:rPr>
          <w:rFonts w:ascii="Times New Roman" w:hAnsi="Times New Roman" w:cs="Times New Roman"/>
        </w:rPr>
        <w:t>13</w:t>
      </w:r>
      <w:r w:rsidR="00C305A1">
        <w:rPr>
          <w:rFonts w:ascii="Times New Roman" w:hAnsi="Times New Roman" w:cs="Times New Roman"/>
        </w:rPr>
        <w:t>)</w:t>
      </w:r>
      <w:r w:rsidR="00EF3962" w:rsidRPr="00EF3962">
        <w:rPr>
          <w:rFonts w:ascii="Times New Roman" w:hAnsi="Times New Roman" w:cs="Times New Roman"/>
        </w:rPr>
        <w:t xml:space="preserve">, we </w:t>
      </w:r>
      <w:r w:rsidR="00BC130C">
        <w:rPr>
          <w:rFonts w:ascii="Times New Roman" w:hAnsi="Times New Roman" w:cs="Times New Roman"/>
        </w:rPr>
        <w:t>concluded</w:t>
      </w:r>
      <w:r w:rsidR="00EF3962" w:rsidRPr="00EF3962">
        <w:rPr>
          <w:rFonts w:ascii="Times New Roman" w:hAnsi="Times New Roman" w:cs="Times New Roman"/>
        </w:rPr>
        <w:t xml:space="preserve"> the difference between the two ramps could be modeled as a scaling factor</w:t>
      </w:r>
      <w:r w:rsidR="00310C12">
        <w:rPr>
          <w:rFonts w:ascii="Times New Roman" w:hAnsi="Times New Roman" w:cs="Times New Roman"/>
        </w:rPr>
        <w:t xml:space="preserve"> to the slope of the ramp</w:t>
      </w:r>
      <w:r w:rsidR="00EF3962" w:rsidRPr="00EF3962">
        <w:rPr>
          <w:rFonts w:ascii="Times New Roman" w:hAnsi="Times New Roman" w:cs="Times New Roman"/>
        </w:rPr>
        <w:t>.</w:t>
      </w:r>
      <w:r w:rsidR="00310C12">
        <w:rPr>
          <w:rFonts w:ascii="Times New Roman" w:hAnsi="Times New Roman" w:cs="Times New Roman"/>
        </w:rPr>
        <w:t xml:space="preserve"> </w:t>
      </w:r>
      <w:r w:rsidR="005E767F" w:rsidRPr="005E767F">
        <w:rPr>
          <w:rFonts w:ascii="Times New Roman" w:hAnsi="Times New Roman" w:cs="Times New Roman"/>
        </w:rPr>
        <w:t xml:space="preserve">To determine this factor, we used </w:t>
      </w:r>
      <w:r w:rsidR="00330574">
        <w:rPr>
          <w:rFonts w:ascii="Times New Roman" w:hAnsi="Times New Roman" w:cs="Times New Roman"/>
        </w:rPr>
        <w:t xml:space="preserve">MATLAB’s </w:t>
      </w:r>
      <w:proofErr w:type="spellStart"/>
      <w:r w:rsidR="005E767F" w:rsidRPr="005E767F">
        <w:rPr>
          <w:rFonts w:ascii="Times New Roman" w:hAnsi="Times New Roman" w:cs="Times New Roman"/>
        </w:rPr>
        <w:t>fminsearch</w:t>
      </w:r>
      <w:proofErr w:type="spellEnd"/>
      <w:r w:rsidR="005E767F" w:rsidRPr="005E767F">
        <w:rPr>
          <w:rFonts w:ascii="Times New Roman" w:hAnsi="Times New Roman" w:cs="Times New Roman"/>
        </w:rPr>
        <w:t xml:space="preserve"> to minimize the sum of squared errors (SSE) between the gray ramp measured without</w:t>
      </w:r>
      <w:r w:rsidR="00330574">
        <w:rPr>
          <w:rFonts w:ascii="Times New Roman" w:hAnsi="Times New Roman" w:cs="Times New Roman"/>
        </w:rPr>
        <w:t xml:space="preserve"> and with</w:t>
      </w:r>
      <w:r w:rsidR="005E767F" w:rsidRPr="005E767F">
        <w:rPr>
          <w:rFonts w:ascii="Times New Roman" w:hAnsi="Times New Roman" w:cs="Times New Roman"/>
        </w:rPr>
        <w:t xml:space="preserve"> the </w:t>
      </w:r>
      <w:r w:rsidR="00330574" w:rsidRPr="005E767F">
        <w:rPr>
          <w:rFonts w:ascii="Times New Roman" w:hAnsi="Times New Roman" w:cs="Times New Roman"/>
        </w:rPr>
        <w:t>aperture</w:t>
      </w:r>
      <w:r w:rsidR="00330574">
        <w:rPr>
          <w:rFonts w:ascii="Times New Roman" w:hAnsi="Times New Roman" w:cs="Times New Roman"/>
        </w:rPr>
        <w:t>.</w:t>
      </w:r>
      <w:r w:rsidR="00330574" w:rsidRPr="005E767F">
        <w:rPr>
          <w:rFonts w:ascii="Times New Roman" w:hAnsi="Times New Roman" w:cs="Times New Roman"/>
        </w:rPr>
        <w:t xml:space="preserve"> The</w:t>
      </w:r>
      <w:r w:rsidR="005E767F" w:rsidRPr="005E767F">
        <w:rPr>
          <w:rFonts w:ascii="Times New Roman" w:hAnsi="Times New Roman" w:cs="Times New Roman"/>
        </w:rPr>
        <w:t xml:space="preserve"> </w:t>
      </w:r>
      <w:commentRangeStart w:id="72"/>
      <w:r w:rsidR="005E767F" w:rsidRPr="005E767F">
        <w:rPr>
          <w:rFonts w:ascii="Times New Roman" w:hAnsi="Times New Roman" w:cs="Times New Roman"/>
        </w:rPr>
        <w:t xml:space="preserve">optimal factor </w:t>
      </w:r>
      <w:r w:rsidR="001E29CE">
        <w:rPr>
          <w:rFonts w:ascii="Times New Roman" w:hAnsi="Times New Roman" w:cs="Times New Roman"/>
        </w:rPr>
        <w:t xml:space="preserve">(1.62) </w:t>
      </w:r>
      <w:r w:rsidR="005E767F" w:rsidRPr="005E767F">
        <w:rPr>
          <w:rFonts w:ascii="Times New Roman" w:hAnsi="Times New Roman" w:cs="Times New Roman"/>
        </w:rPr>
        <w:t>was the one that minimized the SSE</w:t>
      </w:r>
      <w:commentRangeEnd w:id="72"/>
      <w:r w:rsidR="00CB6A24">
        <w:rPr>
          <w:rStyle w:val="CommentReference"/>
        </w:rPr>
        <w:commentReference w:id="72"/>
      </w:r>
      <w:r w:rsidR="00330574">
        <w:rPr>
          <w:rFonts w:ascii="Times New Roman" w:hAnsi="Times New Roman" w:cs="Times New Roman"/>
        </w:rPr>
        <w:t xml:space="preserve">. </w:t>
      </w:r>
      <w:r w:rsidR="00C76CD5" w:rsidRPr="00C76CD5">
        <w:rPr>
          <w:rFonts w:ascii="Times New Roman" w:hAnsi="Times New Roman" w:cs="Times New Roman"/>
        </w:rPr>
        <w:t xml:space="preserve">Once derived, we applied this correction factor to all measurements taken without the aperture, </w:t>
      </w:r>
      <w:r w:rsidR="00C76CD5" w:rsidRPr="00C76CD5">
        <w:rPr>
          <w:rFonts w:ascii="Times New Roman" w:hAnsi="Times New Roman" w:cs="Times New Roman"/>
        </w:rPr>
        <w:lastRenderedPageBreak/>
        <w:t>allowing us to approximate the results we would have obtained with the aperture</w:t>
      </w:r>
      <w:r w:rsidR="00C76CD5">
        <w:rPr>
          <w:rFonts w:ascii="Times New Roman" w:hAnsi="Times New Roman" w:cs="Times New Roman"/>
        </w:rPr>
        <w:t xml:space="preserve">, but </w:t>
      </w:r>
      <w:r w:rsidR="00C76CD5" w:rsidRPr="00C76CD5">
        <w:rPr>
          <w:rFonts w:ascii="Times New Roman" w:hAnsi="Times New Roman" w:cs="Times New Roman"/>
        </w:rPr>
        <w:t>without the excessive measurement time.</w:t>
      </w:r>
    </w:p>
    <w:p w14:paraId="71237821" w14:textId="23F9ADF3" w:rsidR="007F48B7" w:rsidRPr="00004586" w:rsidRDefault="007F48B7" w:rsidP="00AC4AAB">
      <w:pPr>
        <w:spacing w:line="480" w:lineRule="auto"/>
        <w:jc w:val="center"/>
        <w:rPr>
          <w:rFonts w:ascii="Times New Roman" w:hAnsi="Times New Roman" w:cs="Times New Roman"/>
        </w:rPr>
      </w:pPr>
      <w:r w:rsidRPr="00004586">
        <w:rPr>
          <w:rFonts w:ascii="Times New Roman" w:hAnsi="Times New Roman" w:cs="Times New Roman"/>
          <w:noProof/>
        </w:rPr>
        <w:drawing>
          <wp:inline distT="0" distB="0" distL="0" distR="0" wp14:anchorId="3C931360" wp14:editId="2C4ECAAD">
            <wp:extent cx="3701006" cy="2775755"/>
            <wp:effectExtent l="0" t="0" r="0" b="5715"/>
            <wp:docPr id="15695760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76006" name="Picture 9"/>
                    <pic:cNvPicPr/>
                  </pic:nvPicPr>
                  <pic:blipFill>
                    <a:blip r:embed="rId30">
                      <a:extLst>
                        <a:ext uri="{28A0092B-C50C-407E-A947-70E740481C1C}">
                          <a14:useLocalDpi xmlns:a14="http://schemas.microsoft.com/office/drawing/2010/main" val="0"/>
                        </a:ext>
                      </a:extLst>
                    </a:blip>
                    <a:stretch>
                      <a:fillRect/>
                    </a:stretch>
                  </pic:blipFill>
                  <pic:spPr>
                    <a:xfrm>
                      <a:off x="0" y="0"/>
                      <a:ext cx="3701006" cy="2775755"/>
                    </a:xfrm>
                    <a:prstGeom prst="rect">
                      <a:avLst/>
                    </a:prstGeom>
                  </pic:spPr>
                </pic:pic>
              </a:graphicData>
            </a:graphic>
          </wp:inline>
        </w:drawing>
      </w:r>
    </w:p>
    <w:p w14:paraId="55D1A953" w14:textId="577215F7" w:rsidR="00C756E4" w:rsidRPr="00004586" w:rsidRDefault="007A18EA" w:rsidP="0073533C">
      <w:pPr>
        <w:pStyle w:val="FigureCap"/>
        <w:rPr>
          <w:iCs/>
        </w:rPr>
      </w:pPr>
      <w:bookmarkStart w:id="73" w:name="_Toc195957233"/>
      <w:bookmarkStart w:id="74" w:name="_Toc195957459"/>
      <w:r w:rsidRPr="00004586">
        <w:rPr>
          <w:b/>
        </w:rPr>
        <w:t xml:space="preserve">Figure </w:t>
      </w:r>
      <w:r w:rsidRPr="00004586">
        <w:rPr>
          <w:b/>
          <w:iCs/>
        </w:rPr>
        <w:fldChar w:fldCharType="begin"/>
      </w:r>
      <w:r w:rsidRPr="00004586">
        <w:rPr>
          <w:b/>
        </w:rPr>
        <w:instrText xml:space="preserve"> SEQ Figure \* ARABIC </w:instrText>
      </w:r>
      <w:r w:rsidRPr="00004586">
        <w:rPr>
          <w:b/>
          <w:iCs/>
        </w:rPr>
        <w:fldChar w:fldCharType="separate"/>
      </w:r>
      <w:r w:rsidR="0094376D" w:rsidRPr="00004586">
        <w:rPr>
          <w:b/>
          <w:noProof/>
        </w:rPr>
        <w:t>13</w:t>
      </w:r>
      <w:r w:rsidRPr="00004586">
        <w:rPr>
          <w:b/>
          <w:iCs/>
        </w:rPr>
        <w:fldChar w:fldCharType="end"/>
      </w:r>
      <w:r w:rsidRPr="00004586">
        <w:rPr>
          <w:b/>
        </w:rPr>
        <w:t>.</w:t>
      </w:r>
      <w:r w:rsidRPr="00004586">
        <w:t xml:space="preserve"> </w:t>
      </w:r>
      <w:r w:rsidR="003057A7" w:rsidRPr="00004586">
        <w:t xml:space="preserve">Gray ramp luminance measurements with and without VR aperture. </w:t>
      </w:r>
      <w:r w:rsidR="009C3FB4" w:rsidRPr="00004586">
        <w:t>The corrected</w:t>
      </w:r>
      <w:r w:rsidR="00501930" w:rsidRPr="00004586">
        <w:t xml:space="preserve"> measurements </w:t>
      </w:r>
      <w:r w:rsidR="009C3FB4" w:rsidRPr="00004586">
        <w:t xml:space="preserve">taken </w:t>
      </w:r>
      <w:r w:rsidR="00501930" w:rsidRPr="00004586">
        <w:t>without VR aperture multiplied by the correction factor</w:t>
      </w:r>
      <w:r w:rsidR="009C3FB4" w:rsidRPr="00004586">
        <w:t xml:space="preserve"> are also shown.</w:t>
      </w:r>
      <w:bookmarkEnd w:id="73"/>
      <w:bookmarkEnd w:id="74"/>
    </w:p>
    <w:p w14:paraId="1D61778E" w14:textId="390CDF33" w:rsidR="00C74D44" w:rsidRDefault="00C74D44" w:rsidP="00AC4AAB">
      <w:pPr>
        <w:spacing w:line="480" w:lineRule="auto"/>
        <w:rPr>
          <w:rFonts w:ascii="Times New Roman" w:hAnsi="Times New Roman" w:cs="Times New Roman"/>
        </w:rPr>
      </w:pPr>
      <w:r w:rsidRPr="661F486B">
        <w:rPr>
          <w:rFonts w:ascii="Times New Roman" w:hAnsi="Times New Roman" w:cs="Times New Roman"/>
        </w:rPr>
        <w:t xml:space="preserve">Our model performed well in the validation of the </w:t>
      </w:r>
      <w:r w:rsidR="00D85B17">
        <w:rPr>
          <w:rFonts w:ascii="Times New Roman" w:hAnsi="Times New Roman" w:cs="Times New Roman"/>
        </w:rPr>
        <w:t>forward</w:t>
      </w:r>
      <w:r w:rsidRPr="661F486B">
        <w:rPr>
          <w:rFonts w:ascii="Times New Roman" w:hAnsi="Times New Roman" w:cs="Times New Roman"/>
        </w:rPr>
        <w:t xml:space="preserve"> model (Figure </w:t>
      </w:r>
      <w:r w:rsidR="002D3B24">
        <w:rPr>
          <w:rFonts w:ascii="Times New Roman" w:hAnsi="Times New Roman" w:cs="Times New Roman"/>
        </w:rPr>
        <w:t>14</w:t>
      </w:r>
      <w:r w:rsidRPr="661F486B">
        <w:rPr>
          <w:rFonts w:ascii="Times New Roman" w:hAnsi="Times New Roman" w:cs="Times New Roman"/>
        </w:rPr>
        <w:t>), but we aimed to reduce ΔE00 color differences as much as possible, ideally below 1, since a ΔE00 below 1 is generally considered imperceptible to the human eye</w:t>
      </w:r>
      <w:r w:rsidR="001F351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"/>
          <w:id w:val="456146047"/>
          <w:placeholder>
            <w:docPart w:val="DefaultPlaceholder_-1854013440"/>
          </w:placeholder>
        </w:sdtPr>
        <w:sdtContent>
          <w:r w:rsidR="00617901" w:rsidRPr="00617901">
            <w:rPr>
              <w:rFonts w:ascii="Times New Roman" w:hAnsi="Times New Roman" w:cs="Times New Roman"/>
              <w:color w:val="000000"/>
            </w:rPr>
            <w:t>(Sharma et al., 2005)</w:t>
          </w:r>
        </w:sdtContent>
      </w:sdt>
      <w:r w:rsidR="00E64B3E">
        <w:rPr>
          <w:rFonts w:ascii="Times New Roman" w:hAnsi="Times New Roman" w:cs="Times New Roman"/>
          <w:color w:val="000000"/>
        </w:rPr>
        <w:t xml:space="preserve">. </w:t>
      </w:r>
      <w:r w:rsidRPr="661F486B">
        <w:rPr>
          <w:rFonts w:ascii="Times New Roman" w:hAnsi="Times New Roman" w:cs="Times New Roman"/>
        </w:rPr>
        <w:t>To achieve this, we applied an optimization method based on</w:t>
      </w:r>
      <w:r w:rsidR="00337FE7" w:rsidRPr="661F486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"/>
          <w:id w:val="855617804"/>
          <w:placeholder>
            <w:docPart w:val="DefaultPlaceholder_-1854013440"/>
          </w:placeholder>
        </w:sdtPr>
        <w:sdtContent>
          <w:r w:rsidR="00617901" w:rsidRPr="00617901">
            <w:rPr>
              <w:rFonts w:ascii="Times New Roman" w:hAnsi="Times New Roman" w:cs="Times New Roman"/>
              <w:color w:val="000000"/>
            </w:rPr>
            <w:t>Day et al. (2004)</w:t>
          </w:r>
        </w:sdtContent>
      </w:sdt>
      <w:r w:rsidRPr="661F486B">
        <w:rPr>
          <w:rFonts w:ascii="Times New Roman" w:hAnsi="Times New Roman" w:cs="Times New Roman"/>
        </w:rPr>
        <w:t>, using</w:t>
      </w:r>
      <w:r w:rsidR="001F3514">
        <w:rPr>
          <w:rFonts w:ascii="Times New Roman" w:hAnsi="Times New Roman" w:cs="Times New Roman"/>
        </w:rPr>
        <w:t xml:space="preserve"> MATLAB’s</w:t>
      </w:r>
      <w:r w:rsidRPr="661F486B">
        <w:rPr>
          <w:rFonts w:ascii="Times New Roman" w:hAnsi="Times New Roman" w:cs="Times New Roman"/>
        </w:rPr>
        <w:t xml:space="preserve"> </w:t>
      </w:r>
      <w:proofErr w:type="spellStart"/>
      <w:r w:rsidRPr="661F486B">
        <w:rPr>
          <w:rFonts w:ascii="Times New Roman" w:hAnsi="Times New Roman" w:cs="Times New Roman"/>
        </w:rPr>
        <w:t>fminsearch</w:t>
      </w:r>
      <w:proofErr w:type="spellEnd"/>
      <w:r w:rsidRPr="661F486B">
        <w:rPr>
          <w:rFonts w:ascii="Times New Roman" w:hAnsi="Times New Roman" w:cs="Times New Roman"/>
        </w:rPr>
        <w:t xml:space="preserve"> </w:t>
      </w:r>
      <w:r w:rsidR="001F3514">
        <w:rPr>
          <w:rFonts w:ascii="Times New Roman" w:hAnsi="Times New Roman" w:cs="Times New Roman"/>
        </w:rPr>
        <w:t xml:space="preserve">function </w:t>
      </w:r>
      <w:r w:rsidRPr="661F486B">
        <w:rPr>
          <w:rFonts w:ascii="Times New Roman" w:hAnsi="Times New Roman" w:cs="Times New Roman"/>
        </w:rPr>
        <w:t>to minimize the average ΔE00 across all the validation colors. This was done by adjusting the coefficients of the 3×3 primary matrix and dynamically recalculating the LUTs at each iteration. As a result, the overall ΔE00 error decreased, improving model accuracy</w:t>
      </w:r>
      <w:r w:rsidR="00CA60E3" w:rsidRPr="661F486B">
        <w:rPr>
          <w:rFonts w:ascii="Times New Roman" w:hAnsi="Times New Roman" w:cs="Times New Roman"/>
        </w:rPr>
        <w:t>.</w:t>
      </w:r>
      <w:r w:rsidRPr="661F486B">
        <w:rPr>
          <w:rFonts w:ascii="Times New Roman" w:hAnsi="Times New Roman" w:cs="Times New Roman"/>
        </w:rPr>
        <w:t xml:space="preserve"> Figure </w:t>
      </w:r>
      <w:r w:rsidR="002D3B24">
        <w:rPr>
          <w:rFonts w:ascii="Times New Roman" w:hAnsi="Times New Roman" w:cs="Times New Roman"/>
        </w:rPr>
        <w:t>1</w:t>
      </w:r>
      <w:r w:rsidR="00E64B3E">
        <w:rPr>
          <w:rFonts w:ascii="Times New Roman" w:hAnsi="Times New Roman" w:cs="Times New Roman"/>
        </w:rPr>
        <w:t>4 (bottom)</w:t>
      </w:r>
      <w:r w:rsidRPr="661F486B">
        <w:rPr>
          <w:rFonts w:ascii="Times New Roman" w:hAnsi="Times New Roman" w:cs="Times New Roman"/>
        </w:rPr>
        <w:t xml:space="preserve"> shows the optimized model results</w:t>
      </w:r>
      <w:r w:rsidR="00890D9B" w:rsidRPr="661F486B">
        <w:rPr>
          <w:rFonts w:ascii="Times New Roman" w:hAnsi="Times New Roman" w:cs="Times New Roman"/>
        </w:rPr>
        <w:t xml:space="preserve"> for the white illuminant</w:t>
      </w:r>
      <w:r w:rsidRPr="661F486B">
        <w:rPr>
          <w:rFonts w:ascii="Times New Roman" w:hAnsi="Times New Roman" w:cs="Times New Roman"/>
        </w:rPr>
        <w:t>.</w:t>
      </w:r>
      <w:r w:rsidR="00497F0F" w:rsidRPr="661F486B">
        <w:rPr>
          <w:rFonts w:ascii="Times New Roman" w:hAnsi="Times New Roman" w:cs="Times New Roman"/>
        </w:rPr>
        <w:t xml:space="preserve"> The mean, minimum, and maximum ΔE00 for all the illuminants is shown in </w:t>
      </w:r>
      <w:r w:rsidR="00004586">
        <w:rPr>
          <w:rFonts w:ascii="Times New Roman" w:hAnsi="Times New Roman" w:cs="Times New Roman"/>
        </w:rPr>
        <w:t>T</w:t>
      </w:r>
      <w:r w:rsidR="00497F0F" w:rsidRPr="661F486B">
        <w:rPr>
          <w:rFonts w:ascii="Times New Roman" w:hAnsi="Times New Roman" w:cs="Times New Roman"/>
        </w:rPr>
        <w:t xml:space="preserve">able </w:t>
      </w:r>
      <w:r w:rsidR="00004586">
        <w:rPr>
          <w:rFonts w:ascii="Times New Roman" w:hAnsi="Times New Roman" w:cs="Times New Roman"/>
        </w:rPr>
        <w:t>2</w:t>
      </w:r>
      <w:r w:rsidR="00497F0F" w:rsidRPr="661F486B">
        <w:rPr>
          <w:rFonts w:ascii="Times New Roman" w:hAnsi="Times New Roman" w:cs="Times New Roman"/>
        </w:rPr>
        <w:t xml:space="preserve">. </w:t>
      </w:r>
    </w:p>
    <w:p w14:paraId="472A7556" w14:textId="23922627" w:rsidR="00890D9B" w:rsidRDefault="00C305A1" w:rsidP="00AC4AAB">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97756BF" wp14:editId="44D32490">
            <wp:extent cx="4691959" cy="2197100"/>
            <wp:effectExtent l="0" t="0" r="0" b="0"/>
            <wp:docPr id="1223597588" name="Picture 7" descr="A diagram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97588" name="Picture 7" descr="A diagram of different color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94313" cy="2198202"/>
                    </a:xfrm>
                    <a:prstGeom prst="rect">
                      <a:avLst/>
                    </a:prstGeom>
                  </pic:spPr>
                </pic:pic>
              </a:graphicData>
            </a:graphic>
          </wp:inline>
        </w:drawing>
      </w:r>
      <w:r>
        <w:rPr>
          <w:rFonts w:ascii="Times New Roman" w:hAnsi="Times New Roman" w:cs="Times New Roman"/>
          <w:noProof/>
        </w:rPr>
        <w:drawing>
          <wp:inline distT="0" distB="0" distL="0" distR="0" wp14:anchorId="38CE5885" wp14:editId="416B1A0C">
            <wp:extent cx="4587543" cy="2148205"/>
            <wp:effectExtent l="0" t="0" r="3810" b="4445"/>
            <wp:docPr id="221962302" name="Picture 8" descr="A diagram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62302" name="Picture 8" descr="A diagram of different color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592191" cy="2150382"/>
                    </a:xfrm>
                    <a:prstGeom prst="rect">
                      <a:avLst/>
                    </a:prstGeom>
                  </pic:spPr>
                </pic:pic>
              </a:graphicData>
            </a:graphic>
          </wp:inline>
        </w:drawing>
      </w:r>
    </w:p>
    <w:p w14:paraId="10269ACE" w14:textId="13C3C5FF" w:rsidR="005B67FF" w:rsidRPr="00AC4AAB" w:rsidRDefault="007A18EA" w:rsidP="0073533C">
      <w:pPr>
        <w:pStyle w:val="FigureCap"/>
        <w:rPr>
          <w:iCs/>
        </w:rPr>
      </w:pPr>
      <w:bookmarkStart w:id="75" w:name="_Toc195957234"/>
      <w:bookmarkStart w:id="76" w:name="_Toc195957460"/>
      <w:r w:rsidRPr="00AC4AAB">
        <w:rPr>
          <w:b/>
        </w:rPr>
        <w:t xml:space="preserve">Figure </w:t>
      </w:r>
      <w:r w:rsidRPr="00AC4AAB">
        <w:rPr>
          <w:b/>
          <w:iCs/>
        </w:rPr>
        <w:fldChar w:fldCharType="begin"/>
      </w:r>
      <w:r w:rsidRPr="00AC4AAB">
        <w:rPr>
          <w:b/>
        </w:rPr>
        <w:instrText xml:space="preserve"> SEQ Figure \* ARABIC </w:instrText>
      </w:r>
      <w:r w:rsidRPr="00AC4AAB">
        <w:rPr>
          <w:b/>
          <w:iCs/>
        </w:rPr>
        <w:fldChar w:fldCharType="separate"/>
      </w:r>
      <w:r w:rsidR="0094376D" w:rsidRPr="00AC4AAB">
        <w:rPr>
          <w:b/>
          <w:noProof/>
        </w:rPr>
        <w:t>14</w:t>
      </w:r>
      <w:r w:rsidRPr="00AC4AAB">
        <w:rPr>
          <w:b/>
          <w:iCs/>
        </w:rPr>
        <w:fldChar w:fldCharType="end"/>
      </w:r>
      <w:r w:rsidR="000C2B08" w:rsidRPr="00AC4AAB">
        <w:rPr>
          <w:b/>
        </w:rPr>
        <w:t>.</w:t>
      </w:r>
      <w:r w:rsidR="000C2B08" w:rsidRPr="00AC4AAB">
        <w:t xml:space="preserve"> </w:t>
      </w:r>
      <w:r w:rsidR="00C719A2" w:rsidRPr="00AC4AAB">
        <w:t xml:space="preserve">VR mode </w:t>
      </w:r>
      <w:r w:rsidR="000C2B08" w:rsidRPr="00AC4AAB">
        <w:t xml:space="preserve">ΔE00 color difference values for the </w:t>
      </w:r>
      <w:r w:rsidR="00CF69D4" w:rsidRPr="00AC4AAB">
        <w:t xml:space="preserve">224 verification colors before optimization (top) and after (bottom) </w:t>
      </w:r>
      <w:r w:rsidR="004434D2" w:rsidRPr="00AC4AAB">
        <w:t xml:space="preserve">under the white illuminant </w:t>
      </w:r>
      <w:r w:rsidR="00CF69D4" w:rsidRPr="00AC4AAB">
        <w:t>for the VR HMD.</w:t>
      </w:r>
      <w:bookmarkEnd w:id="75"/>
      <w:bookmarkEnd w:id="76"/>
      <w:r w:rsidR="00CF69D4" w:rsidRPr="00AC4AAB">
        <w:t xml:space="preserve"> </w:t>
      </w:r>
    </w:p>
    <w:tbl>
      <w:tblPr>
        <w:tblStyle w:val="PlainTable1"/>
        <w:tblW w:w="0" w:type="auto"/>
        <w:tblLook w:val="04A0" w:firstRow="1" w:lastRow="0" w:firstColumn="1" w:lastColumn="0" w:noHBand="0" w:noVBand="1"/>
      </w:tblPr>
      <w:tblGrid>
        <w:gridCol w:w="1795"/>
        <w:gridCol w:w="1321"/>
        <w:gridCol w:w="1558"/>
        <w:gridCol w:w="1441"/>
        <w:gridCol w:w="1676"/>
        <w:gridCol w:w="1559"/>
      </w:tblGrid>
      <w:tr w:rsidR="004939A5" w14:paraId="43EE419B" w14:textId="77777777" w:rsidTr="005E3C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bottom w:val="single" w:sz="4" w:space="0" w:color="BFBFBF" w:themeColor="background1" w:themeShade="BF"/>
            </w:tcBorders>
          </w:tcPr>
          <w:p w14:paraId="41E1FF66" w14:textId="4617CFEA" w:rsidR="004939A5" w:rsidRDefault="00CC433A" w:rsidP="008A5E07">
            <w:pPr>
              <w:spacing w:line="360" w:lineRule="auto"/>
              <w:rPr>
                <w:rFonts w:ascii="Times New Roman" w:hAnsi="Times New Roman" w:cs="Times New Roman"/>
              </w:rPr>
            </w:pPr>
            <w:r>
              <w:rPr>
                <w:rFonts w:ascii="Times New Roman" w:hAnsi="Times New Roman" w:cs="Times New Roman"/>
              </w:rPr>
              <w:t xml:space="preserve">Average </w:t>
            </w:r>
            <w:r w:rsidRPr="00C74D44">
              <w:rPr>
                <w:rFonts w:ascii="Times New Roman" w:hAnsi="Times New Roman" w:cs="Times New Roman"/>
              </w:rPr>
              <w:t>ΔE00</w:t>
            </w:r>
          </w:p>
        </w:tc>
        <w:tc>
          <w:tcPr>
            <w:tcW w:w="1321" w:type="dxa"/>
            <w:tcBorders>
              <w:bottom w:val="single" w:sz="2" w:space="0" w:color="auto"/>
            </w:tcBorders>
          </w:tcPr>
          <w:p w14:paraId="160FC705" w14:textId="4D15178C" w:rsidR="004939A5" w:rsidRDefault="00CC433A" w:rsidP="008A5E0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White</w:t>
            </w:r>
          </w:p>
        </w:tc>
        <w:tc>
          <w:tcPr>
            <w:tcW w:w="1558" w:type="dxa"/>
            <w:tcBorders>
              <w:bottom w:val="single" w:sz="2" w:space="0" w:color="auto"/>
            </w:tcBorders>
          </w:tcPr>
          <w:p w14:paraId="7652D1EC" w14:textId="18A3BFD1" w:rsidR="004939A5" w:rsidRDefault="00CC433A" w:rsidP="008A5E0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Red</w:t>
            </w:r>
          </w:p>
        </w:tc>
        <w:tc>
          <w:tcPr>
            <w:tcW w:w="1441" w:type="dxa"/>
            <w:tcBorders>
              <w:bottom w:val="single" w:sz="2" w:space="0" w:color="auto"/>
            </w:tcBorders>
          </w:tcPr>
          <w:p w14:paraId="624C3308" w14:textId="6C3C5C56" w:rsidR="004939A5" w:rsidRDefault="00CC433A" w:rsidP="008A5E0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Green</w:t>
            </w:r>
          </w:p>
        </w:tc>
        <w:tc>
          <w:tcPr>
            <w:tcW w:w="1676" w:type="dxa"/>
            <w:tcBorders>
              <w:bottom w:val="single" w:sz="2" w:space="0" w:color="auto"/>
            </w:tcBorders>
          </w:tcPr>
          <w:p w14:paraId="204EB41E" w14:textId="0F079544" w:rsidR="004939A5" w:rsidRDefault="00CC433A" w:rsidP="008A5E0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Blue</w:t>
            </w:r>
          </w:p>
        </w:tc>
        <w:tc>
          <w:tcPr>
            <w:tcW w:w="1559" w:type="dxa"/>
            <w:tcBorders>
              <w:bottom w:val="single" w:sz="2" w:space="0" w:color="auto"/>
            </w:tcBorders>
          </w:tcPr>
          <w:p w14:paraId="0660A032" w14:textId="6CAE7766" w:rsidR="004939A5" w:rsidRDefault="00CC433A" w:rsidP="008A5E0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Yellow</w:t>
            </w:r>
          </w:p>
        </w:tc>
      </w:tr>
      <w:tr w:rsidR="004939A5" w14:paraId="4E93EE50" w14:textId="77777777" w:rsidTr="005E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right w:val="single" w:sz="2" w:space="0" w:color="auto"/>
            </w:tcBorders>
          </w:tcPr>
          <w:p w14:paraId="2657ADED" w14:textId="24AA625E" w:rsidR="004939A5" w:rsidRDefault="00836400" w:rsidP="008A5E07">
            <w:pPr>
              <w:spacing w:line="360" w:lineRule="auto"/>
              <w:rPr>
                <w:rFonts w:ascii="Times New Roman" w:hAnsi="Times New Roman" w:cs="Times New Roman"/>
              </w:rPr>
            </w:pPr>
            <w:r>
              <w:rPr>
                <w:rFonts w:ascii="Times New Roman" w:hAnsi="Times New Roman" w:cs="Times New Roman"/>
              </w:rPr>
              <w:t>Before</w:t>
            </w:r>
          </w:p>
        </w:tc>
        <w:tc>
          <w:tcPr>
            <w:tcW w:w="1321" w:type="dxa"/>
            <w:tcBorders>
              <w:top w:val="single" w:sz="2" w:space="0" w:color="auto"/>
              <w:left w:val="single" w:sz="2" w:space="0" w:color="auto"/>
            </w:tcBorders>
          </w:tcPr>
          <w:p w14:paraId="0CB8360A" w14:textId="211BEA7A" w:rsidR="004939A5" w:rsidRDefault="005E3C69" w:rsidP="008A5E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1.24</w:t>
            </w:r>
          </w:p>
        </w:tc>
        <w:tc>
          <w:tcPr>
            <w:tcW w:w="1558" w:type="dxa"/>
            <w:tcBorders>
              <w:top w:val="single" w:sz="2" w:space="0" w:color="auto"/>
            </w:tcBorders>
          </w:tcPr>
          <w:p w14:paraId="11FDE86A" w14:textId="70FED3E2" w:rsidR="004939A5" w:rsidRDefault="005E3C69" w:rsidP="008A5E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1.22</w:t>
            </w:r>
          </w:p>
        </w:tc>
        <w:tc>
          <w:tcPr>
            <w:tcW w:w="1441" w:type="dxa"/>
            <w:tcBorders>
              <w:top w:val="single" w:sz="2" w:space="0" w:color="auto"/>
            </w:tcBorders>
          </w:tcPr>
          <w:p w14:paraId="54C9E89F" w14:textId="1DADB88F" w:rsidR="004939A5" w:rsidRDefault="005E3C69" w:rsidP="008A5E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1.45</w:t>
            </w:r>
          </w:p>
        </w:tc>
        <w:tc>
          <w:tcPr>
            <w:tcW w:w="1676" w:type="dxa"/>
            <w:tcBorders>
              <w:top w:val="single" w:sz="2" w:space="0" w:color="auto"/>
            </w:tcBorders>
          </w:tcPr>
          <w:p w14:paraId="60EE0BDA" w14:textId="0E85C604" w:rsidR="004939A5" w:rsidRDefault="005E3C69" w:rsidP="008A5E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1.28</w:t>
            </w:r>
          </w:p>
        </w:tc>
        <w:tc>
          <w:tcPr>
            <w:tcW w:w="1559" w:type="dxa"/>
            <w:tcBorders>
              <w:top w:val="single" w:sz="2" w:space="0" w:color="auto"/>
            </w:tcBorders>
          </w:tcPr>
          <w:p w14:paraId="2749A036" w14:textId="01B5CEF9" w:rsidR="004939A5" w:rsidRDefault="005E3C69" w:rsidP="008A5E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1.68</w:t>
            </w:r>
          </w:p>
        </w:tc>
      </w:tr>
      <w:tr w:rsidR="004939A5" w14:paraId="7140EA11" w14:textId="77777777" w:rsidTr="005E3C69">
        <w:tc>
          <w:tcPr>
            <w:cnfStyle w:val="001000000000" w:firstRow="0" w:lastRow="0" w:firstColumn="1" w:lastColumn="0" w:oddVBand="0" w:evenVBand="0" w:oddHBand="0" w:evenHBand="0" w:firstRowFirstColumn="0" w:firstRowLastColumn="0" w:lastRowFirstColumn="0" w:lastRowLastColumn="0"/>
            <w:tcW w:w="1795" w:type="dxa"/>
            <w:tcBorders>
              <w:right w:val="single" w:sz="2" w:space="0" w:color="auto"/>
            </w:tcBorders>
          </w:tcPr>
          <w:p w14:paraId="1C2A63D5" w14:textId="6C427EB5" w:rsidR="004939A5" w:rsidRDefault="00836400" w:rsidP="008A5E07">
            <w:pPr>
              <w:spacing w:line="360" w:lineRule="auto"/>
              <w:rPr>
                <w:rFonts w:ascii="Times New Roman" w:hAnsi="Times New Roman" w:cs="Times New Roman"/>
              </w:rPr>
            </w:pPr>
            <w:r>
              <w:rPr>
                <w:rFonts w:ascii="Times New Roman" w:hAnsi="Times New Roman" w:cs="Times New Roman"/>
              </w:rPr>
              <w:t>Optimized</w:t>
            </w:r>
          </w:p>
        </w:tc>
        <w:tc>
          <w:tcPr>
            <w:tcW w:w="1321" w:type="dxa"/>
            <w:tcBorders>
              <w:left w:val="single" w:sz="2" w:space="0" w:color="auto"/>
            </w:tcBorders>
          </w:tcPr>
          <w:p w14:paraId="2144A405" w14:textId="6909F0B8" w:rsidR="004939A5" w:rsidRDefault="005E3C69" w:rsidP="008A5E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0.80</w:t>
            </w:r>
          </w:p>
        </w:tc>
        <w:tc>
          <w:tcPr>
            <w:tcW w:w="1558" w:type="dxa"/>
          </w:tcPr>
          <w:p w14:paraId="61550BC9" w14:textId="265BB11F" w:rsidR="004939A5" w:rsidRDefault="0031320E" w:rsidP="008A5E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0.85</w:t>
            </w:r>
          </w:p>
        </w:tc>
        <w:tc>
          <w:tcPr>
            <w:tcW w:w="1441" w:type="dxa"/>
          </w:tcPr>
          <w:p w14:paraId="16B21229" w14:textId="782223FD" w:rsidR="004939A5" w:rsidRDefault="0031320E" w:rsidP="008A5E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0.89</w:t>
            </w:r>
          </w:p>
        </w:tc>
        <w:tc>
          <w:tcPr>
            <w:tcW w:w="1676" w:type="dxa"/>
          </w:tcPr>
          <w:p w14:paraId="486F7733" w14:textId="631A881B" w:rsidR="004939A5" w:rsidRDefault="0031320E" w:rsidP="008A5E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0.75</w:t>
            </w:r>
          </w:p>
        </w:tc>
        <w:tc>
          <w:tcPr>
            <w:tcW w:w="1559" w:type="dxa"/>
          </w:tcPr>
          <w:p w14:paraId="773CC43A" w14:textId="2AA29E18" w:rsidR="004939A5" w:rsidRDefault="0031320E" w:rsidP="008A5E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1.02</w:t>
            </w:r>
          </w:p>
        </w:tc>
      </w:tr>
    </w:tbl>
    <w:p w14:paraId="639D8FBA" w14:textId="5770E4F2" w:rsidR="00DD7742" w:rsidRPr="00AC4AAB" w:rsidRDefault="00673A6E" w:rsidP="0073533C">
      <w:pPr>
        <w:pStyle w:val="FigureCap"/>
        <w:rPr>
          <w:iCs/>
        </w:rPr>
      </w:pPr>
      <w:bookmarkStart w:id="77" w:name="_Toc195958033"/>
      <w:r w:rsidRPr="00AC4AAB">
        <w:rPr>
          <w:b/>
        </w:rPr>
        <w:t xml:space="preserve">Table </w:t>
      </w:r>
      <w:r w:rsidRPr="00AC4AAB">
        <w:rPr>
          <w:b/>
          <w:iCs/>
        </w:rPr>
        <w:fldChar w:fldCharType="begin"/>
      </w:r>
      <w:r w:rsidRPr="00AC4AAB">
        <w:rPr>
          <w:b/>
        </w:rPr>
        <w:instrText xml:space="preserve"> SEQ Table \* ARABIC </w:instrText>
      </w:r>
      <w:r w:rsidRPr="00AC4AAB">
        <w:rPr>
          <w:b/>
          <w:iCs/>
        </w:rPr>
        <w:fldChar w:fldCharType="separate"/>
      </w:r>
      <w:r w:rsidRPr="00AC4AAB">
        <w:rPr>
          <w:b/>
          <w:noProof/>
        </w:rPr>
        <w:t>2</w:t>
      </w:r>
      <w:r w:rsidRPr="00AC4AAB">
        <w:rPr>
          <w:b/>
          <w:iCs/>
        </w:rPr>
        <w:fldChar w:fldCharType="end"/>
      </w:r>
      <w:r w:rsidR="00967243" w:rsidRPr="00AC4AAB">
        <w:t xml:space="preserve">. </w:t>
      </w:r>
      <w:r w:rsidR="0029458E" w:rsidRPr="00AC4AAB">
        <w:t>Average ΔE00 values for the verification colors for each of the illuminants before and after model optimization.</w:t>
      </w:r>
      <w:bookmarkEnd w:id="77"/>
      <w:r w:rsidR="0029458E" w:rsidRPr="00AC4AAB">
        <w:t xml:space="preserve"> </w:t>
      </w:r>
    </w:p>
    <w:p w14:paraId="043DFDE3" w14:textId="1506762B" w:rsidR="005B67FF" w:rsidRDefault="003B08AF" w:rsidP="00AC4AAB">
      <w:pPr>
        <w:spacing w:line="480" w:lineRule="auto"/>
        <w:rPr>
          <w:rFonts w:ascii="Times New Roman" w:hAnsi="Times New Roman" w:cs="Times New Roman"/>
        </w:rPr>
      </w:pPr>
      <w:r w:rsidRPr="661F486B">
        <w:rPr>
          <w:rFonts w:ascii="Times New Roman" w:hAnsi="Times New Roman" w:cs="Times New Roman"/>
        </w:rPr>
        <w:t xml:space="preserve">In the case of </w:t>
      </w:r>
      <w:r w:rsidR="00DB2F55">
        <w:rPr>
          <w:rFonts w:ascii="Times New Roman" w:hAnsi="Times New Roman" w:cs="Times New Roman"/>
        </w:rPr>
        <w:t>backward</w:t>
      </w:r>
      <w:r w:rsidRPr="661F486B">
        <w:rPr>
          <w:rFonts w:ascii="Times New Roman" w:hAnsi="Times New Roman" w:cs="Times New Roman"/>
        </w:rPr>
        <w:t xml:space="preserve"> model validation using the CIELAB grids, the models exhibited higher errors (Figure </w:t>
      </w:r>
      <w:r w:rsidR="00E64B3E">
        <w:rPr>
          <w:rFonts w:ascii="Times New Roman" w:hAnsi="Times New Roman" w:cs="Times New Roman"/>
        </w:rPr>
        <w:t>15</w:t>
      </w:r>
      <w:r w:rsidRPr="661F486B">
        <w:rPr>
          <w:rFonts w:ascii="Times New Roman" w:hAnsi="Times New Roman" w:cs="Times New Roman"/>
        </w:rPr>
        <w:t xml:space="preserve">). This could be due to the </w:t>
      </w:r>
      <w:commentRangeStart w:id="78"/>
      <w:commentRangeStart w:id="79"/>
      <w:r w:rsidRPr="661F486B">
        <w:rPr>
          <w:rFonts w:ascii="Times New Roman" w:hAnsi="Times New Roman" w:cs="Times New Roman"/>
        </w:rPr>
        <w:t>additional computation required to convert the aim CIELAB values to XYZ, which was not explicitly accounted for in the original model</w:t>
      </w:r>
      <w:commentRangeEnd w:id="78"/>
      <w:r w:rsidR="00CB6A24">
        <w:rPr>
          <w:rStyle w:val="CommentReference"/>
        </w:rPr>
        <w:commentReference w:id="78"/>
      </w:r>
      <w:commentRangeEnd w:id="79"/>
      <w:r w:rsidR="00CB6A24">
        <w:rPr>
          <w:rStyle w:val="CommentReference"/>
        </w:rPr>
        <w:commentReference w:id="79"/>
      </w:r>
      <w:r w:rsidRPr="661F486B">
        <w:rPr>
          <w:rFonts w:ascii="Times New Roman" w:hAnsi="Times New Roman" w:cs="Times New Roman"/>
        </w:rPr>
        <w:t xml:space="preserve">. </w:t>
      </w:r>
      <w:r w:rsidR="00D54769">
        <w:rPr>
          <w:rFonts w:ascii="Times New Roman" w:hAnsi="Times New Roman" w:cs="Times New Roman"/>
        </w:rPr>
        <w:t xml:space="preserve">Also, the </w:t>
      </w:r>
      <w:r w:rsidR="00D54769">
        <w:rPr>
          <w:rFonts w:ascii="Times New Roman" w:hAnsi="Times New Roman" w:cs="Times New Roman"/>
        </w:rPr>
        <w:lastRenderedPageBreak/>
        <w:t xml:space="preserve">quantization </w:t>
      </w:r>
      <w:proofErr w:type="gramStart"/>
      <w:r w:rsidR="00D54769">
        <w:rPr>
          <w:rFonts w:ascii="Times New Roman" w:hAnsi="Times New Roman" w:cs="Times New Roman"/>
        </w:rPr>
        <w:t>in</w:t>
      </w:r>
      <w:proofErr w:type="gramEnd"/>
      <w:r w:rsidR="00D54769">
        <w:rPr>
          <w:rFonts w:ascii="Times New Roman" w:hAnsi="Times New Roman" w:cs="Times New Roman"/>
        </w:rPr>
        <w:t xml:space="preserve"> 8-bit linear RGB space has limitations on how closely these colors can be reproduced. </w:t>
      </w:r>
      <w:r w:rsidRPr="661F486B">
        <w:rPr>
          <w:rFonts w:ascii="Times New Roman" w:hAnsi="Times New Roman" w:cs="Times New Roman"/>
        </w:rPr>
        <w:t>Another possible factor is the use of near-neutral colors, as the human visual system is more sensitive to small color differences in low</w:t>
      </w:r>
      <w:r w:rsidR="00AD570D" w:rsidRPr="661F486B">
        <w:rPr>
          <w:rFonts w:ascii="Times New Roman" w:hAnsi="Times New Roman" w:cs="Times New Roman"/>
        </w:rPr>
        <w:t xml:space="preserve"> </w:t>
      </w:r>
      <w:r w:rsidRPr="661F486B">
        <w:rPr>
          <w:rFonts w:ascii="Times New Roman" w:hAnsi="Times New Roman" w:cs="Times New Roman"/>
        </w:rPr>
        <w:t>chroma regions compared to highly chromatic colors</w:t>
      </w:r>
      <w:r w:rsidR="00C0440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"/>
          <w:id w:val="415359663"/>
          <w:placeholder>
            <w:docPart w:val="DefaultPlaceholder_-1854013440"/>
          </w:placeholder>
        </w:sdtPr>
        <w:sdtContent>
          <w:r w:rsidR="00617901" w:rsidRPr="00617901">
            <w:rPr>
              <w:rFonts w:ascii="Times New Roman" w:hAnsi="Times New Roman" w:cs="Times New Roman"/>
              <w:color w:val="000000"/>
            </w:rPr>
            <w:t>(</w:t>
          </w:r>
          <w:proofErr w:type="spellStart"/>
          <w:r w:rsidR="00617901" w:rsidRPr="00617901">
            <w:rPr>
              <w:rFonts w:ascii="Times New Roman" w:hAnsi="Times New Roman" w:cs="Times New Roman"/>
              <w:color w:val="000000"/>
            </w:rPr>
            <w:t>MacAdam</w:t>
          </w:r>
          <w:proofErr w:type="spellEnd"/>
          <w:r w:rsidR="00617901" w:rsidRPr="00617901">
            <w:rPr>
              <w:rFonts w:ascii="Times New Roman" w:hAnsi="Times New Roman" w:cs="Times New Roman"/>
              <w:color w:val="000000"/>
            </w:rPr>
            <w:t>, 1942)</w:t>
          </w:r>
        </w:sdtContent>
      </w:sdt>
      <w:r w:rsidR="00C04409">
        <w:rPr>
          <w:rFonts w:ascii="Times New Roman" w:hAnsi="Times New Roman" w:cs="Times New Roman"/>
          <w:color w:val="000000"/>
        </w:rPr>
        <w:t>.</w:t>
      </w:r>
      <w:r w:rsidRPr="661F486B">
        <w:rPr>
          <w:rFonts w:ascii="Times New Roman" w:hAnsi="Times New Roman" w:cs="Times New Roman"/>
        </w:rPr>
        <w:t xml:space="preserve"> However, this was not a major concern since we primarily used the </w:t>
      </w:r>
      <w:r w:rsidR="00D22D20">
        <w:rPr>
          <w:rFonts w:ascii="Times New Roman" w:hAnsi="Times New Roman" w:cs="Times New Roman"/>
        </w:rPr>
        <w:t>forward</w:t>
      </w:r>
      <w:r w:rsidRPr="661F486B">
        <w:rPr>
          <w:rFonts w:ascii="Times New Roman" w:hAnsi="Times New Roman" w:cs="Times New Roman"/>
        </w:rPr>
        <w:t xml:space="preserve"> model to predict XYZ data from participant-selected RGB values in the experiment.</w:t>
      </w:r>
      <w:r w:rsidR="000A5709">
        <w:rPr>
          <w:rFonts w:ascii="Times New Roman" w:hAnsi="Times New Roman" w:cs="Times New Roman"/>
        </w:rPr>
        <w:t xml:space="preserve"> </w:t>
      </w:r>
      <w:r w:rsidR="00770FDB">
        <w:rPr>
          <w:rFonts w:ascii="Times New Roman" w:hAnsi="Times New Roman" w:cs="Times New Roman"/>
        </w:rPr>
        <w:t xml:space="preserve">From Table X we can see that </w:t>
      </w:r>
      <w:r w:rsidR="000A5709">
        <w:rPr>
          <w:rFonts w:ascii="Times New Roman" w:hAnsi="Times New Roman" w:cs="Times New Roman"/>
        </w:rPr>
        <w:t xml:space="preserve">the average </w:t>
      </w:r>
      <w:r w:rsidR="000A5709" w:rsidRPr="661F486B">
        <w:rPr>
          <w:rFonts w:ascii="Times New Roman" w:hAnsi="Times New Roman" w:cs="Times New Roman"/>
        </w:rPr>
        <w:t>ΔE00</w:t>
      </w:r>
      <w:r w:rsidR="000A5709">
        <w:rPr>
          <w:rFonts w:ascii="Times New Roman" w:hAnsi="Times New Roman" w:cs="Times New Roman"/>
        </w:rPr>
        <w:t xml:space="preserve"> for the optimized </w:t>
      </w:r>
      <w:r w:rsidR="002B1011">
        <w:rPr>
          <w:rFonts w:ascii="Times New Roman" w:hAnsi="Times New Roman" w:cs="Times New Roman"/>
        </w:rPr>
        <w:t>forward</w:t>
      </w:r>
      <w:r w:rsidR="000A5709">
        <w:rPr>
          <w:rFonts w:ascii="Times New Roman" w:hAnsi="Times New Roman" w:cs="Times New Roman"/>
        </w:rPr>
        <w:t xml:space="preserve"> model predicted XYZs and measured XYZs was at or below 1 under all the illuminants</w:t>
      </w:r>
      <w:r w:rsidR="00374C5E">
        <w:rPr>
          <w:rFonts w:ascii="Times New Roman" w:hAnsi="Times New Roman" w:cs="Times New Roman"/>
        </w:rPr>
        <w:t>, which included 99 near-achromatic colors</w:t>
      </w:r>
      <w:r w:rsidR="000A5709">
        <w:rPr>
          <w:rFonts w:ascii="Times New Roman" w:hAnsi="Times New Roman" w:cs="Times New Roman"/>
        </w:rPr>
        <w:t>.</w:t>
      </w:r>
      <w:r w:rsidRPr="661F486B">
        <w:rPr>
          <w:rFonts w:ascii="Times New Roman" w:hAnsi="Times New Roman" w:cs="Times New Roman"/>
        </w:rPr>
        <w:t xml:space="preserve"> Even if the CIELAB grids were not perfectly centered, they still covered a sufficient chromaticity range, allowing participants to adjust colors freely without feeling constrained by the grid edges. </w:t>
      </w:r>
      <w:r w:rsidR="00B60F87" w:rsidRPr="661F486B">
        <w:rPr>
          <w:rFonts w:ascii="Times New Roman" w:hAnsi="Times New Roman" w:cs="Times New Roman"/>
        </w:rPr>
        <w:t xml:space="preserve">Table </w:t>
      </w:r>
      <w:r w:rsidR="002C424E">
        <w:rPr>
          <w:rFonts w:ascii="Times New Roman" w:hAnsi="Times New Roman" w:cs="Times New Roman"/>
        </w:rPr>
        <w:t>3</w:t>
      </w:r>
      <w:r w:rsidR="00B60F87" w:rsidRPr="661F486B">
        <w:rPr>
          <w:rFonts w:ascii="Times New Roman" w:hAnsi="Times New Roman" w:cs="Times New Roman"/>
        </w:rPr>
        <w:t xml:space="preserve"> shows the mean, minimum, and maximum ΔE00 for the rest of the illuminants</w:t>
      </w:r>
      <w:r w:rsidR="00E93D51" w:rsidRPr="661F486B">
        <w:rPr>
          <w:rFonts w:ascii="Times New Roman" w:hAnsi="Times New Roman" w:cs="Times New Roman"/>
        </w:rPr>
        <w:t xml:space="preserve"> for the </w:t>
      </w:r>
      <w:r w:rsidR="002B1011">
        <w:rPr>
          <w:rFonts w:ascii="Times New Roman" w:hAnsi="Times New Roman" w:cs="Times New Roman"/>
        </w:rPr>
        <w:t>backward</w:t>
      </w:r>
      <w:r w:rsidR="00E93D51" w:rsidRPr="661F486B">
        <w:rPr>
          <w:rFonts w:ascii="Times New Roman" w:hAnsi="Times New Roman" w:cs="Times New Roman"/>
        </w:rPr>
        <w:t xml:space="preserve"> model verification.</w:t>
      </w:r>
    </w:p>
    <w:p w14:paraId="1B89176A" w14:textId="77777777" w:rsidR="00004586" w:rsidRDefault="00632212" w:rsidP="00004586">
      <w:pPr>
        <w:pStyle w:val="Caption"/>
        <w:spacing w:line="480" w:lineRule="auto"/>
        <w:jc w:val="center"/>
        <w:rPr>
          <w:rFonts w:ascii="Times New Roman" w:hAnsi="Times New Roman" w:cs="Times New Roman"/>
          <w:b/>
          <w:bCs/>
          <w:i w:val="0"/>
          <w:iCs w:val="0"/>
          <w:color w:val="auto"/>
          <w:sz w:val="24"/>
          <w:szCs w:val="24"/>
        </w:rPr>
      </w:pPr>
      <w:bookmarkStart w:id="80" w:name="_Toc195957235"/>
      <w:bookmarkStart w:id="81" w:name="_Toc195957461"/>
      <w:r>
        <w:rPr>
          <w:rFonts w:ascii="Times New Roman" w:hAnsi="Times New Roman" w:cs="Times New Roman"/>
          <w:noProof/>
        </w:rPr>
        <w:drawing>
          <wp:inline distT="0" distB="0" distL="0" distR="0" wp14:anchorId="0149916D" wp14:editId="58A947C0">
            <wp:extent cx="5058095" cy="2368550"/>
            <wp:effectExtent l="0" t="0" r="9525" b="0"/>
            <wp:docPr id="216354213" name="Picture 10"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54213" name="Picture 10" descr="A graph of a line&#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78912" cy="2378298"/>
                    </a:xfrm>
                    <a:prstGeom prst="rect">
                      <a:avLst/>
                    </a:prstGeom>
                  </pic:spPr>
                </pic:pic>
              </a:graphicData>
            </a:graphic>
          </wp:inline>
        </w:drawing>
      </w:r>
    </w:p>
    <w:p w14:paraId="2DDB7474" w14:textId="4A4A32BB" w:rsidR="005B67FF" w:rsidRDefault="007A18EA" w:rsidP="0073533C">
      <w:pPr>
        <w:pStyle w:val="FigureCap"/>
        <w:rPr>
          <w:iCs/>
        </w:rPr>
      </w:pPr>
      <w:r w:rsidRPr="002C424E">
        <w:rPr>
          <w:b/>
        </w:rPr>
        <w:t xml:space="preserve">Figure </w:t>
      </w:r>
      <w:r w:rsidRPr="002C424E">
        <w:rPr>
          <w:b/>
          <w:iCs/>
        </w:rPr>
        <w:fldChar w:fldCharType="begin"/>
      </w:r>
      <w:r w:rsidRPr="002C424E">
        <w:rPr>
          <w:b/>
        </w:rPr>
        <w:instrText xml:space="preserve"> SEQ Figure \* ARABIC </w:instrText>
      </w:r>
      <w:r w:rsidRPr="002C424E">
        <w:rPr>
          <w:b/>
          <w:iCs/>
        </w:rPr>
        <w:fldChar w:fldCharType="separate"/>
      </w:r>
      <w:r w:rsidR="0094376D" w:rsidRPr="002C424E">
        <w:rPr>
          <w:b/>
          <w:noProof/>
        </w:rPr>
        <w:t>15</w:t>
      </w:r>
      <w:r w:rsidRPr="002C424E">
        <w:rPr>
          <w:b/>
          <w:iCs/>
        </w:rPr>
        <w:fldChar w:fldCharType="end"/>
      </w:r>
      <w:r w:rsidR="00E93D51" w:rsidRPr="002C424E">
        <w:rPr>
          <w:b/>
        </w:rPr>
        <w:t>.</w:t>
      </w:r>
      <w:r w:rsidR="00E93D51" w:rsidRPr="002C424E">
        <w:t xml:space="preserve"> </w:t>
      </w:r>
      <w:r w:rsidR="00C719A2" w:rsidRPr="002C424E">
        <w:t xml:space="preserve">VR mode </w:t>
      </w:r>
      <w:r w:rsidR="00C921CC" w:rsidRPr="002C424E">
        <w:t>ΔE00 color differences for the 30 randomly selected points in the CIELAB grids for the white illuminant.</w:t>
      </w:r>
      <w:bookmarkEnd w:id="80"/>
      <w:bookmarkEnd w:id="81"/>
    </w:p>
    <w:p w14:paraId="166E09BA" w14:textId="77777777" w:rsidR="00004586" w:rsidRDefault="00004586" w:rsidP="00004586"/>
    <w:p w14:paraId="20789170" w14:textId="77777777" w:rsidR="00004586" w:rsidRDefault="00004586" w:rsidP="00004586"/>
    <w:p w14:paraId="12C426B3" w14:textId="77777777" w:rsidR="00004586" w:rsidRPr="00004586" w:rsidRDefault="00004586" w:rsidP="00004586"/>
    <w:tbl>
      <w:tblPr>
        <w:tblStyle w:val="PlainTable1"/>
        <w:tblW w:w="0" w:type="auto"/>
        <w:tblLook w:val="04A0" w:firstRow="1" w:lastRow="0" w:firstColumn="1" w:lastColumn="0" w:noHBand="0" w:noVBand="1"/>
      </w:tblPr>
      <w:tblGrid>
        <w:gridCol w:w="1795"/>
        <w:gridCol w:w="1321"/>
        <w:gridCol w:w="1558"/>
        <w:gridCol w:w="1441"/>
        <w:gridCol w:w="1676"/>
        <w:gridCol w:w="1559"/>
      </w:tblGrid>
      <w:tr w:rsidR="005B62C6" w14:paraId="08720844" w14:textId="77777777" w:rsidTr="004A3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bottom w:val="single" w:sz="4" w:space="0" w:color="BFBFBF" w:themeColor="background1" w:themeShade="BF"/>
            </w:tcBorders>
          </w:tcPr>
          <w:p w14:paraId="42259A6E" w14:textId="363D9B6F" w:rsidR="005B62C6" w:rsidRPr="00372E35" w:rsidRDefault="00372E35" w:rsidP="004A3339">
            <w:pPr>
              <w:spacing w:line="360" w:lineRule="auto"/>
              <w:rPr>
                <w:rFonts w:ascii="Times New Roman" w:hAnsi="Times New Roman" w:cs="Times New Roman"/>
                <w:b w:val="0"/>
                <w:bCs w:val="0"/>
              </w:rPr>
            </w:pPr>
            <w:r>
              <w:rPr>
                <w:rFonts w:ascii="Times New Roman" w:hAnsi="Times New Roman" w:cs="Times New Roman"/>
              </w:rPr>
              <w:lastRenderedPageBreak/>
              <w:t xml:space="preserve">[VR] </w:t>
            </w:r>
            <w:r w:rsidR="00C12D8D">
              <w:rPr>
                <w:rFonts w:ascii="Times New Roman" w:hAnsi="Times New Roman" w:cs="Times New Roman"/>
              </w:rPr>
              <w:t xml:space="preserve">CIELAB Grid </w:t>
            </w:r>
            <w:r w:rsidR="005B62C6" w:rsidRPr="00C74D44">
              <w:rPr>
                <w:rFonts w:ascii="Times New Roman" w:hAnsi="Times New Roman" w:cs="Times New Roman"/>
              </w:rPr>
              <w:t>ΔE00</w:t>
            </w:r>
          </w:p>
        </w:tc>
        <w:tc>
          <w:tcPr>
            <w:tcW w:w="1321" w:type="dxa"/>
            <w:tcBorders>
              <w:bottom w:val="single" w:sz="2" w:space="0" w:color="auto"/>
            </w:tcBorders>
          </w:tcPr>
          <w:p w14:paraId="37A249D3" w14:textId="77777777" w:rsidR="005B62C6" w:rsidRDefault="005B62C6" w:rsidP="004A333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White</w:t>
            </w:r>
          </w:p>
        </w:tc>
        <w:tc>
          <w:tcPr>
            <w:tcW w:w="1558" w:type="dxa"/>
            <w:tcBorders>
              <w:bottom w:val="single" w:sz="2" w:space="0" w:color="auto"/>
            </w:tcBorders>
          </w:tcPr>
          <w:p w14:paraId="67F6F1A7" w14:textId="77777777" w:rsidR="005B62C6" w:rsidRDefault="005B62C6" w:rsidP="004A333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Red</w:t>
            </w:r>
          </w:p>
        </w:tc>
        <w:tc>
          <w:tcPr>
            <w:tcW w:w="1441" w:type="dxa"/>
            <w:tcBorders>
              <w:bottom w:val="single" w:sz="2" w:space="0" w:color="auto"/>
            </w:tcBorders>
          </w:tcPr>
          <w:p w14:paraId="07A170E2" w14:textId="77777777" w:rsidR="005B62C6" w:rsidRDefault="005B62C6" w:rsidP="004A333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Green</w:t>
            </w:r>
          </w:p>
        </w:tc>
        <w:tc>
          <w:tcPr>
            <w:tcW w:w="1676" w:type="dxa"/>
            <w:tcBorders>
              <w:bottom w:val="single" w:sz="2" w:space="0" w:color="auto"/>
            </w:tcBorders>
          </w:tcPr>
          <w:p w14:paraId="57744014" w14:textId="77777777" w:rsidR="005B62C6" w:rsidRDefault="005B62C6" w:rsidP="004A333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Blue</w:t>
            </w:r>
          </w:p>
        </w:tc>
        <w:tc>
          <w:tcPr>
            <w:tcW w:w="1559" w:type="dxa"/>
            <w:tcBorders>
              <w:bottom w:val="single" w:sz="2" w:space="0" w:color="auto"/>
            </w:tcBorders>
          </w:tcPr>
          <w:p w14:paraId="21CB1F07" w14:textId="77777777" w:rsidR="005B62C6" w:rsidRDefault="005B62C6" w:rsidP="004A333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Yellow</w:t>
            </w:r>
          </w:p>
        </w:tc>
      </w:tr>
      <w:tr w:rsidR="005B62C6" w14:paraId="10024070" w14:textId="77777777" w:rsidTr="004A3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right w:val="single" w:sz="2" w:space="0" w:color="auto"/>
            </w:tcBorders>
          </w:tcPr>
          <w:p w14:paraId="19B3DF70" w14:textId="6CEAD636" w:rsidR="005B62C6" w:rsidRDefault="005B62C6" w:rsidP="004A3339">
            <w:pPr>
              <w:spacing w:line="360" w:lineRule="auto"/>
              <w:rPr>
                <w:rFonts w:ascii="Times New Roman" w:hAnsi="Times New Roman" w:cs="Times New Roman"/>
              </w:rPr>
            </w:pPr>
            <w:r>
              <w:rPr>
                <w:rFonts w:ascii="Times New Roman" w:hAnsi="Times New Roman" w:cs="Times New Roman"/>
              </w:rPr>
              <w:t>Minimum</w:t>
            </w:r>
          </w:p>
        </w:tc>
        <w:tc>
          <w:tcPr>
            <w:tcW w:w="1321" w:type="dxa"/>
            <w:tcBorders>
              <w:top w:val="single" w:sz="2" w:space="0" w:color="auto"/>
              <w:left w:val="single" w:sz="2" w:space="0" w:color="auto"/>
            </w:tcBorders>
          </w:tcPr>
          <w:p w14:paraId="248F9126" w14:textId="5E9954ED" w:rsidR="005B62C6" w:rsidRDefault="006200D7" w:rsidP="004A333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3.27</w:t>
            </w:r>
          </w:p>
        </w:tc>
        <w:tc>
          <w:tcPr>
            <w:tcW w:w="1558" w:type="dxa"/>
            <w:tcBorders>
              <w:top w:val="single" w:sz="2" w:space="0" w:color="auto"/>
            </w:tcBorders>
          </w:tcPr>
          <w:p w14:paraId="32C020E4" w14:textId="041CB1C7" w:rsidR="005B62C6" w:rsidRDefault="001F071B" w:rsidP="004A333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2.19</w:t>
            </w:r>
          </w:p>
        </w:tc>
        <w:tc>
          <w:tcPr>
            <w:tcW w:w="1441" w:type="dxa"/>
            <w:tcBorders>
              <w:top w:val="single" w:sz="2" w:space="0" w:color="auto"/>
            </w:tcBorders>
          </w:tcPr>
          <w:p w14:paraId="0FBAAC9D" w14:textId="5D1C01E5" w:rsidR="005B62C6" w:rsidRDefault="001F071B" w:rsidP="004A333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2.54</w:t>
            </w:r>
          </w:p>
        </w:tc>
        <w:tc>
          <w:tcPr>
            <w:tcW w:w="1676" w:type="dxa"/>
            <w:tcBorders>
              <w:top w:val="single" w:sz="2" w:space="0" w:color="auto"/>
            </w:tcBorders>
          </w:tcPr>
          <w:p w14:paraId="077CB817" w14:textId="56DEA2A3" w:rsidR="005B62C6" w:rsidRDefault="001F071B" w:rsidP="004A333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1.66</w:t>
            </w:r>
          </w:p>
        </w:tc>
        <w:tc>
          <w:tcPr>
            <w:tcW w:w="1559" w:type="dxa"/>
            <w:tcBorders>
              <w:top w:val="single" w:sz="2" w:space="0" w:color="auto"/>
            </w:tcBorders>
          </w:tcPr>
          <w:p w14:paraId="56AEEE8B" w14:textId="01C63276" w:rsidR="005B62C6" w:rsidRDefault="001F071B" w:rsidP="004A333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2.52</w:t>
            </w:r>
          </w:p>
        </w:tc>
      </w:tr>
      <w:tr w:rsidR="005B62C6" w14:paraId="384A00A0" w14:textId="77777777" w:rsidTr="004A3339">
        <w:tc>
          <w:tcPr>
            <w:cnfStyle w:val="001000000000" w:firstRow="0" w:lastRow="0" w:firstColumn="1" w:lastColumn="0" w:oddVBand="0" w:evenVBand="0" w:oddHBand="0" w:evenHBand="0" w:firstRowFirstColumn="0" w:firstRowLastColumn="0" w:lastRowFirstColumn="0" w:lastRowLastColumn="0"/>
            <w:tcW w:w="1795" w:type="dxa"/>
            <w:tcBorders>
              <w:right w:val="single" w:sz="2" w:space="0" w:color="auto"/>
            </w:tcBorders>
          </w:tcPr>
          <w:p w14:paraId="416EB86B" w14:textId="00285181" w:rsidR="005B62C6" w:rsidRDefault="005B62C6" w:rsidP="004A3339">
            <w:pPr>
              <w:spacing w:line="360" w:lineRule="auto"/>
              <w:rPr>
                <w:rFonts w:ascii="Times New Roman" w:hAnsi="Times New Roman" w:cs="Times New Roman"/>
              </w:rPr>
            </w:pPr>
            <w:r>
              <w:rPr>
                <w:rFonts w:ascii="Times New Roman" w:hAnsi="Times New Roman" w:cs="Times New Roman"/>
              </w:rPr>
              <w:t>Average</w:t>
            </w:r>
          </w:p>
        </w:tc>
        <w:tc>
          <w:tcPr>
            <w:tcW w:w="1321" w:type="dxa"/>
            <w:tcBorders>
              <w:left w:val="single" w:sz="2" w:space="0" w:color="auto"/>
            </w:tcBorders>
          </w:tcPr>
          <w:p w14:paraId="4FA5AF65" w14:textId="6951F9EC" w:rsidR="005B62C6" w:rsidRDefault="006200D7" w:rsidP="004A333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4.70</w:t>
            </w:r>
          </w:p>
        </w:tc>
        <w:tc>
          <w:tcPr>
            <w:tcW w:w="1558" w:type="dxa"/>
          </w:tcPr>
          <w:p w14:paraId="22469D52" w14:textId="22848E0D" w:rsidR="005B62C6" w:rsidRDefault="001F071B" w:rsidP="004A333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3.45</w:t>
            </w:r>
          </w:p>
        </w:tc>
        <w:tc>
          <w:tcPr>
            <w:tcW w:w="1441" w:type="dxa"/>
          </w:tcPr>
          <w:p w14:paraId="0A0E0E49" w14:textId="0D3F3E1D" w:rsidR="005B62C6" w:rsidRDefault="001F071B" w:rsidP="004A333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3.64</w:t>
            </w:r>
          </w:p>
        </w:tc>
        <w:tc>
          <w:tcPr>
            <w:tcW w:w="1676" w:type="dxa"/>
          </w:tcPr>
          <w:p w14:paraId="5846C289" w14:textId="41ACF443" w:rsidR="005B62C6" w:rsidRDefault="001F071B" w:rsidP="004A333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2.77</w:t>
            </w:r>
          </w:p>
        </w:tc>
        <w:tc>
          <w:tcPr>
            <w:tcW w:w="1559" w:type="dxa"/>
          </w:tcPr>
          <w:p w14:paraId="2DA1EE91" w14:textId="2C0EF30B" w:rsidR="005B62C6" w:rsidRDefault="001F071B" w:rsidP="004A333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4.08</w:t>
            </w:r>
          </w:p>
        </w:tc>
      </w:tr>
      <w:tr w:rsidR="005B62C6" w14:paraId="43FB4FE9" w14:textId="77777777" w:rsidTr="004A3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right w:val="single" w:sz="2" w:space="0" w:color="auto"/>
            </w:tcBorders>
          </w:tcPr>
          <w:p w14:paraId="1576173F" w14:textId="1B183AE3" w:rsidR="005B62C6" w:rsidRDefault="005B62C6" w:rsidP="004A3339">
            <w:pPr>
              <w:spacing w:line="360" w:lineRule="auto"/>
              <w:rPr>
                <w:rFonts w:ascii="Times New Roman" w:hAnsi="Times New Roman" w:cs="Times New Roman"/>
              </w:rPr>
            </w:pPr>
            <w:r>
              <w:rPr>
                <w:rFonts w:ascii="Times New Roman" w:hAnsi="Times New Roman" w:cs="Times New Roman"/>
              </w:rPr>
              <w:t>Maximum</w:t>
            </w:r>
          </w:p>
        </w:tc>
        <w:tc>
          <w:tcPr>
            <w:tcW w:w="1321" w:type="dxa"/>
            <w:tcBorders>
              <w:left w:val="single" w:sz="2" w:space="0" w:color="auto"/>
            </w:tcBorders>
          </w:tcPr>
          <w:p w14:paraId="6E667D30" w14:textId="49D857F2" w:rsidR="005B62C6" w:rsidRDefault="001F071B" w:rsidP="004A333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6.35</w:t>
            </w:r>
          </w:p>
        </w:tc>
        <w:tc>
          <w:tcPr>
            <w:tcW w:w="1558" w:type="dxa"/>
          </w:tcPr>
          <w:p w14:paraId="6CDD8834" w14:textId="46DA84BA" w:rsidR="005B62C6" w:rsidRDefault="001F071B" w:rsidP="004A333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4.80</w:t>
            </w:r>
          </w:p>
        </w:tc>
        <w:tc>
          <w:tcPr>
            <w:tcW w:w="1441" w:type="dxa"/>
          </w:tcPr>
          <w:p w14:paraId="09BF3725" w14:textId="62B9BF85" w:rsidR="005B62C6" w:rsidRDefault="001F071B" w:rsidP="004A333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5.30</w:t>
            </w:r>
          </w:p>
        </w:tc>
        <w:tc>
          <w:tcPr>
            <w:tcW w:w="1676" w:type="dxa"/>
          </w:tcPr>
          <w:p w14:paraId="07B32A7C" w14:textId="3590E57A" w:rsidR="005B62C6" w:rsidRDefault="001F071B" w:rsidP="004A333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3.96</w:t>
            </w:r>
          </w:p>
        </w:tc>
        <w:tc>
          <w:tcPr>
            <w:tcW w:w="1559" w:type="dxa"/>
          </w:tcPr>
          <w:p w14:paraId="7F7198AE" w14:textId="422E43F9" w:rsidR="005B62C6" w:rsidRDefault="001F071B" w:rsidP="004A333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6.54</w:t>
            </w:r>
          </w:p>
        </w:tc>
      </w:tr>
    </w:tbl>
    <w:p w14:paraId="7AEC956F" w14:textId="51DF4FCC" w:rsidR="00C12D8D" w:rsidRPr="002C424E" w:rsidRDefault="00673A6E" w:rsidP="0073533C">
      <w:pPr>
        <w:pStyle w:val="FigureCap"/>
        <w:rPr>
          <w:iCs/>
        </w:rPr>
      </w:pPr>
      <w:bookmarkStart w:id="82" w:name="_Toc195958034"/>
      <w:r w:rsidRPr="002C424E">
        <w:rPr>
          <w:b/>
        </w:rPr>
        <w:t xml:space="preserve">Table </w:t>
      </w:r>
      <w:r w:rsidRPr="002C424E">
        <w:rPr>
          <w:b/>
          <w:iCs/>
        </w:rPr>
        <w:fldChar w:fldCharType="begin"/>
      </w:r>
      <w:r w:rsidRPr="002C424E">
        <w:rPr>
          <w:b/>
        </w:rPr>
        <w:instrText xml:space="preserve"> SEQ Table \* ARABIC </w:instrText>
      </w:r>
      <w:r w:rsidRPr="002C424E">
        <w:rPr>
          <w:b/>
          <w:iCs/>
        </w:rPr>
        <w:fldChar w:fldCharType="separate"/>
      </w:r>
      <w:r w:rsidRPr="002C424E">
        <w:rPr>
          <w:b/>
          <w:noProof/>
        </w:rPr>
        <w:t>3</w:t>
      </w:r>
      <w:r w:rsidRPr="002C424E">
        <w:rPr>
          <w:b/>
          <w:iCs/>
        </w:rPr>
        <w:fldChar w:fldCharType="end"/>
      </w:r>
      <w:r w:rsidR="0011667B" w:rsidRPr="002C424E">
        <w:rPr>
          <w:b/>
        </w:rPr>
        <w:t>.</w:t>
      </w:r>
      <w:r w:rsidR="0011667B" w:rsidRPr="002C424E">
        <w:t xml:space="preserve"> Average, minimum, and maximum ΔE00 color difference for the randomly selected </w:t>
      </w:r>
      <w:r w:rsidR="000453B2" w:rsidRPr="002C424E">
        <w:t>points in the CIELAB grids for each illuminant.</w:t>
      </w:r>
      <w:bookmarkEnd w:id="82"/>
      <w:r w:rsidR="000453B2" w:rsidRPr="002C424E">
        <w:t xml:space="preserve"> </w:t>
      </w:r>
    </w:p>
    <w:p w14:paraId="2ECC34FB" w14:textId="73B2C687" w:rsidR="00B44C37" w:rsidRPr="00B44C37" w:rsidRDefault="008D4D43" w:rsidP="008518E0">
      <w:pPr>
        <w:pStyle w:val="Subsections"/>
      </w:pPr>
      <w:bookmarkStart w:id="83" w:name="_Toc195975239"/>
      <w:r>
        <w:t>4</w:t>
      </w:r>
      <w:r w:rsidR="00B44C37" w:rsidRPr="00B44C37">
        <w:t>.</w:t>
      </w:r>
      <w:r w:rsidR="008518E0">
        <w:t>3</w:t>
      </w:r>
      <w:r w:rsidR="00B44C37" w:rsidRPr="00B44C37">
        <w:t>.2 Flat</w:t>
      </w:r>
      <w:r w:rsidR="008518E0">
        <w:t>-</w:t>
      </w:r>
      <w:r w:rsidR="00B44C37" w:rsidRPr="00B44C37">
        <w:t>Panel Display</w:t>
      </w:r>
      <w:r w:rsidR="008518E0">
        <w:t xml:space="preserve"> Characterization</w:t>
      </w:r>
      <w:bookmarkEnd w:id="83"/>
    </w:p>
    <w:p w14:paraId="6DBCC643" w14:textId="13411D8F" w:rsidR="007E7FC8" w:rsidRPr="002C424E" w:rsidRDefault="00B6370C" w:rsidP="002C424E">
      <w:pPr>
        <w:spacing w:line="480" w:lineRule="auto"/>
        <w:rPr>
          <w:rFonts w:ascii="Times New Roman" w:hAnsi="Times New Roman" w:cs="Times New Roman"/>
        </w:rPr>
      </w:pPr>
      <w:r w:rsidRPr="002C424E">
        <w:rPr>
          <w:rFonts w:ascii="Times New Roman" w:hAnsi="Times New Roman" w:cs="Times New Roman"/>
        </w:rPr>
        <w:t xml:space="preserve">For the flat panel display, we followed the same methodology as in the previous section, but instead of the VR HMD, we displayed the scene on a Dell </w:t>
      </w:r>
      <w:proofErr w:type="spellStart"/>
      <w:r w:rsidRPr="002C424E">
        <w:rPr>
          <w:rFonts w:ascii="Times New Roman" w:hAnsi="Times New Roman" w:cs="Times New Roman"/>
        </w:rPr>
        <w:t>PremierColor</w:t>
      </w:r>
      <w:proofErr w:type="spellEnd"/>
      <w:r w:rsidRPr="002C424E">
        <w:rPr>
          <w:rFonts w:ascii="Times New Roman" w:hAnsi="Times New Roman" w:cs="Times New Roman"/>
        </w:rPr>
        <w:t xml:space="preserve"> monitor. We again used the CS-2000 spectroradiometer to measure the primary and gray ramps as well as the </w:t>
      </w:r>
      <w:r w:rsidR="007A4D97" w:rsidRPr="002C424E">
        <w:rPr>
          <w:rFonts w:ascii="Times New Roman" w:hAnsi="Times New Roman" w:cs="Times New Roman"/>
        </w:rPr>
        <w:t xml:space="preserve">224 </w:t>
      </w:r>
      <w:r w:rsidRPr="002C424E">
        <w:rPr>
          <w:rFonts w:ascii="Times New Roman" w:hAnsi="Times New Roman" w:cs="Times New Roman"/>
        </w:rPr>
        <w:t xml:space="preserve">verification patches. </w:t>
      </w:r>
      <w:r w:rsidR="007E7FC8" w:rsidRPr="002C424E">
        <w:rPr>
          <w:rFonts w:ascii="Times New Roman" w:hAnsi="Times New Roman" w:cs="Times New Roman"/>
        </w:rPr>
        <w:t xml:space="preserve">The spectrophotometer was positioned at the same viewing distance as the participants in the experiment and was centered on the patch in the virtual scene. </w:t>
      </w:r>
      <w:r w:rsidR="0098728B" w:rsidRPr="002C424E">
        <w:rPr>
          <w:rFonts w:ascii="Times New Roman" w:hAnsi="Times New Roman" w:cs="Times New Roman"/>
        </w:rPr>
        <w:t xml:space="preserve">The ramps (Figure </w:t>
      </w:r>
      <w:r w:rsidR="00E64B3E" w:rsidRPr="002C424E">
        <w:rPr>
          <w:rFonts w:ascii="Times New Roman" w:hAnsi="Times New Roman" w:cs="Times New Roman"/>
        </w:rPr>
        <w:t>16</w:t>
      </w:r>
      <w:r w:rsidR="0098728B" w:rsidRPr="002C424E">
        <w:rPr>
          <w:rFonts w:ascii="Times New Roman" w:hAnsi="Times New Roman" w:cs="Times New Roman"/>
        </w:rPr>
        <w:t xml:space="preserve">) </w:t>
      </w:r>
      <w:r w:rsidR="007E7FC8" w:rsidRPr="002C424E">
        <w:rPr>
          <w:rFonts w:ascii="Times New Roman" w:hAnsi="Times New Roman" w:cs="Times New Roman"/>
        </w:rPr>
        <w:t>showed approximately linear behavior as before.</w:t>
      </w:r>
    </w:p>
    <w:p w14:paraId="5AC7F33C" w14:textId="2540D758" w:rsidR="007E7FC8" w:rsidRPr="002C424E" w:rsidRDefault="00066641" w:rsidP="002C424E">
      <w:pPr>
        <w:spacing w:line="480" w:lineRule="auto"/>
        <w:jc w:val="center"/>
        <w:rPr>
          <w:rFonts w:ascii="Times New Roman" w:hAnsi="Times New Roman" w:cs="Times New Roman"/>
        </w:rPr>
      </w:pPr>
      <w:r w:rsidRPr="002C424E">
        <w:rPr>
          <w:rFonts w:ascii="Times New Roman" w:hAnsi="Times New Roman" w:cs="Times New Roman"/>
          <w:noProof/>
        </w:rPr>
        <w:drawing>
          <wp:inline distT="0" distB="0" distL="0" distR="0" wp14:anchorId="4392039D" wp14:editId="5A67068B">
            <wp:extent cx="3716867" cy="2787650"/>
            <wp:effectExtent l="0" t="0" r="0" b="0"/>
            <wp:docPr id="1751951850" name="Picture 6"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51850" name="Picture 6" descr="A graph of different colored dots&#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3726304" cy="2794727"/>
                    </a:xfrm>
                    <a:prstGeom prst="rect">
                      <a:avLst/>
                    </a:prstGeom>
                  </pic:spPr>
                </pic:pic>
              </a:graphicData>
            </a:graphic>
          </wp:inline>
        </w:drawing>
      </w:r>
    </w:p>
    <w:p w14:paraId="203196CC" w14:textId="216EDCB6" w:rsidR="00066641" w:rsidRPr="002C424E" w:rsidRDefault="007A18EA" w:rsidP="0073533C">
      <w:pPr>
        <w:pStyle w:val="FigureCap"/>
        <w:rPr>
          <w:iCs/>
        </w:rPr>
      </w:pPr>
      <w:bookmarkStart w:id="84" w:name="_Toc195957236"/>
      <w:bookmarkStart w:id="85" w:name="_Toc195957462"/>
      <w:r w:rsidRPr="002C424E">
        <w:rPr>
          <w:b/>
        </w:rPr>
        <w:t xml:space="preserve">Figure </w:t>
      </w:r>
      <w:r w:rsidRPr="002C424E">
        <w:rPr>
          <w:b/>
          <w:iCs/>
        </w:rPr>
        <w:fldChar w:fldCharType="begin"/>
      </w:r>
      <w:r w:rsidRPr="002C424E">
        <w:rPr>
          <w:b/>
        </w:rPr>
        <w:instrText xml:space="preserve"> SEQ Figure \* ARABIC </w:instrText>
      </w:r>
      <w:r w:rsidRPr="002C424E">
        <w:rPr>
          <w:b/>
          <w:iCs/>
        </w:rPr>
        <w:fldChar w:fldCharType="separate"/>
      </w:r>
      <w:r w:rsidR="0094376D" w:rsidRPr="002C424E">
        <w:rPr>
          <w:b/>
          <w:noProof/>
        </w:rPr>
        <w:t>16</w:t>
      </w:r>
      <w:r w:rsidRPr="002C424E">
        <w:rPr>
          <w:b/>
          <w:iCs/>
        </w:rPr>
        <w:fldChar w:fldCharType="end"/>
      </w:r>
      <w:r w:rsidR="00066641" w:rsidRPr="002C424E">
        <w:rPr>
          <w:b/>
        </w:rPr>
        <w:t>.</w:t>
      </w:r>
      <w:r w:rsidR="00066641" w:rsidRPr="002C424E">
        <w:t xml:space="preserve"> Measured primary and gray ramps under the white illuminant for the Flat-panel display.</w:t>
      </w:r>
      <w:bookmarkEnd w:id="84"/>
      <w:bookmarkEnd w:id="85"/>
    </w:p>
    <w:p w14:paraId="13B20FD9" w14:textId="5324260E" w:rsidR="007A4D97" w:rsidRPr="002C424E" w:rsidRDefault="00B6370C" w:rsidP="002C424E">
      <w:pPr>
        <w:spacing w:line="480" w:lineRule="auto"/>
        <w:rPr>
          <w:rFonts w:ascii="Times New Roman" w:hAnsi="Times New Roman" w:cs="Times New Roman"/>
        </w:rPr>
      </w:pPr>
      <w:r w:rsidRPr="002C424E">
        <w:rPr>
          <w:rFonts w:ascii="Times New Roman" w:hAnsi="Times New Roman" w:cs="Times New Roman"/>
        </w:rPr>
        <w:lastRenderedPageBreak/>
        <w:t xml:space="preserve">Figure </w:t>
      </w:r>
      <w:r w:rsidR="00E64B3E" w:rsidRPr="002C424E">
        <w:rPr>
          <w:rFonts w:ascii="Times New Roman" w:hAnsi="Times New Roman" w:cs="Times New Roman"/>
        </w:rPr>
        <w:t>17</w:t>
      </w:r>
      <w:r w:rsidRPr="002C424E">
        <w:rPr>
          <w:rFonts w:ascii="Times New Roman" w:hAnsi="Times New Roman" w:cs="Times New Roman"/>
        </w:rPr>
        <w:t xml:space="preserve"> shows the ΔE00 verification for the </w:t>
      </w:r>
      <w:r w:rsidR="0098728B" w:rsidRPr="002C424E">
        <w:rPr>
          <w:rFonts w:ascii="Times New Roman" w:hAnsi="Times New Roman" w:cs="Times New Roman"/>
        </w:rPr>
        <w:t>forward</w:t>
      </w:r>
      <w:r w:rsidRPr="002C424E">
        <w:rPr>
          <w:rFonts w:ascii="Times New Roman" w:hAnsi="Times New Roman" w:cs="Times New Roman"/>
        </w:rPr>
        <w:t xml:space="preserve"> model. The results indicate that the optimization step was not necessary for this display mode, as the model already performed well, with most ΔE values below 1. </w:t>
      </w:r>
    </w:p>
    <w:p w14:paraId="451324E5" w14:textId="77777777" w:rsidR="007A4D97" w:rsidRPr="002C424E" w:rsidRDefault="00263514" w:rsidP="002C424E">
      <w:pPr>
        <w:spacing w:line="480" w:lineRule="auto"/>
        <w:jc w:val="center"/>
        <w:rPr>
          <w:rFonts w:ascii="Times New Roman" w:hAnsi="Times New Roman" w:cs="Times New Roman"/>
        </w:rPr>
      </w:pPr>
      <w:r w:rsidRPr="002C424E">
        <w:rPr>
          <w:rFonts w:ascii="Times New Roman" w:hAnsi="Times New Roman" w:cs="Times New Roman"/>
          <w:noProof/>
        </w:rPr>
        <w:drawing>
          <wp:inline distT="0" distB="0" distL="0" distR="0" wp14:anchorId="4D9CA2E7" wp14:editId="35E09FBC">
            <wp:extent cx="5035550" cy="2357992"/>
            <wp:effectExtent l="0" t="0" r="0" b="4445"/>
            <wp:docPr id="2108408195" name="Picture 15"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08195" name="Picture 15" descr="A chart of different colors&#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42779" cy="2361377"/>
                    </a:xfrm>
                    <a:prstGeom prst="rect">
                      <a:avLst/>
                    </a:prstGeom>
                  </pic:spPr>
                </pic:pic>
              </a:graphicData>
            </a:graphic>
          </wp:inline>
        </w:drawing>
      </w:r>
    </w:p>
    <w:p w14:paraId="49F04C29" w14:textId="60CA9D01" w:rsidR="005B67FF" w:rsidRDefault="007A18EA" w:rsidP="0073533C">
      <w:pPr>
        <w:pStyle w:val="FigureCap"/>
        <w:rPr>
          <w:iCs/>
        </w:rPr>
      </w:pPr>
      <w:bookmarkStart w:id="86" w:name="_Toc195957237"/>
      <w:bookmarkStart w:id="87" w:name="_Toc195957463"/>
      <w:r w:rsidRPr="002C424E">
        <w:rPr>
          <w:b/>
        </w:rPr>
        <w:t xml:space="preserve">Figure </w:t>
      </w:r>
      <w:r w:rsidRPr="002C424E">
        <w:rPr>
          <w:b/>
          <w:iCs/>
        </w:rPr>
        <w:fldChar w:fldCharType="begin"/>
      </w:r>
      <w:r w:rsidRPr="002C424E">
        <w:rPr>
          <w:b/>
        </w:rPr>
        <w:instrText xml:space="preserve"> SEQ Figure \* ARABIC </w:instrText>
      </w:r>
      <w:r w:rsidRPr="002C424E">
        <w:rPr>
          <w:b/>
          <w:iCs/>
        </w:rPr>
        <w:fldChar w:fldCharType="separate"/>
      </w:r>
      <w:r w:rsidR="0094376D" w:rsidRPr="002C424E">
        <w:rPr>
          <w:b/>
          <w:noProof/>
        </w:rPr>
        <w:t>17</w:t>
      </w:r>
      <w:r w:rsidRPr="002C424E">
        <w:rPr>
          <w:b/>
          <w:iCs/>
        </w:rPr>
        <w:fldChar w:fldCharType="end"/>
      </w:r>
      <w:r w:rsidR="00C36A7F" w:rsidRPr="002C424E">
        <w:rPr>
          <w:b/>
        </w:rPr>
        <w:t>.</w:t>
      </w:r>
      <w:r w:rsidR="00C36A7F" w:rsidRPr="002C424E">
        <w:t xml:space="preserve"> </w:t>
      </w:r>
      <w:r w:rsidR="00E46426" w:rsidRPr="002C424E">
        <w:t xml:space="preserve">Flat mode </w:t>
      </w:r>
      <w:r w:rsidR="00C95BF8" w:rsidRPr="002C424E">
        <w:t>ΔE00 color difference values for the 224 verification colors under the white illuminant.</w:t>
      </w:r>
      <w:bookmarkEnd w:id="86"/>
      <w:bookmarkEnd w:id="87"/>
    </w:p>
    <w:p w14:paraId="3BCA62CA" w14:textId="2DD86B19" w:rsidR="00004586" w:rsidRPr="00004586" w:rsidRDefault="00635647" w:rsidP="00635647">
      <w:pPr>
        <w:spacing w:line="480" w:lineRule="auto"/>
      </w:pPr>
      <w:r w:rsidRPr="002C424E">
        <w:rPr>
          <w:rFonts w:ascii="Times New Roman" w:hAnsi="Times New Roman" w:cs="Times New Roman"/>
        </w:rPr>
        <w:t>For the backward model verification (Figure 18), errors also remained low, with ΔE values under 1. Table 4 summarizes the average, minimum, and maximum ΔE values across the different illuminants.</w:t>
      </w:r>
    </w:p>
    <w:p w14:paraId="5C080F46" w14:textId="504FC5D3" w:rsidR="00263514" w:rsidRPr="002C424E" w:rsidRDefault="00263514" w:rsidP="002C424E">
      <w:pPr>
        <w:spacing w:line="480" w:lineRule="auto"/>
        <w:jc w:val="center"/>
        <w:rPr>
          <w:rFonts w:ascii="Times New Roman" w:hAnsi="Times New Roman" w:cs="Times New Roman"/>
        </w:rPr>
      </w:pPr>
      <w:r w:rsidRPr="002C424E">
        <w:rPr>
          <w:rFonts w:ascii="Times New Roman" w:hAnsi="Times New Roman" w:cs="Times New Roman"/>
          <w:noProof/>
        </w:rPr>
        <w:drawing>
          <wp:inline distT="0" distB="0" distL="0" distR="0" wp14:anchorId="1F6505E6" wp14:editId="5E3CAC42">
            <wp:extent cx="5232400" cy="2450172"/>
            <wp:effectExtent l="0" t="0" r="6350" b="7620"/>
            <wp:docPr id="1620036096" name="Picture 16" descr="A graph of dot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36096" name="Picture 16" descr="A graph of dots with white text&#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78553" cy="2471784"/>
                    </a:xfrm>
                    <a:prstGeom prst="rect">
                      <a:avLst/>
                    </a:prstGeom>
                  </pic:spPr>
                </pic:pic>
              </a:graphicData>
            </a:graphic>
          </wp:inline>
        </w:drawing>
      </w:r>
    </w:p>
    <w:p w14:paraId="6FB0E798" w14:textId="3D5C8764" w:rsidR="00C719A2" w:rsidRPr="00635647" w:rsidRDefault="007A18EA" w:rsidP="0073533C">
      <w:pPr>
        <w:pStyle w:val="FigureCap"/>
        <w:rPr>
          <w:iCs/>
        </w:rPr>
      </w:pPr>
      <w:bookmarkStart w:id="88" w:name="_Toc195957238"/>
      <w:bookmarkStart w:id="89" w:name="_Toc195957464"/>
      <w:r w:rsidRPr="002C424E">
        <w:rPr>
          <w:b/>
        </w:rPr>
        <w:lastRenderedPageBreak/>
        <w:t xml:space="preserve">Figure </w:t>
      </w:r>
      <w:r w:rsidRPr="002C424E">
        <w:rPr>
          <w:b/>
          <w:iCs/>
        </w:rPr>
        <w:fldChar w:fldCharType="begin"/>
      </w:r>
      <w:r w:rsidRPr="002C424E">
        <w:rPr>
          <w:b/>
        </w:rPr>
        <w:instrText xml:space="preserve"> SEQ Figure \* ARABIC </w:instrText>
      </w:r>
      <w:r w:rsidRPr="002C424E">
        <w:rPr>
          <w:b/>
          <w:iCs/>
        </w:rPr>
        <w:fldChar w:fldCharType="separate"/>
      </w:r>
      <w:r w:rsidR="0094376D" w:rsidRPr="002C424E">
        <w:rPr>
          <w:b/>
          <w:noProof/>
        </w:rPr>
        <w:t>18</w:t>
      </w:r>
      <w:r w:rsidRPr="002C424E">
        <w:rPr>
          <w:b/>
          <w:iCs/>
        </w:rPr>
        <w:fldChar w:fldCharType="end"/>
      </w:r>
      <w:r w:rsidR="00C36A7F" w:rsidRPr="002C424E">
        <w:rPr>
          <w:b/>
        </w:rPr>
        <w:t>.</w:t>
      </w:r>
      <w:r w:rsidR="00E46426" w:rsidRPr="002C424E">
        <w:t xml:space="preserve"> Flat mode</w:t>
      </w:r>
      <w:r w:rsidR="00C36A7F" w:rsidRPr="002C424E">
        <w:t xml:space="preserve"> </w:t>
      </w:r>
      <w:r w:rsidR="00C95BF8" w:rsidRPr="002C424E">
        <w:t>ΔE00 color differences for the 30 randomly selected points in the CIELAB grids for the white illuminant.</w:t>
      </w:r>
      <w:bookmarkEnd w:id="88"/>
      <w:bookmarkEnd w:id="89"/>
    </w:p>
    <w:tbl>
      <w:tblPr>
        <w:tblStyle w:val="PlainTable1"/>
        <w:tblW w:w="0" w:type="auto"/>
        <w:tblLook w:val="04A0" w:firstRow="1" w:lastRow="0" w:firstColumn="1" w:lastColumn="0" w:noHBand="0" w:noVBand="1"/>
      </w:tblPr>
      <w:tblGrid>
        <w:gridCol w:w="1795"/>
        <w:gridCol w:w="1321"/>
        <w:gridCol w:w="1558"/>
        <w:gridCol w:w="1441"/>
        <w:gridCol w:w="1676"/>
        <w:gridCol w:w="1559"/>
      </w:tblGrid>
      <w:tr w:rsidR="006A06EB" w14:paraId="537FB4E5" w14:textId="77777777" w:rsidTr="004A3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bottom w:val="single" w:sz="4" w:space="0" w:color="BFBFBF" w:themeColor="background1" w:themeShade="BF"/>
            </w:tcBorders>
          </w:tcPr>
          <w:p w14:paraId="5C001E32" w14:textId="1FCA847B" w:rsidR="006A06EB" w:rsidRPr="00372E35" w:rsidRDefault="006A06EB" w:rsidP="004A3339">
            <w:pPr>
              <w:spacing w:line="360" w:lineRule="auto"/>
              <w:rPr>
                <w:rFonts w:ascii="Times New Roman" w:hAnsi="Times New Roman" w:cs="Times New Roman"/>
                <w:b w:val="0"/>
                <w:bCs w:val="0"/>
              </w:rPr>
            </w:pPr>
            <w:r>
              <w:rPr>
                <w:rFonts w:ascii="Times New Roman" w:hAnsi="Times New Roman" w:cs="Times New Roman"/>
              </w:rPr>
              <w:t xml:space="preserve">[Flat] CIELAB Grid </w:t>
            </w:r>
            <w:r w:rsidRPr="00C74D44">
              <w:rPr>
                <w:rFonts w:ascii="Times New Roman" w:hAnsi="Times New Roman" w:cs="Times New Roman"/>
              </w:rPr>
              <w:t>ΔE00</w:t>
            </w:r>
          </w:p>
        </w:tc>
        <w:tc>
          <w:tcPr>
            <w:tcW w:w="1321" w:type="dxa"/>
            <w:tcBorders>
              <w:bottom w:val="single" w:sz="2" w:space="0" w:color="auto"/>
            </w:tcBorders>
          </w:tcPr>
          <w:p w14:paraId="0B933DEF" w14:textId="77777777" w:rsidR="006A06EB" w:rsidRDefault="006A06EB" w:rsidP="004A333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White</w:t>
            </w:r>
          </w:p>
        </w:tc>
        <w:tc>
          <w:tcPr>
            <w:tcW w:w="1558" w:type="dxa"/>
            <w:tcBorders>
              <w:bottom w:val="single" w:sz="2" w:space="0" w:color="auto"/>
            </w:tcBorders>
          </w:tcPr>
          <w:p w14:paraId="2ABB9E2B" w14:textId="77777777" w:rsidR="006A06EB" w:rsidRDefault="006A06EB" w:rsidP="004A333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Red</w:t>
            </w:r>
          </w:p>
        </w:tc>
        <w:tc>
          <w:tcPr>
            <w:tcW w:w="1441" w:type="dxa"/>
            <w:tcBorders>
              <w:bottom w:val="single" w:sz="2" w:space="0" w:color="auto"/>
            </w:tcBorders>
          </w:tcPr>
          <w:p w14:paraId="7AAF8EC4" w14:textId="77777777" w:rsidR="006A06EB" w:rsidRDefault="006A06EB" w:rsidP="004A333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Green</w:t>
            </w:r>
          </w:p>
        </w:tc>
        <w:tc>
          <w:tcPr>
            <w:tcW w:w="1676" w:type="dxa"/>
            <w:tcBorders>
              <w:bottom w:val="single" w:sz="2" w:space="0" w:color="auto"/>
            </w:tcBorders>
          </w:tcPr>
          <w:p w14:paraId="3C04E96B" w14:textId="77777777" w:rsidR="006A06EB" w:rsidRDefault="006A06EB" w:rsidP="004A333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Blue</w:t>
            </w:r>
          </w:p>
        </w:tc>
        <w:tc>
          <w:tcPr>
            <w:tcW w:w="1559" w:type="dxa"/>
            <w:tcBorders>
              <w:bottom w:val="single" w:sz="2" w:space="0" w:color="auto"/>
            </w:tcBorders>
          </w:tcPr>
          <w:p w14:paraId="237B7D39" w14:textId="77777777" w:rsidR="006A06EB" w:rsidRDefault="006A06EB" w:rsidP="004A333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Yellow</w:t>
            </w:r>
          </w:p>
        </w:tc>
      </w:tr>
      <w:tr w:rsidR="00FD4C18" w14:paraId="5EB50230" w14:textId="77777777" w:rsidTr="004A3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right w:val="single" w:sz="2" w:space="0" w:color="auto"/>
            </w:tcBorders>
          </w:tcPr>
          <w:p w14:paraId="654B9014" w14:textId="77777777" w:rsidR="00FD4C18" w:rsidRDefault="00FD4C18" w:rsidP="00FD4C18">
            <w:pPr>
              <w:spacing w:line="360" w:lineRule="auto"/>
              <w:rPr>
                <w:rFonts w:ascii="Times New Roman" w:hAnsi="Times New Roman" w:cs="Times New Roman"/>
              </w:rPr>
            </w:pPr>
            <w:r>
              <w:rPr>
                <w:rFonts w:ascii="Times New Roman" w:hAnsi="Times New Roman" w:cs="Times New Roman"/>
              </w:rPr>
              <w:t>Minimum</w:t>
            </w:r>
          </w:p>
        </w:tc>
        <w:tc>
          <w:tcPr>
            <w:tcW w:w="1321" w:type="dxa"/>
            <w:tcBorders>
              <w:top w:val="single" w:sz="2" w:space="0" w:color="auto"/>
              <w:left w:val="single" w:sz="2" w:space="0" w:color="auto"/>
            </w:tcBorders>
          </w:tcPr>
          <w:p w14:paraId="1EE335C5" w14:textId="430154FE" w:rsidR="00FD4C18" w:rsidRPr="00FD4C18" w:rsidRDefault="00FD4C18" w:rsidP="00FD4C1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4C18">
              <w:rPr>
                <w:rFonts w:ascii="Times New Roman" w:hAnsi="Times New Roman" w:cs="Times New Roman"/>
              </w:rPr>
              <w:t>0.12</w:t>
            </w:r>
          </w:p>
        </w:tc>
        <w:tc>
          <w:tcPr>
            <w:tcW w:w="1558" w:type="dxa"/>
            <w:tcBorders>
              <w:top w:val="single" w:sz="2" w:space="0" w:color="auto"/>
            </w:tcBorders>
          </w:tcPr>
          <w:p w14:paraId="0D928CA1" w14:textId="4E020437" w:rsidR="00FD4C18" w:rsidRPr="00FD4C18" w:rsidRDefault="00FD4C18" w:rsidP="00FD4C1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4C18">
              <w:rPr>
                <w:rFonts w:ascii="Times New Roman" w:hAnsi="Times New Roman" w:cs="Times New Roman"/>
              </w:rPr>
              <w:t>0.24</w:t>
            </w:r>
          </w:p>
        </w:tc>
        <w:tc>
          <w:tcPr>
            <w:tcW w:w="1441" w:type="dxa"/>
            <w:tcBorders>
              <w:top w:val="single" w:sz="2" w:space="0" w:color="auto"/>
            </w:tcBorders>
          </w:tcPr>
          <w:p w14:paraId="4A29A998" w14:textId="4D9D53E1" w:rsidR="00FD4C18" w:rsidRPr="00FD4C18" w:rsidRDefault="00FD4C18" w:rsidP="00FD4C1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4C18">
              <w:rPr>
                <w:rFonts w:ascii="Times New Roman" w:hAnsi="Times New Roman" w:cs="Times New Roman"/>
              </w:rPr>
              <w:t>0.12</w:t>
            </w:r>
          </w:p>
        </w:tc>
        <w:tc>
          <w:tcPr>
            <w:tcW w:w="1676" w:type="dxa"/>
            <w:tcBorders>
              <w:top w:val="single" w:sz="2" w:space="0" w:color="auto"/>
            </w:tcBorders>
          </w:tcPr>
          <w:p w14:paraId="3B5C1365" w14:textId="6B2117C0" w:rsidR="00FD4C18" w:rsidRPr="00FD4C18" w:rsidRDefault="00FD4C18" w:rsidP="00FD4C1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4C18">
              <w:rPr>
                <w:rFonts w:ascii="Times New Roman" w:hAnsi="Times New Roman" w:cs="Times New Roman"/>
              </w:rPr>
              <w:t>0.12</w:t>
            </w:r>
          </w:p>
        </w:tc>
        <w:tc>
          <w:tcPr>
            <w:tcW w:w="1559" w:type="dxa"/>
            <w:tcBorders>
              <w:top w:val="single" w:sz="2" w:space="0" w:color="auto"/>
            </w:tcBorders>
          </w:tcPr>
          <w:p w14:paraId="5660E81A" w14:textId="5EAC3851" w:rsidR="00FD4C18" w:rsidRPr="00FD4C18" w:rsidRDefault="00FD4C18" w:rsidP="00FD4C1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4C18">
              <w:rPr>
                <w:rFonts w:ascii="Times New Roman" w:hAnsi="Times New Roman" w:cs="Times New Roman"/>
              </w:rPr>
              <w:t>0.13</w:t>
            </w:r>
          </w:p>
        </w:tc>
      </w:tr>
      <w:tr w:rsidR="00BE0272" w14:paraId="61651E5D" w14:textId="77777777" w:rsidTr="004A3339">
        <w:tc>
          <w:tcPr>
            <w:cnfStyle w:val="001000000000" w:firstRow="0" w:lastRow="0" w:firstColumn="1" w:lastColumn="0" w:oddVBand="0" w:evenVBand="0" w:oddHBand="0" w:evenHBand="0" w:firstRowFirstColumn="0" w:firstRowLastColumn="0" w:lastRowFirstColumn="0" w:lastRowLastColumn="0"/>
            <w:tcW w:w="1795" w:type="dxa"/>
            <w:tcBorders>
              <w:right w:val="single" w:sz="2" w:space="0" w:color="auto"/>
            </w:tcBorders>
          </w:tcPr>
          <w:p w14:paraId="6121D5FC" w14:textId="77777777" w:rsidR="00BE0272" w:rsidRDefault="00BE0272" w:rsidP="00BE0272">
            <w:pPr>
              <w:spacing w:line="360" w:lineRule="auto"/>
              <w:rPr>
                <w:rFonts w:ascii="Times New Roman" w:hAnsi="Times New Roman" w:cs="Times New Roman"/>
              </w:rPr>
            </w:pPr>
            <w:r>
              <w:rPr>
                <w:rFonts w:ascii="Times New Roman" w:hAnsi="Times New Roman" w:cs="Times New Roman"/>
              </w:rPr>
              <w:t>Average</w:t>
            </w:r>
          </w:p>
        </w:tc>
        <w:tc>
          <w:tcPr>
            <w:tcW w:w="1321" w:type="dxa"/>
            <w:tcBorders>
              <w:left w:val="single" w:sz="2" w:space="0" w:color="auto"/>
            </w:tcBorders>
          </w:tcPr>
          <w:p w14:paraId="6A1B099F" w14:textId="51B4D730" w:rsidR="00BE0272" w:rsidRPr="00FD4C18" w:rsidRDefault="00BE0272" w:rsidP="00BE027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4C18">
              <w:rPr>
                <w:rFonts w:ascii="Times New Roman" w:hAnsi="Times New Roman" w:cs="Times New Roman"/>
              </w:rPr>
              <w:t>0.45</w:t>
            </w:r>
          </w:p>
        </w:tc>
        <w:tc>
          <w:tcPr>
            <w:tcW w:w="1558" w:type="dxa"/>
          </w:tcPr>
          <w:p w14:paraId="2A4D1A3D" w14:textId="7E153F53" w:rsidR="00BE0272" w:rsidRPr="00FD4C18" w:rsidRDefault="00BE0272" w:rsidP="00BE027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4C18">
              <w:rPr>
                <w:rFonts w:ascii="Times New Roman" w:hAnsi="Times New Roman" w:cs="Times New Roman"/>
              </w:rPr>
              <w:t>0.56</w:t>
            </w:r>
          </w:p>
        </w:tc>
        <w:tc>
          <w:tcPr>
            <w:tcW w:w="1441" w:type="dxa"/>
          </w:tcPr>
          <w:p w14:paraId="6AF46B34" w14:textId="6694798C" w:rsidR="00BE0272" w:rsidRPr="00FD4C18" w:rsidRDefault="00BE0272" w:rsidP="00BE027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4C18">
              <w:rPr>
                <w:rFonts w:ascii="Times New Roman" w:hAnsi="Times New Roman" w:cs="Times New Roman"/>
              </w:rPr>
              <w:t>0.67</w:t>
            </w:r>
          </w:p>
        </w:tc>
        <w:tc>
          <w:tcPr>
            <w:tcW w:w="1676" w:type="dxa"/>
          </w:tcPr>
          <w:p w14:paraId="3DC189F3" w14:textId="6FDC4FA1" w:rsidR="00BE0272" w:rsidRPr="00FD4C18" w:rsidRDefault="00BE0272" w:rsidP="00BE027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4C18">
              <w:rPr>
                <w:rFonts w:ascii="Times New Roman" w:hAnsi="Times New Roman" w:cs="Times New Roman"/>
              </w:rPr>
              <w:t>0.67</w:t>
            </w:r>
          </w:p>
        </w:tc>
        <w:tc>
          <w:tcPr>
            <w:tcW w:w="1559" w:type="dxa"/>
          </w:tcPr>
          <w:p w14:paraId="44D60405" w14:textId="6449AF49" w:rsidR="00BE0272" w:rsidRPr="00FD4C18" w:rsidRDefault="00BE0272" w:rsidP="00BE027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4C18">
              <w:rPr>
                <w:rFonts w:ascii="Times New Roman" w:hAnsi="Times New Roman" w:cs="Times New Roman"/>
              </w:rPr>
              <w:t>0.52</w:t>
            </w:r>
          </w:p>
        </w:tc>
      </w:tr>
      <w:tr w:rsidR="00FD4C18" w14:paraId="2865163E" w14:textId="77777777" w:rsidTr="004A3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right w:val="single" w:sz="2" w:space="0" w:color="auto"/>
            </w:tcBorders>
          </w:tcPr>
          <w:p w14:paraId="7F4ABADC" w14:textId="77777777" w:rsidR="00FD4C18" w:rsidRDefault="00FD4C18" w:rsidP="00FD4C18">
            <w:pPr>
              <w:spacing w:line="360" w:lineRule="auto"/>
              <w:rPr>
                <w:rFonts w:ascii="Times New Roman" w:hAnsi="Times New Roman" w:cs="Times New Roman"/>
              </w:rPr>
            </w:pPr>
            <w:r>
              <w:rPr>
                <w:rFonts w:ascii="Times New Roman" w:hAnsi="Times New Roman" w:cs="Times New Roman"/>
              </w:rPr>
              <w:t>Maximum</w:t>
            </w:r>
          </w:p>
        </w:tc>
        <w:tc>
          <w:tcPr>
            <w:tcW w:w="1321" w:type="dxa"/>
            <w:tcBorders>
              <w:left w:val="single" w:sz="2" w:space="0" w:color="auto"/>
            </w:tcBorders>
          </w:tcPr>
          <w:p w14:paraId="70EF8B65" w14:textId="1B75038A" w:rsidR="00FD4C18" w:rsidRPr="00FD4C18" w:rsidRDefault="00FD4C18" w:rsidP="00FD4C1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4C18">
              <w:rPr>
                <w:rFonts w:ascii="Times New Roman" w:hAnsi="Times New Roman" w:cs="Times New Roman"/>
              </w:rPr>
              <w:t>0.89</w:t>
            </w:r>
          </w:p>
        </w:tc>
        <w:tc>
          <w:tcPr>
            <w:tcW w:w="1558" w:type="dxa"/>
          </w:tcPr>
          <w:p w14:paraId="30C39D19" w14:textId="1964CE7C" w:rsidR="00FD4C18" w:rsidRPr="00FD4C18" w:rsidRDefault="00FD4C18" w:rsidP="00FD4C1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4C18">
              <w:rPr>
                <w:rFonts w:ascii="Times New Roman" w:hAnsi="Times New Roman" w:cs="Times New Roman"/>
              </w:rPr>
              <w:t>1.02</w:t>
            </w:r>
          </w:p>
        </w:tc>
        <w:tc>
          <w:tcPr>
            <w:tcW w:w="1441" w:type="dxa"/>
          </w:tcPr>
          <w:p w14:paraId="5B6EA837" w14:textId="2AE22FE7" w:rsidR="00FD4C18" w:rsidRPr="00FD4C18" w:rsidRDefault="00FD4C18" w:rsidP="00FD4C1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4C18">
              <w:rPr>
                <w:rFonts w:ascii="Times New Roman" w:hAnsi="Times New Roman" w:cs="Times New Roman"/>
              </w:rPr>
              <w:t>1.63</w:t>
            </w:r>
          </w:p>
        </w:tc>
        <w:tc>
          <w:tcPr>
            <w:tcW w:w="1676" w:type="dxa"/>
          </w:tcPr>
          <w:p w14:paraId="3F38218B" w14:textId="3CA770D4" w:rsidR="00FD4C18" w:rsidRPr="00FD4C18" w:rsidRDefault="00FD4C18" w:rsidP="00FD4C1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4C18">
              <w:rPr>
                <w:rFonts w:ascii="Times New Roman" w:hAnsi="Times New Roman" w:cs="Times New Roman"/>
              </w:rPr>
              <w:t>1.63</w:t>
            </w:r>
          </w:p>
        </w:tc>
        <w:tc>
          <w:tcPr>
            <w:tcW w:w="1559" w:type="dxa"/>
          </w:tcPr>
          <w:p w14:paraId="676BA9FC" w14:textId="63C21E79" w:rsidR="00FD4C18" w:rsidRPr="00FD4C18" w:rsidRDefault="00FD4C18" w:rsidP="00FD4C1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4C18">
              <w:rPr>
                <w:rFonts w:ascii="Times New Roman" w:hAnsi="Times New Roman" w:cs="Times New Roman"/>
              </w:rPr>
              <w:t>1.28</w:t>
            </w:r>
          </w:p>
        </w:tc>
      </w:tr>
    </w:tbl>
    <w:p w14:paraId="2E01AD0C" w14:textId="5B39B001" w:rsidR="00AD7C83" w:rsidRPr="00635647" w:rsidRDefault="00673A6E" w:rsidP="0073533C">
      <w:pPr>
        <w:pStyle w:val="FigureCap"/>
        <w:rPr>
          <w:iCs/>
        </w:rPr>
      </w:pPr>
      <w:bookmarkStart w:id="90" w:name="_Toc195958035"/>
      <w:r w:rsidRPr="00635647">
        <w:rPr>
          <w:b/>
        </w:rPr>
        <w:t xml:space="preserve">Table </w:t>
      </w:r>
      <w:r w:rsidRPr="00635647">
        <w:rPr>
          <w:b/>
          <w:iCs/>
        </w:rPr>
        <w:fldChar w:fldCharType="begin"/>
      </w:r>
      <w:r w:rsidRPr="00635647">
        <w:rPr>
          <w:b/>
        </w:rPr>
        <w:instrText xml:space="preserve"> SEQ Table \* ARABIC </w:instrText>
      </w:r>
      <w:r w:rsidRPr="00635647">
        <w:rPr>
          <w:b/>
          <w:iCs/>
        </w:rPr>
        <w:fldChar w:fldCharType="separate"/>
      </w:r>
      <w:r w:rsidRPr="00635647">
        <w:rPr>
          <w:b/>
          <w:noProof/>
        </w:rPr>
        <w:t>4</w:t>
      </w:r>
      <w:r w:rsidRPr="00635647">
        <w:rPr>
          <w:b/>
          <w:iCs/>
        </w:rPr>
        <w:fldChar w:fldCharType="end"/>
      </w:r>
      <w:r w:rsidR="00343942" w:rsidRPr="00635647">
        <w:rPr>
          <w:b/>
        </w:rPr>
        <w:t>.</w:t>
      </w:r>
      <w:r w:rsidR="00343942" w:rsidRPr="00635647">
        <w:t xml:space="preserve"> </w:t>
      </w:r>
      <w:r w:rsidR="00C719A2" w:rsidRPr="00635647">
        <w:t>Average, minimum, and maximum ΔE00 color difference for the randomly selected points in the CIELAB grids for each illuminant.</w:t>
      </w:r>
      <w:bookmarkEnd w:id="90"/>
    </w:p>
    <w:p w14:paraId="252C39BA" w14:textId="345AFF68" w:rsidR="00B44C37" w:rsidRPr="00635647" w:rsidRDefault="008D4D43" w:rsidP="00635647">
      <w:pPr>
        <w:pStyle w:val="Section"/>
        <w:spacing w:line="480" w:lineRule="auto"/>
      </w:pPr>
      <w:bookmarkStart w:id="91" w:name="_Toc195975240"/>
      <w:r w:rsidRPr="00635647">
        <w:t>4</w:t>
      </w:r>
      <w:r w:rsidR="00B44C37" w:rsidRPr="00635647">
        <w:t>.</w:t>
      </w:r>
      <w:r w:rsidR="008518E0" w:rsidRPr="00635647">
        <w:t>4</w:t>
      </w:r>
      <w:r w:rsidR="00B44C37" w:rsidRPr="00635647">
        <w:t xml:space="preserve"> </w:t>
      </w:r>
      <w:r w:rsidR="00C04409" w:rsidRPr="00635647">
        <w:t>Apparatus</w:t>
      </w:r>
      <w:bookmarkEnd w:id="91"/>
    </w:p>
    <w:p w14:paraId="3B1D7CAA" w14:textId="6EB9A1DE" w:rsidR="005E1C40" w:rsidRPr="00635647" w:rsidRDefault="00B60AA1" w:rsidP="00635647">
      <w:pPr>
        <w:spacing w:line="480" w:lineRule="auto"/>
        <w:rPr>
          <w:rFonts w:ascii="Times New Roman" w:hAnsi="Times New Roman" w:cs="Times New Roman"/>
        </w:rPr>
      </w:pPr>
      <w:r w:rsidRPr="00635647">
        <w:rPr>
          <w:rFonts w:ascii="Times New Roman" w:hAnsi="Times New Roman" w:cs="Times New Roman"/>
        </w:rPr>
        <w:t>The</w:t>
      </w:r>
      <w:r w:rsidR="00FC3CB3" w:rsidRPr="00635647">
        <w:rPr>
          <w:rFonts w:ascii="Times New Roman" w:hAnsi="Times New Roman" w:cs="Times New Roman"/>
        </w:rPr>
        <w:t xml:space="preserve">re were two separate display conditions: VR and Flat. </w:t>
      </w:r>
      <w:r w:rsidR="00904AAA" w:rsidRPr="00635647">
        <w:rPr>
          <w:rFonts w:ascii="Times New Roman" w:hAnsi="Times New Roman" w:cs="Times New Roman"/>
        </w:rPr>
        <w:t xml:space="preserve">In the VR condition, participants viewed the </w:t>
      </w:r>
      <w:r w:rsidR="003D6B88" w:rsidRPr="00635647">
        <w:rPr>
          <w:rFonts w:ascii="Times New Roman" w:hAnsi="Times New Roman" w:cs="Times New Roman"/>
        </w:rPr>
        <w:t>virtual environment</w:t>
      </w:r>
      <w:r w:rsidR="00904AAA" w:rsidRPr="00635647">
        <w:rPr>
          <w:rFonts w:ascii="Times New Roman" w:hAnsi="Times New Roman" w:cs="Times New Roman"/>
        </w:rPr>
        <w:t xml:space="preserve"> </w:t>
      </w:r>
      <w:r w:rsidR="003D6B88" w:rsidRPr="00635647">
        <w:rPr>
          <w:rFonts w:ascii="Times New Roman" w:hAnsi="Times New Roman" w:cs="Times New Roman"/>
        </w:rPr>
        <w:t>on</w:t>
      </w:r>
      <w:r w:rsidR="00904AAA" w:rsidRPr="00635647">
        <w:rPr>
          <w:rFonts w:ascii="Times New Roman" w:hAnsi="Times New Roman" w:cs="Times New Roman"/>
        </w:rPr>
        <w:t xml:space="preserve"> a VIVE XR Elite HMD. </w:t>
      </w:r>
      <w:r w:rsidR="00D8588D" w:rsidRPr="00635647">
        <w:rPr>
          <w:rFonts w:ascii="Times New Roman" w:hAnsi="Times New Roman" w:cs="Times New Roman"/>
        </w:rPr>
        <w:t xml:space="preserve">The target subtended approximately 10 degrees of visual angle from the center of the </w:t>
      </w:r>
      <w:r w:rsidR="004F7080" w:rsidRPr="00635647">
        <w:rPr>
          <w:rFonts w:ascii="Times New Roman" w:hAnsi="Times New Roman" w:cs="Times New Roman"/>
        </w:rPr>
        <w:t>scene. During the experiment,</w:t>
      </w:r>
      <w:r w:rsidR="00AE790A" w:rsidRPr="00635647">
        <w:rPr>
          <w:rFonts w:ascii="Times New Roman" w:hAnsi="Times New Roman" w:cs="Times New Roman"/>
        </w:rPr>
        <w:t xml:space="preserve"> participants were able to freely move their head around to look around the entire scene</w:t>
      </w:r>
      <w:r w:rsidR="000679D6" w:rsidRPr="00635647">
        <w:rPr>
          <w:rFonts w:ascii="Times New Roman" w:hAnsi="Times New Roman" w:cs="Times New Roman"/>
        </w:rPr>
        <w:t>.</w:t>
      </w:r>
      <w:r w:rsidRPr="00635647">
        <w:rPr>
          <w:rFonts w:ascii="Times New Roman" w:hAnsi="Times New Roman" w:cs="Times New Roman"/>
        </w:rPr>
        <w:t xml:space="preserve"> For the </w:t>
      </w:r>
      <w:r w:rsidR="000679D6" w:rsidRPr="00635647">
        <w:rPr>
          <w:rFonts w:ascii="Times New Roman" w:hAnsi="Times New Roman" w:cs="Times New Roman"/>
        </w:rPr>
        <w:t>Flat condition</w:t>
      </w:r>
      <w:r w:rsidRPr="00635647">
        <w:rPr>
          <w:rFonts w:ascii="Times New Roman" w:hAnsi="Times New Roman" w:cs="Times New Roman"/>
        </w:rPr>
        <w:t xml:space="preserve">, </w:t>
      </w:r>
      <w:r w:rsidR="00EA63FC" w:rsidRPr="00635647">
        <w:rPr>
          <w:rFonts w:ascii="Times New Roman" w:hAnsi="Times New Roman" w:cs="Times New Roman"/>
        </w:rPr>
        <w:t xml:space="preserve">the </w:t>
      </w:r>
      <w:r w:rsidR="003D6B88" w:rsidRPr="00635647">
        <w:rPr>
          <w:rFonts w:ascii="Times New Roman" w:hAnsi="Times New Roman" w:cs="Times New Roman"/>
        </w:rPr>
        <w:t>virtual environment</w:t>
      </w:r>
      <w:r w:rsidR="00EA63FC" w:rsidRPr="00635647">
        <w:rPr>
          <w:rFonts w:ascii="Times New Roman" w:hAnsi="Times New Roman" w:cs="Times New Roman"/>
        </w:rPr>
        <w:t xml:space="preserve"> was viewed</w:t>
      </w:r>
      <w:r w:rsidR="003D6B88" w:rsidRPr="00635647">
        <w:rPr>
          <w:rFonts w:ascii="Times New Roman" w:hAnsi="Times New Roman" w:cs="Times New Roman"/>
        </w:rPr>
        <w:t xml:space="preserve"> on a </w:t>
      </w:r>
      <w:r w:rsidR="00AF6B90" w:rsidRPr="00635647">
        <w:rPr>
          <w:rFonts w:ascii="Times New Roman" w:hAnsi="Times New Roman" w:cs="Times New Roman"/>
        </w:rPr>
        <w:t xml:space="preserve">27-inch 4K </w:t>
      </w:r>
      <w:r w:rsidR="003D6B88" w:rsidRPr="00635647">
        <w:rPr>
          <w:rFonts w:ascii="Times New Roman" w:hAnsi="Times New Roman" w:cs="Times New Roman"/>
        </w:rPr>
        <w:t xml:space="preserve">Dell </w:t>
      </w:r>
      <w:proofErr w:type="spellStart"/>
      <w:r w:rsidR="00440EA7" w:rsidRPr="00635647">
        <w:rPr>
          <w:rFonts w:ascii="Times New Roman" w:hAnsi="Times New Roman" w:cs="Times New Roman"/>
        </w:rPr>
        <w:t>PremierColor</w:t>
      </w:r>
      <w:proofErr w:type="spellEnd"/>
      <w:r w:rsidR="00440EA7" w:rsidRPr="00635647">
        <w:rPr>
          <w:rFonts w:ascii="Times New Roman" w:hAnsi="Times New Roman" w:cs="Times New Roman"/>
        </w:rPr>
        <w:t xml:space="preserve"> Monitor. </w:t>
      </w:r>
      <w:r w:rsidR="00AF6B90" w:rsidRPr="00635647">
        <w:rPr>
          <w:rFonts w:ascii="Times New Roman" w:hAnsi="Times New Roman" w:cs="Times New Roman"/>
        </w:rPr>
        <w:t>P</w:t>
      </w:r>
      <w:r w:rsidRPr="00635647">
        <w:rPr>
          <w:rFonts w:ascii="Times New Roman" w:hAnsi="Times New Roman" w:cs="Times New Roman"/>
        </w:rPr>
        <w:t xml:space="preserve">articipants were seated 20 inches away from the screen to ensure that the </w:t>
      </w:r>
      <w:r w:rsidR="000679D6" w:rsidRPr="00635647">
        <w:rPr>
          <w:rFonts w:ascii="Times New Roman" w:hAnsi="Times New Roman" w:cs="Times New Roman"/>
        </w:rPr>
        <w:t xml:space="preserve">target matched </w:t>
      </w:r>
      <w:r w:rsidR="00C24439" w:rsidRPr="00635647">
        <w:rPr>
          <w:rFonts w:ascii="Times New Roman" w:hAnsi="Times New Roman" w:cs="Times New Roman"/>
        </w:rPr>
        <w:t xml:space="preserve">in visual degrees the as the </w:t>
      </w:r>
      <w:r w:rsidRPr="00635647">
        <w:rPr>
          <w:rFonts w:ascii="Times New Roman" w:hAnsi="Times New Roman" w:cs="Times New Roman"/>
        </w:rPr>
        <w:t xml:space="preserve">VR setup. The </w:t>
      </w:r>
      <w:r w:rsidR="00C24439" w:rsidRPr="00635647">
        <w:rPr>
          <w:rFonts w:ascii="Times New Roman" w:hAnsi="Times New Roman" w:cs="Times New Roman"/>
        </w:rPr>
        <w:t>display</w:t>
      </w:r>
      <w:r w:rsidRPr="00635647">
        <w:rPr>
          <w:rFonts w:ascii="Times New Roman" w:hAnsi="Times New Roman" w:cs="Times New Roman"/>
        </w:rPr>
        <w:t xml:space="preserve"> height was adjusted so that participants could look straight at the patch without tilting their heads</w:t>
      </w:r>
      <w:r w:rsidR="00E55E79" w:rsidRPr="00635647">
        <w:rPr>
          <w:rFonts w:ascii="Times New Roman" w:hAnsi="Times New Roman" w:cs="Times New Roman"/>
        </w:rPr>
        <w:t>,</w:t>
      </w:r>
      <w:r w:rsidR="002B22DB" w:rsidRPr="00635647">
        <w:rPr>
          <w:rFonts w:ascii="Times New Roman" w:hAnsi="Times New Roman" w:cs="Times New Roman"/>
        </w:rPr>
        <w:t xml:space="preserve"> and</w:t>
      </w:r>
      <w:r w:rsidR="00E55E79" w:rsidRPr="00635647">
        <w:rPr>
          <w:rFonts w:ascii="Times New Roman" w:hAnsi="Times New Roman" w:cs="Times New Roman"/>
        </w:rPr>
        <w:t xml:space="preserve"> the viewing angle was fixed</w:t>
      </w:r>
      <w:r w:rsidRPr="00635647">
        <w:rPr>
          <w:rFonts w:ascii="Times New Roman" w:hAnsi="Times New Roman" w:cs="Times New Roman"/>
        </w:rPr>
        <w:t xml:space="preserve">. </w:t>
      </w:r>
      <w:r w:rsidR="00C24439" w:rsidRPr="00635647">
        <w:rPr>
          <w:rFonts w:ascii="Times New Roman" w:hAnsi="Times New Roman" w:cs="Times New Roman"/>
        </w:rPr>
        <w:t xml:space="preserve">The lights in the room were turned off </w:t>
      </w:r>
      <w:r w:rsidR="00EA63FC" w:rsidRPr="00635647">
        <w:rPr>
          <w:rFonts w:ascii="Times New Roman" w:hAnsi="Times New Roman" w:cs="Times New Roman"/>
        </w:rPr>
        <w:t xml:space="preserve">so the room was completely dark except for the display light. </w:t>
      </w:r>
      <w:r w:rsidR="009440FE" w:rsidRPr="00635647">
        <w:rPr>
          <w:rFonts w:ascii="Times New Roman" w:hAnsi="Times New Roman" w:cs="Times New Roman"/>
        </w:rPr>
        <w:t>A</w:t>
      </w:r>
      <w:r w:rsidR="004E21B1" w:rsidRPr="00635647">
        <w:rPr>
          <w:rFonts w:ascii="Times New Roman" w:hAnsi="Times New Roman" w:cs="Times New Roman"/>
        </w:rPr>
        <w:t xml:space="preserve"> photo </w:t>
      </w:r>
      <w:r w:rsidR="009440FE" w:rsidRPr="00635647">
        <w:rPr>
          <w:rFonts w:ascii="Times New Roman" w:hAnsi="Times New Roman" w:cs="Times New Roman"/>
        </w:rPr>
        <w:t xml:space="preserve">of the </w:t>
      </w:r>
      <w:r w:rsidR="004E21B1" w:rsidRPr="00635647">
        <w:rPr>
          <w:rFonts w:ascii="Times New Roman" w:hAnsi="Times New Roman" w:cs="Times New Roman"/>
        </w:rPr>
        <w:t>Flat</w:t>
      </w:r>
      <w:r w:rsidR="009440FE" w:rsidRPr="00635647">
        <w:rPr>
          <w:rFonts w:ascii="Times New Roman" w:hAnsi="Times New Roman" w:cs="Times New Roman"/>
        </w:rPr>
        <w:t xml:space="preserve"> </w:t>
      </w:r>
      <w:r w:rsidR="004E21B1" w:rsidRPr="00635647">
        <w:rPr>
          <w:rFonts w:ascii="Times New Roman" w:hAnsi="Times New Roman" w:cs="Times New Roman"/>
        </w:rPr>
        <w:t>condition</w:t>
      </w:r>
      <w:r w:rsidR="009440FE" w:rsidRPr="00635647">
        <w:rPr>
          <w:rFonts w:ascii="Times New Roman" w:hAnsi="Times New Roman" w:cs="Times New Roman"/>
        </w:rPr>
        <w:t xml:space="preserve"> and a screenshot of the VR scene </w:t>
      </w:r>
      <w:r w:rsidR="0051170F" w:rsidRPr="00635647">
        <w:rPr>
          <w:rFonts w:ascii="Times New Roman" w:hAnsi="Times New Roman" w:cs="Times New Roman"/>
        </w:rPr>
        <w:t xml:space="preserve">are shown in Figure </w:t>
      </w:r>
      <w:r w:rsidR="009A432E" w:rsidRPr="00635647">
        <w:rPr>
          <w:rFonts w:ascii="Times New Roman" w:hAnsi="Times New Roman" w:cs="Times New Roman"/>
        </w:rPr>
        <w:t>19</w:t>
      </w:r>
      <w:r w:rsidR="0051170F" w:rsidRPr="00635647">
        <w:rPr>
          <w:rFonts w:ascii="Times New Roman" w:hAnsi="Times New Roman" w:cs="Times New Roman"/>
        </w:rPr>
        <w:t xml:space="preserve">. </w:t>
      </w:r>
    </w:p>
    <w:p w14:paraId="130827D8" w14:textId="3B83EDD0" w:rsidR="00BB328E" w:rsidRPr="00635647" w:rsidRDefault="00BB328E" w:rsidP="00635647">
      <w:pPr>
        <w:spacing w:line="480" w:lineRule="auto"/>
        <w:jc w:val="center"/>
        <w:rPr>
          <w:rFonts w:ascii="Times New Roman" w:hAnsi="Times New Roman" w:cs="Times New Roman"/>
        </w:rPr>
      </w:pPr>
      <w:r w:rsidRPr="00635647">
        <w:rPr>
          <w:rFonts w:ascii="Times New Roman" w:hAnsi="Times New Roman" w:cs="Times New Roman"/>
          <w:noProof/>
        </w:rPr>
        <w:lastRenderedPageBreak/>
        <w:drawing>
          <wp:inline distT="0" distB="0" distL="0" distR="0" wp14:anchorId="14517625" wp14:editId="1221507B">
            <wp:extent cx="2423159" cy="1817370"/>
            <wp:effectExtent l="0" t="0" r="0" b="0"/>
            <wp:docPr id="829608671" name="Picture 17" descr="A computer screen with a keyboard and m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08671" name="Picture 17" descr="A computer screen with a keyboard and mouse&#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433803" cy="1825353"/>
                    </a:xfrm>
                    <a:prstGeom prst="rect">
                      <a:avLst/>
                    </a:prstGeom>
                  </pic:spPr>
                </pic:pic>
              </a:graphicData>
            </a:graphic>
          </wp:inline>
        </w:drawing>
      </w:r>
      <w:r w:rsidR="00E03FA9" w:rsidRPr="00635647">
        <w:rPr>
          <w:rFonts w:ascii="Times New Roman" w:hAnsi="Times New Roman" w:cs="Times New Roman"/>
          <w:noProof/>
        </w:rPr>
        <w:drawing>
          <wp:inline distT="0" distB="0" distL="0" distR="0" wp14:anchorId="59ED9476" wp14:editId="5AA67791">
            <wp:extent cx="3216205" cy="1809115"/>
            <wp:effectExtent l="0" t="0" r="3810" b="635"/>
            <wp:docPr id="935415681" name="Picture 20" descr="A banana and cucumber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15681" name="Picture 20" descr="A banana and cucumber on a table&#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38335" cy="1821563"/>
                    </a:xfrm>
                    <a:prstGeom prst="rect">
                      <a:avLst/>
                    </a:prstGeom>
                  </pic:spPr>
                </pic:pic>
              </a:graphicData>
            </a:graphic>
          </wp:inline>
        </w:drawing>
      </w:r>
    </w:p>
    <w:p w14:paraId="109670D3" w14:textId="05D1F749" w:rsidR="007B6D77" w:rsidRPr="00635647" w:rsidRDefault="007A18EA" w:rsidP="0073533C">
      <w:pPr>
        <w:pStyle w:val="FigureCap"/>
        <w:rPr>
          <w:iCs/>
        </w:rPr>
      </w:pPr>
      <w:bookmarkStart w:id="92" w:name="_Toc195957239"/>
      <w:bookmarkStart w:id="93" w:name="_Toc195957465"/>
      <w:r w:rsidRPr="00635647">
        <w:rPr>
          <w:b/>
        </w:rPr>
        <w:t xml:space="preserve">Figure </w:t>
      </w:r>
      <w:r w:rsidRPr="00635647">
        <w:rPr>
          <w:b/>
          <w:iCs/>
        </w:rPr>
        <w:fldChar w:fldCharType="begin"/>
      </w:r>
      <w:r w:rsidRPr="00635647">
        <w:rPr>
          <w:b/>
        </w:rPr>
        <w:instrText xml:space="preserve"> SEQ Figure \* ARABIC </w:instrText>
      </w:r>
      <w:r w:rsidRPr="00635647">
        <w:rPr>
          <w:b/>
          <w:iCs/>
        </w:rPr>
        <w:fldChar w:fldCharType="separate"/>
      </w:r>
      <w:r w:rsidR="0094376D" w:rsidRPr="00635647">
        <w:rPr>
          <w:b/>
          <w:noProof/>
        </w:rPr>
        <w:t>19</w:t>
      </w:r>
      <w:r w:rsidRPr="00635647">
        <w:rPr>
          <w:b/>
          <w:iCs/>
        </w:rPr>
        <w:fldChar w:fldCharType="end"/>
      </w:r>
      <w:r w:rsidR="00070D07" w:rsidRPr="00635647">
        <w:rPr>
          <w:b/>
        </w:rPr>
        <w:t>.</w:t>
      </w:r>
      <w:r w:rsidR="00070D07" w:rsidRPr="00635647">
        <w:t xml:space="preserve"> </w:t>
      </w:r>
      <w:r w:rsidR="00E02964" w:rsidRPr="00635647">
        <w:t>Flat (left) and VR (right) display conditions.</w:t>
      </w:r>
      <w:bookmarkEnd w:id="92"/>
      <w:bookmarkEnd w:id="93"/>
      <w:r w:rsidR="001E2472" w:rsidRPr="00635647">
        <w:t xml:space="preserve"> </w:t>
      </w:r>
    </w:p>
    <w:p w14:paraId="60436F89" w14:textId="25E10ABD" w:rsidR="001B4DF5" w:rsidRDefault="002B22DB" w:rsidP="001B4DF5">
      <w:pPr>
        <w:spacing w:line="480" w:lineRule="auto"/>
        <w:rPr>
          <w:rFonts w:ascii="Times New Roman" w:hAnsi="Times New Roman" w:cs="Times New Roman"/>
        </w:rPr>
      </w:pPr>
      <w:r w:rsidRPr="00635647">
        <w:rPr>
          <w:rFonts w:ascii="Times New Roman" w:hAnsi="Times New Roman" w:cs="Times New Roman"/>
        </w:rPr>
        <w:t xml:space="preserve">Participants were able to adjust the target </w:t>
      </w:r>
      <w:r w:rsidR="00C1358E" w:rsidRPr="00635647">
        <w:rPr>
          <w:rFonts w:ascii="Times New Roman" w:hAnsi="Times New Roman" w:cs="Times New Roman"/>
        </w:rPr>
        <w:t xml:space="preserve">stimulus </w:t>
      </w:r>
      <w:r w:rsidRPr="00635647">
        <w:rPr>
          <w:rFonts w:ascii="Times New Roman" w:hAnsi="Times New Roman" w:cs="Times New Roman"/>
        </w:rPr>
        <w:t>color using an 8Bitdo Micro Bluetooth Mini Controller</w:t>
      </w:r>
      <w:r w:rsidR="008567D8" w:rsidRPr="00635647">
        <w:rPr>
          <w:rFonts w:ascii="Times New Roman" w:hAnsi="Times New Roman" w:cs="Times New Roman"/>
        </w:rPr>
        <w:t xml:space="preserve"> (Figure </w:t>
      </w:r>
      <w:r w:rsidR="009A432E" w:rsidRPr="00635647">
        <w:rPr>
          <w:rFonts w:ascii="Times New Roman" w:hAnsi="Times New Roman" w:cs="Times New Roman"/>
        </w:rPr>
        <w:t>20</w:t>
      </w:r>
      <w:r w:rsidR="008567D8" w:rsidRPr="00635647">
        <w:rPr>
          <w:rFonts w:ascii="Times New Roman" w:hAnsi="Times New Roman" w:cs="Times New Roman"/>
        </w:rPr>
        <w:t>)</w:t>
      </w:r>
      <w:r w:rsidRPr="00635647">
        <w:rPr>
          <w:rFonts w:ascii="Times New Roman" w:hAnsi="Times New Roman" w:cs="Times New Roman"/>
        </w:rPr>
        <w:t xml:space="preserve">. </w:t>
      </w:r>
      <w:r w:rsidR="00DD4252" w:rsidRPr="00635647">
        <w:rPr>
          <w:rFonts w:ascii="Times New Roman" w:hAnsi="Times New Roman" w:cs="Times New Roman"/>
        </w:rPr>
        <w:t>Adjustments were mad</w:t>
      </w:r>
      <w:r w:rsidR="002550FB" w:rsidRPr="00635647">
        <w:rPr>
          <w:rFonts w:ascii="Times New Roman" w:hAnsi="Times New Roman" w:cs="Times New Roman"/>
        </w:rPr>
        <w:t xml:space="preserve">e in four directions </w:t>
      </w:r>
      <w:r w:rsidR="00DD4252" w:rsidRPr="00635647">
        <w:rPr>
          <w:rFonts w:ascii="Times New Roman" w:hAnsi="Times New Roman" w:cs="Times New Roman"/>
        </w:rPr>
        <w:t>using</w:t>
      </w:r>
      <w:r w:rsidR="002550FB" w:rsidRPr="00635647">
        <w:rPr>
          <w:rFonts w:ascii="Times New Roman" w:hAnsi="Times New Roman" w:cs="Times New Roman"/>
        </w:rPr>
        <w:t xml:space="preserve"> the</w:t>
      </w:r>
      <w:r w:rsidR="00DD4252" w:rsidRPr="00635647">
        <w:rPr>
          <w:rFonts w:ascii="Times New Roman" w:hAnsi="Times New Roman" w:cs="Times New Roman"/>
        </w:rPr>
        <w:t xml:space="preserve"> controller keys</w:t>
      </w:r>
      <w:r w:rsidR="002550FB" w:rsidRPr="00635647">
        <w:rPr>
          <w:rFonts w:ascii="Times New Roman" w:hAnsi="Times New Roman" w:cs="Times New Roman"/>
        </w:rPr>
        <w:t xml:space="preserve"> on the left-hand side (up, down, left, right)</w:t>
      </w:r>
      <w:r w:rsidR="00DD4252" w:rsidRPr="00635647">
        <w:rPr>
          <w:rFonts w:ascii="Times New Roman" w:hAnsi="Times New Roman" w:cs="Times New Roman"/>
        </w:rPr>
        <w:t>.</w:t>
      </w:r>
      <w:r w:rsidR="0095777D" w:rsidRPr="00635647">
        <w:rPr>
          <w:rFonts w:ascii="Times New Roman" w:hAnsi="Times New Roman" w:cs="Times New Roman"/>
        </w:rPr>
        <w:t xml:space="preserve"> </w:t>
      </w:r>
      <w:r w:rsidR="00D102C3" w:rsidRPr="00635647">
        <w:rPr>
          <w:rFonts w:ascii="Times New Roman" w:hAnsi="Times New Roman" w:cs="Times New Roman"/>
        </w:rPr>
        <w:t xml:space="preserve">They </w:t>
      </w:r>
      <w:r w:rsidR="002550FB" w:rsidRPr="00635647">
        <w:rPr>
          <w:rFonts w:ascii="Times New Roman" w:hAnsi="Times New Roman" w:cs="Times New Roman"/>
        </w:rPr>
        <w:t>entered</w:t>
      </w:r>
      <w:r w:rsidR="00D102C3" w:rsidRPr="00635647">
        <w:rPr>
          <w:rFonts w:ascii="Times New Roman" w:hAnsi="Times New Roman" w:cs="Times New Roman"/>
        </w:rPr>
        <w:t xml:space="preserve"> their </w:t>
      </w:r>
      <w:r w:rsidR="002550FB" w:rsidRPr="00635647">
        <w:rPr>
          <w:rFonts w:ascii="Times New Roman" w:hAnsi="Times New Roman" w:cs="Times New Roman"/>
        </w:rPr>
        <w:t xml:space="preserve">final </w:t>
      </w:r>
      <w:r w:rsidR="00D102C3" w:rsidRPr="00635647">
        <w:rPr>
          <w:rFonts w:ascii="Times New Roman" w:hAnsi="Times New Roman" w:cs="Times New Roman"/>
        </w:rPr>
        <w:t xml:space="preserve">selection using any of the buttons on the </w:t>
      </w:r>
      <w:r w:rsidR="002550FB" w:rsidRPr="00635647">
        <w:rPr>
          <w:rFonts w:ascii="Times New Roman" w:hAnsi="Times New Roman" w:cs="Times New Roman"/>
        </w:rPr>
        <w:t>right-hand</w:t>
      </w:r>
      <w:r w:rsidR="00D102C3" w:rsidRPr="00635647">
        <w:rPr>
          <w:rFonts w:ascii="Times New Roman" w:hAnsi="Times New Roman" w:cs="Times New Roman"/>
        </w:rPr>
        <w:t xml:space="preserve"> side of the controller. </w:t>
      </w:r>
      <w:r w:rsidR="009B120F" w:rsidRPr="00635647">
        <w:rPr>
          <w:rFonts w:ascii="Times New Roman" w:hAnsi="Times New Roman" w:cs="Times New Roman"/>
        </w:rPr>
        <w:t>The controller was particularly useful in the VR condition due to being unable to simultaneously see a keyboard</w:t>
      </w:r>
      <w:r w:rsidR="00CB5AE5" w:rsidRPr="00635647">
        <w:rPr>
          <w:rFonts w:ascii="Times New Roman" w:hAnsi="Times New Roman" w:cs="Times New Roman"/>
        </w:rPr>
        <w:t xml:space="preserve"> outside of the headset.</w:t>
      </w:r>
    </w:p>
    <w:p w14:paraId="61990314" w14:textId="35A04352" w:rsidR="002B22DB" w:rsidRPr="00635647" w:rsidRDefault="00B01DF4" w:rsidP="00635647">
      <w:pPr>
        <w:spacing w:line="480" w:lineRule="auto"/>
        <w:jc w:val="center"/>
        <w:rPr>
          <w:rFonts w:ascii="Times New Roman" w:hAnsi="Times New Roman" w:cs="Times New Roman"/>
        </w:rPr>
      </w:pPr>
      <w:r w:rsidRPr="00635647">
        <w:rPr>
          <w:rFonts w:ascii="Times New Roman" w:hAnsi="Times New Roman" w:cs="Times New Roman"/>
          <w:noProof/>
        </w:rPr>
        <w:drawing>
          <wp:inline distT="0" distB="0" distL="0" distR="0" wp14:anchorId="1C52C89D" wp14:editId="4AA049F7">
            <wp:extent cx="1305351" cy="2280131"/>
            <wp:effectExtent l="7938" t="0" r="0" b="0"/>
            <wp:docPr id="976681824" name="Picture 7" descr="A green video game control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81824" name="Picture 7" descr="A green video game controller&#10;&#10;AI-generated content may be incorrect."/>
                    <pic:cNvPicPr/>
                  </pic:nvPicPr>
                  <pic:blipFill rotWithShape="1">
                    <a:blip r:embed="rId39" cstate="print">
                      <a:extLst>
                        <a:ext uri="{28A0092B-C50C-407E-A947-70E740481C1C}">
                          <a14:useLocalDpi xmlns:a14="http://schemas.microsoft.com/office/drawing/2010/main" val="0"/>
                        </a:ext>
                      </a:extLst>
                    </a:blip>
                    <a:srcRect l="23668"/>
                    <a:stretch/>
                  </pic:blipFill>
                  <pic:spPr bwMode="auto">
                    <a:xfrm rot="16200000">
                      <a:off x="0" y="0"/>
                      <a:ext cx="1346661" cy="2352290"/>
                    </a:xfrm>
                    <a:prstGeom prst="rect">
                      <a:avLst/>
                    </a:prstGeom>
                    <a:ln>
                      <a:noFill/>
                    </a:ln>
                    <a:extLst>
                      <a:ext uri="{53640926-AAD7-44D8-BBD7-CCE9431645EC}">
                        <a14:shadowObscured xmlns:a14="http://schemas.microsoft.com/office/drawing/2010/main"/>
                      </a:ext>
                    </a:extLst>
                  </pic:spPr>
                </pic:pic>
              </a:graphicData>
            </a:graphic>
          </wp:inline>
        </w:drawing>
      </w:r>
    </w:p>
    <w:p w14:paraId="7D2B4555" w14:textId="24C59F9D" w:rsidR="00EE0768" w:rsidRPr="00635647" w:rsidRDefault="007A18EA" w:rsidP="0073533C">
      <w:pPr>
        <w:pStyle w:val="FigureCap"/>
        <w:rPr>
          <w:iCs/>
        </w:rPr>
      </w:pPr>
      <w:bookmarkStart w:id="94" w:name="_Toc195957240"/>
      <w:bookmarkStart w:id="95" w:name="_Toc195957466"/>
      <w:r w:rsidRPr="00635647">
        <w:rPr>
          <w:b/>
        </w:rPr>
        <w:t xml:space="preserve">Figure </w:t>
      </w:r>
      <w:r w:rsidRPr="00635647">
        <w:rPr>
          <w:b/>
          <w:iCs/>
        </w:rPr>
        <w:fldChar w:fldCharType="begin"/>
      </w:r>
      <w:r w:rsidRPr="00635647">
        <w:rPr>
          <w:b/>
        </w:rPr>
        <w:instrText xml:space="preserve"> SEQ Figure \* ARABIC </w:instrText>
      </w:r>
      <w:r w:rsidRPr="00635647">
        <w:rPr>
          <w:b/>
          <w:iCs/>
        </w:rPr>
        <w:fldChar w:fldCharType="separate"/>
      </w:r>
      <w:r w:rsidR="0094376D" w:rsidRPr="00635647">
        <w:rPr>
          <w:b/>
          <w:noProof/>
        </w:rPr>
        <w:t>20</w:t>
      </w:r>
      <w:r w:rsidRPr="00635647">
        <w:rPr>
          <w:b/>
          <w:iCs/>
        </w:rPr>
        <w:fldChar w:fldCharType="end"/>
      </w:r>
      <w:r w:rsidR="00EE0768" w:rsidRPr="00635647">
        <w:rPr>
          <w:b/>
        </w:rPr>
        <w:t>.</w:t>
      </w:r>
      <w:r w:rsidR="00EE0768" w:rsidRPr="00635647">
        <w:t xml:space="preserve"> </w:t>
      </w:r>
      <w:r w:rsidR="00C1358E" w:rsidRPr="00635647">
        <w:t>8Bitdo Micro Bluetooth Mini Controller used to adjust the stimulus in the experiment.</w:t>
      </w:r>
      <w:bookmarkEnd w:id="94"/>
      <w:bookmarkEnd w:id="95"/>
    </w:p>
    <w:p w14:paraId="2AA3587B" w14:textId="70CB9344" w:rsidR="00B44C37" w:rsidRPr="00635647" w:rsidRDefault="008D4D43" w:rsidP="00635647">
      <w:pPr>
        <w:pStyle w:val="Section"/>
        <w:spacing w:line="480" w:lineRule="auto"/>
      </w:pPr>
      <w:bookmarkStart w:id="96" w:name="_Toc195975241"/>
      <w:r w:rsidRPr="00635647">
        <w:t>4</w:t>
      </w:r>
      <w:r w:rsidR="00B44C37" w:rsidRPr="00635647">
        <w:t>.</w:t>
      </w:r>
      <w:r w:rsidR="008518E0" w:rsidRPr="00635647">
        <w:t>5</w:t>
      </w:r>
      <w:r w:rsidR="00B44C37" w:rsidRPr="00635647">
        <w:t xml:space="preserve"> Experiment Procedure</w:t>
      </w:r>
      <w:bookmarkEnd w:id="96"/>
    </w:p>
    <w:p w14:paraId="7E83FD12" w14:textId="4FF503A0" w:rsidR="004B7ED6" w:rsidRPr="00635647" w:rsidRDefault="00B90548" w:rsidP="00635647">
      <w:pPr>
        <w:pStyle w:val="Body"/>
        <w:spacing w:line="480" w:lineRule="auto"/>
      </w:pPr>
      <w:r w:rsidRPr="00635647">
        <w:t xml:space="preserve">Before beginning the experiment, participants read and signed a consent form and completed the Ishihara color vision test </w:t>
      </w:r>
      <w:sdt>
        <w:sdtPr>
          <w:rPr>
            <w:color w:val="000000"/>
          </w:rPr>
          <w:tag w:val="MENDELEY_CITATION_v3_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"/>
          <w:id w:val="1955974999"/>
          <w:placeholder>
            <w:docPart w:val="DefaultPlaceholder_-1854013440"/>
          </w:placeholder>
        </w:sdtPr>
        <w:sdtContent>
          <w:r w:rsidR="00617901" w:rsidRPr="00617901">
            <w:rPr>
              <w:color w:val="000000"/>
            </w:rPr>
            <w:t>(Ishihara, 2004)</w:t>
          </w:r>
        </w:sdtContent>
      </w:sdt>
      <w:r w:rsidRPr="00635647">
        <w:t xml:space="preserve"> to screen for color blindness. Each participant completed both the VR and Flat display versions of the experiment. For the VR condition, we used the VIVE XR Elite, which allows for adjustments to both diopter and interpupillary </w:t>
      </w:r>
      <w:r w:rsidRPr="00635647">
        <w:lastRenderedPageBreak/>
        <w:t xml:space="preserve">distance (IPD). Prior to starting the VR session, participants were instructed to adjust the IPD to match their eye spacing and, if they wore corrective lenses, to </w:t>
      </w:r>
      <w:r w:rsidR="0067779D" w:rsidRPr="00635647">
        <w:t>adjust</w:t>
      </w:r>
      <w:r w:rsidRPr="00635647">
        <w:t xml:space="preserve"> the diopter settings until the image appeared sharp. </w:t>
      </w:r>
      <w:commentRangeStart w:id="97"/>
      <w:commentRangeStart w:id="98"/>
      <w:commentRangeStart w:id="99"/>
      <w:commentRangeStart w:id="100"/>
      <w:r w:rsidR="00173CBE" w:rsidRPr="00635647">
        <w:t xml:space="preserve">The order of which </w:t>
      </w:r>
      <w:r w:rsidRPr="00635647">
        <w:t>condition</w:t>
      </w:r>
      <w:r w:rsidR="00173CBE" w:rsidRPr="00635647">
        <w:t xml:space="preserve"> was completed first was counterbalanced across participants so we could </w:t>
      </w:r>
      <w:r w:rsidR="0067779D" w:rsidRPr="00635647">
        <w:t>determine</w:t>
      </w:r>
      <w:r w:rsidR="00173CBE" w:rsidRPr="00635647">
        <w:t xml:space="preserve"> whether starting one or the other first influenced adaptation</w:t>
      </w:r>
      <w:commentRangeEnd w:id="97"/>
      <w:r w:rsidR="00B1309C">
        <w:rPr>
          <w:rStyle w:val="CommentReference"/>
          <w:rFonts w:asciiTheme="minorHAnsi" w:hAnsiTheme="minorHAnsi" w:cstheme="minorBidi"/>
        </w:rPr>
        <w:commentReference w:id="97"/>
      </w:r>
      <w:commentRangeEnd w:id="98"/>
      <w:r w:rsidR="009D7EBB">
        <w:rPr>
          <w:rStyle w:val="CommentReference"/>
          <w:rFonts w:asciiTheme="minorHAnsi" w:hAnsiTheme="minorHAnsi" w:cstheme="minorBidi"/>
        </w:rPr>
        <w:commentReference w:id="98"/>
      </w:r>
      <w:commentRangeEnd w:id="99"/>
      <w:r w:rsidR="00FF746F">
        <w:rPr>
          <w:rStyle w:val="CommentReference"/>
          <w:rFonts w:asciiTheme="minorHAnsi" w:hAnsiTheme="minorHAnsi" w:cstheme="minorBidi"/>
        </w:rPr>
        <w:commentReference w:id="99"/>
      </w:r>
      <w:commentRangeEnd w:id="100"/>
      <w:r w:rsidR="00FF746F">
        <w:rPr>
          <w:rStyle w:val="CommentReference"/>
          <w:rFonts w:asciiTheme="minorHAnsi" w:hAnsiTheme="minorHAnsi" w:cstheme="minorBidi"/>
        </w:rPr>
        <w:commentReference w:id="100"/>
      </w:r>
      <w:r w:rsidR="00173CBE" w:rsidRPr="00635647">
        <w:t xml:space="preserve">. </w:t>
      </w:r>
      <w:r w:rsidR="00E04B07" w:rsidRPr="00635647">
        <w:t>In the experiment,</w:t>
      </w:r>
      <w:r w:rsidR="00F2221F" w:rsidRPr="00635647">
        <w:t xml:space="preserve"> participants completed trials under five illuminants (white, red, green, blue, yellow)</w:t>
      </w:r>
      <w:r w:rsidR="00E04B07" w:rsidRPr="00635647">
        <w:t xml:space="preserve">, </w:t>
      </w:r>
      <w:r w:rsidR="00F2221F" w:rsidRPr="00635647">
        <w:t>three target lightness levels (L* = 40, 55, 70)</w:t>
      </w:r>
      <w:r w:rsidR="00E04B07" w:rsidRPr="00635647">
        <w:t xml:space="preserve">, and </w:t>
      </w:r>
      <w:r w:rsidR="005A117B" w:rsidRPr="00635647">
        <w:t>two display conditions (VR, Flat)</w:t>
      </w:r>
      <w:r w:rsidR="00F2221F" w:rsidRPr="00635647">
        <w:t xml:space="preserve">. </w:t>
      </w:r>
      <w:r w:rsidR="005A117B" w:rsidRPr="00635647">
        <w:t>Since</w:t>
      </w:r>
      <w:r w:rsidR="00F2221F" w:rsidRPr="00635647">
        <w:t xml:space="preserve"> L* depends on the reference white, the white point used for calculating L* </w:t>
      </w:r>
      <w:r w:rsidR="005A117B" w:rsidRPr="00635647">
        <w:t>was</w:t>
      </w:r>
      <w:r w:rsidR="00F2221F" w:rsidRPr="00635647">
        <w:t xml:space="preserve"> the</w:t>
      </w:r>
      <w:r w:rsidR="0036341A" w:rsidRPr="00635647">
        <w:t xml:space="preserve"> white point of the</w:t>
      </w:r>
      <w:r w:rsidR="00F2221F" w:rsidRPr="00635647">
        <w:t xml:space="preserve"> illumination under which the scene was rendered.</w:t>
      </w:r>
      <w:r w:rsidR="00391A78" w:rsidRPr="00635647">
        <w:t xml:space="preserve"> </w:t>
      </w:r>
    </w:p>
    <w:p w14:paraId="3E31B7D5" w14:textId="3005DB44" w:rsidR="003A33E7" w:rsidRPr="00635647" w:rsidRDefault="00391A78" w:rsidP="00635647">
      <w:pPr>
        <w:pStyle w:val="Body"/>
        <w:spacing w:line="480" w:lineRule="auto"/>
      </w:pPr>
      <w:r w:rsidRPr="00635647">
        <w:t>In the experiment</w:t>
      </w:r>
      <w:r w:rsidR="00B44C37" w:rsidRPr="00635647">
        <w:t xml:space="preserve">, </w:t>
      </w:r>
      <w:r w:rsidR="00E04647" w:rsidRPr="00635647">
        <w:t>participants were asked to</w:t>
      </w:r>
      <w:r w:rsidR="00197C49" w:rsidRPr="00635647">
        <w:t xml:space="preserve"> adjust the target</w:t>
      </w:r>
      <w:r w:rsidR="00B44C37" w:rsidRPr="00635647">
        <w:t xml:space="preserve"> until it appeared achromatic or without any hue</w:t>
      </w:r>
      <w:r w:rsidR="006D69EF" w:rsidRPr="00635647">
        <w:t xml:space="preserve">. </w:t>
      </w:r>
      <w:r w:rsidR="00661C43" w:rsidRPr="00661C43">
        <w:t>While we acknowledge that this type of task</w:t>
      </w:r>
      <w:r w:rsidR="00661C43">
        <w:t xml:space="preserve"> (appearance match)</w:t>
      </w:r>
      <w:r w:rsidR="00661C43" w:rsidRPr="00661C43">
        <w:t xml:space="preserve"> tends to yield lower color constancy indices compared to </w:t>
      </w:r>
      <w:r w:rsidR="00661C43">
        <w:t>“same paper”</w:t>
      </w:r>
      <w:r w:rsidR="00661C43" w:rsidRPr="00661C43">
        <w:t xml:space="preserve"> matching </w:t>
      </w:r>
      <w:r w:rsidR="00661C43">
        <w:t xml:space="preserve">tasks, </w:t>
      </w:r>
      <w:r w:rsidR="00661C43" w:rsidRPr="00661C43">
        <w:t>it was more intuitive and easier for participants to understand</w:t>
      </w:r>
      <w:r w:rsidR="00661C43">
        <w:t xml:space="preserve">. </w:t>
      </w:r>
      <w:r w:rsidR="00A20894" w:rsidRPr="00635647">
        <w:t>Adjustments were made using</w:t>
      </w:r>
      <w:r w:rsidR="00197C49" w:rsidRPr="00635647">
        <w:t xml:space="preserve"> a controller</w:t>
      </w:r>
      <w:r w:rsidR="00E02064" w:rsidRPr="00635647">
        <w:t>:</w:t>
      </w:r>
      <w:r w:rsidR="00A20894" w:rsidRPr="00635647">
        <w:t xml:space="preserve"> </w:t>
      </w:r>
      <w:r w:rsidR="00E02064" w:rsidRPr="00635647">
        <w:t>the</w:t>
      </w:r>
      <w:r w:rsidR="00A20894" w:rsidRPr="00635647">
        <w:t xml:space="preserve"> left and right </w:t>
      </w:r>
      <w:r w:rsidR="00C25C83" w:rsidRPr="00635647">
        <w:t>keys</w:t>
      </w:r>
      <w:r w:rsidR="00A20894" w:rsidRPr="00635647">
        <w:t xml:space="preserve"> </w:t>
      </w:r>
      <w:r w:rsidR="00572566" w:rsidRPr="00635647">
        <w:t>moved along the</w:t>
      </w:r>
      <w:r w:rsidR="00A20894" w:rsidRPr="00635647">
        <w:t xml:space="preserve"> a* </w:t>
      </w:r>
      <w:r w:rsidR="00572566" w:rsidRPr="00635647">
        <w:t xml:space="preserve">axis </w:t>
      </w:r>
      <w:r w:rsidR="00A20894" w:rsidRPr="00635647">
        <w:t xml:space="preserve">and the up and down </w:t>
      </w:r>
      <w:r w:rsidR="00C25C83" w:rsidRPr="00635647">
        <w:t>keys</w:t>
      </w:r>
      <w:r w:rsidR="00A20894" w:rsidRPr="00635647">
        <w:t xml:space="preserve"> </w:t>
      </w:r>
      <w:r w:rsidR="00572566" w:rsidRPr="00635647">
        <w:t>moved along the</w:t>
      </w:r>
      <w:r w:rsidR="00A20894" w:rsidRPr="00635647">
        <w:t xml:space="preserve"> b* </w:t>
      </w:r>
      <w:r w:rsidR="00572566" w:rsidRPr="00635647">
        <w:t xml:space="preserve">axis </w:t>
      </w:r>
      <w:r w:rsidR="00A20894" w:rsidRPr="00635647">
        <w:t xml:space="preserve">in CIELAB space. </w:t>
      </w:r>
      <w:r w:rsidR="00C25C83" w:rsidRPr="00635647">
        <w:t xml:space="preserve">They were reminded of the </w:t>
      </w:r>
      <w:r w:rsidR="000C13F1" w:rsidRPr="00635647">
        <w:t xml:space="preserve">color directions by the placement of the fruits in the scene. </w:t>
      </w:r>
      <w:r w:rsidR="00AA04EF" w:rsidRPr="00635647">
        <w:t>For each trial, the RGB values corresponding to the participant's final achromatic match were recorded and later converted to XYZ values using the forward display models for subsequent analysis.</w:t>
      </w:r>
      <w:r w:rsidR="007308E2" w:rsidRPr="00635647">
        <w:t xml:space="preserve"> </w:t>
      </w:r>
    </w:p>
    <w:p w14:paraId="0FCA017D" w14:textId="045F2F2D" w:rsidR="00C30FE4" w:rsidRPr="00635647" w:rsidRDefault="00524352" w:rsidP="00635647">
      <w:pPr>
        <w:pStyle w:val="Body"/>
        <w:spacing w:line="480" w:lineRule="auto"/>
      </w:pPr>
      <w:r w:rsidRPr="00635647">
        <w:t>For either display condition, t</w:t>
      </w:r>
      <w:r w:rsidR="00780A61" w:rsidRPr="00635647">
        <w:t>he experiment</w:t>
      </w:r>
      <w:r w:rsidR="00067DF4" w:rsidRPr="00635647">
        <w:t xml:space="preserve"> always</w:t>
      </w:r>
      <w:r w:rsidR="00780A61" w:rsidRPr="00635647">
        <w:t xml:space="preserve"> began</w:t>
      </w:r>
      <w:r w:rsidR="00067DF4" w:rsidRPr="00635647">
        <w:t xml:space="preserve"> with the scene rendered under the white illumination</w:t>
      </w:r>
      <w:r w:rsidR="0044751F" w:rsidRPr="00635647">
        <w:t xml:space="preserve">. </w:t>
      </w:r>
      <w:r w:rsidRPr="00635647">
        <w:t xml:space="preserve">This choice was made practically </w:t>
      </w:r>
      <w:r w:rsidR="00534569" w:rsidRPr="00635647">
        <w:t>since it helped familiarize participants with the task</w:t>
      </w:r>
      <w:r w:rsidRPr="00635647">
        <w:t xml:space="preserve">, </w:t>
      </w:r>
      <w:r w:rsidR="00A9071E" w:rsidRPr="00635647">
        <w:t>and</w:t>
      </w:r>
      <w:r w:rsidRPr="00635647">
        <w:t xml:space="preserve"> because the white illuminant </w:t>
      </w:r>
      <w:r w:rsidR="00E96A2F" w:rsidRPr="00635647">
        <w:t xml:space="preserve">always </w:t>
      </w:r>
      <w:r w:rsidRPr="00635647">
        <w:t xml:space="preserve">served as our reference for calculating </w:t>
      </w:r>
      <w:r w:rsidR="00E96A2F" w:rsidRPr="00635647">
        <w:t>constancy under each of the chromatic illuminants</w:t>
      </w:r>
      <w:r w:rsidR="0031274A" w:rsidRPr="00635647">
        <w:t xml:space="preserve">. </w:t>
      </w:r>
      <w:r w:rsidR="00FB7D20" w:rsidRPr="00635647">
        <w:t xml:space="preserve">At the start of the white illuminant block, participants underwent a two-minute adaptation period, during which they were free to look around the scene. </w:t>
      </w:r>
      <w:r w:rsidR="00090AC0" w:rsidRPr="00635647">
        <w:t xml:space="preserve">Several studies have shown that chromatic adaptation to a scene is almost </w:t>
      </w:r>
      <w:r w:rsidR="00090AC0" w:rsidRPr="00635647">
        <w:lastRenderedPageBreak/>
        <w:t xml:space="preserve">complete (up to approximately 90–95%) after about 1 to 2 min and that color appearance remains stable after this </w:t>
      </w:r>
      <w:sdt>
        <w:sdtPr>
          <w:rPr>
            <w:color w:val="000000"/>
          </w:rPr>
          <w:tag w:val="MENDELEY_CITATION_v3_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"/>
          <w:id w:val="1865015408"/>
          <w:placeholder>
            <w:docPart w:val="DefaultPlaceholder_-1854013440"/>
          </w:placeholder>
        </w:sdtPr>
        <w:sdtEndPr>
          <w:rPr>
            <w:highlight w:val="yellow"/>
          </w:rPr>
        </w:sdtEndPr>
        <w:sdtContent>
          <w:r w:rsidR="00617901" w:rsidRPr="00617901">
            <w:rPr>
              <w:rFonts w:eastAsia="Times New Roman"/>
              <w:color w:val="000000"/>
            </w:rPr>
            <w:t xml:space="preserve">(M. D. Fairchild &amp; Lennie, 1992; M. D. Fairchild &amp; </w:t>
          </w:r>
          <w:proofErr w:type="spellStart"/>
          <w:r w:rsidR="00617901" w:rsidRPr="00617901">
            <w:rPr>
              <w:rFonts w:eastAsia="Times New Roman"/>
              <w:color w:val="000000"/>
            </w:rPr>
            <w:t>Reniff</w:t>
          </w:r>
          <w:proofErr w:type="spellEnd"/>
          <w:r w:rsidR="00617901" w:rsidRPr="00617901">
            <w:rPr>
              <w:rFonts w:eastAsia="Times New Roman"/>
              <w:color w:val="000000"/>
            </w:rPr>
            <w:t>, 1995)</w:t>
          </w:r>
        </w:sdtContent>
      </w:sdt>
      <w:r w:rsidR="003A3FA0" w:rsidRPr="00635647">
        <w:t>.</w:t>
      </w:r>
      <w:r w:rsidR="00090AC0" w:rsidRPr="00635647">
        <w:t xml:space="preserve"> </w:t>
      </w:r>
      <w:r w:rsidR="00A50CA8" w:rsidRPr="00635647">
        <w:t xml:space="preserve">We wanted to give ample time for participants to maximize their adaptation to the scene. </w:t>
      </w:r>
      <w:r w:rsidR="00FB7D20" w:rsidRPr="00635647">
        <w:t xml:space="preserve">In the VR condition, they could move their heads to explore the virtual room, while in the flat-panel condition, they were limited to moving their eyes across the screen. </w:t>
      </w:r>
      <w:r w:rsidR="008D0BFA" w:rsidRPr="00635647">
        <w:t xml:space="preserve">The </w:t>
      </w:r>
      <w:r w:rsidR="00E4635E" w:rsidRPr="00635647">
        <w:t>start</w:t>
      </w:r>
      <w:r w:rsidR="008D0BFA" w:rsidRPr="00635647">
        <w:t xml:space="preserve"> of the adaptation period was signaled by the target turning black and an audible beep, </w:t>
      </w:r>
      <w:r w:rsidR="00E4635E" w:rsidRPr="00635647">
        <w:t>then</w:t>
      </w:r>
      <w:r w:rsidR="008D0BFA" w:rsidRPr="00635647">
        <w:t xml:space="preserve"> a second beep marked the end of adaptation. Following this, the target </w:t>
      </w:r>
      <w:r w:rsidR="00E4635E" w:rsidRPr="00635647">
        <w:t>changed to</w:t>
      </w:r>
      <w:r w:rsidR="008D0BFA" w:rsidRPr="00635647">
        <w:t xml:space="preserve"> a random color sampled from the </w:t>
      </w:r>
      <w:r w:rsidR="00E4635E" w:rsidRPr="00635647">
        <w:t xml:space="preserve">entire </w:t>
      </w:r>
      <w:r w:rsidR="008D0BFA" w:rsidRPr="00635647">
        <w:t xml:space="preserve">range of the CIELAB adjustment grid for </w:t>
      </w:r>
      <w:r w:rsidR="00E4635E" w:rsidRPr="00635647">
        <w:t>the</w:t>
      </w:r>
      <w:r w:rsidR="008D0BFA" w:rsidRPr="00635647">
        <w:t xml:space="preserve"> given lightness level and illuminant. Participants were instructed to adjust the color of the target until it appeared achromatic, or without hue. Adjustments were made using a controller, where left and right keys </w:t>
      </w:r>
      <w:r w:rsidR="00FB797B" w:rsidRPr="00635647">
        <w:t>moved along</w:t>
      </w:r>
      <w:r w:rsidR="008D0BFA" w:rsidRPr="00635647">
        <w:t xml:space="preserve"> the a* axis and up and down keys </w:t>
      </w:r>
      <w:r w:rsidR="00FB797B" w:rsidRPr="00635647">
        <w:t>moved along</w:t>
      </w:r>
      <w:r w:rsidR="008D0BFA" w:rsidRPr="00635647">
        <w:t xml:space="preserve"> the b* axis</w:t>
      </w:r>
      <w:r w:rsidR="00FB797B" w:rsidRPr="00635647">
        <w:t xml:space="preserve"> in CIELAB space</w:t>
      </w:r>
      <w:r w:rsidR="008D0BFA" w:rsidRPr="00635647">
        <w:t xml:space="preserve">. </w:t>
      </w:r>
      <w:r w:rsidR="009A2866" w:rsidRPr="00635647">
        <w:t xml:space="preserve">There was no time limit for their adjustments. </w:t>
      </w:r>
      <w:r w:rsidR="008D0BFA" w:rsidRPr="00635647">
        <w:t xml:space="preserve">The placement of colored fruit models (tomato, cucumber, plum, and banana) in the scene provided </w:t>
      </w:r>
      <w:r w:rsidR="00FB797B" w:rsidRPr="00635647">
        <w:t>directional</w:t>
      </w:r>
      <w:r w:rsidR="008D0BFA" w:rsidRPr="00635647">
        <w:t xml:space="preserve"> cues for the color directions.</w:t>
      </w:r>
      <w:r w:rsidR="00CA3905" w:rsidRPr="00635647">
        <w:t xml:space="preserve"> </w:t>
      </w:r>
      <w:r w:rsidR="005727FC" w:rsidRPr="00635647">
        <w:t>The target was presented at three different lightness levels (L* = 40, 55, 70), each repeated three times in randomized order, resulting in nine trials for the illuminant block.</w:t>
      </w:r>
      <w:r w:rsidR="009A7374" w:rsidRPr="00635647">
        <w:t xml:space="preserve"> The RGB values corresponding to the </w:t>
      </w:r>
      <w:r w:rsidR="00C66B67" w:rsidRPr="00635647">
        <w:t>achromatic</w:t>
      </w:r>
      <w:r w:rsidR="009A7374" w:rsidRPr="00635647">
        <w:t xml:space="preserve"> </w:t>
      </w:r>
      <w:r w:rsidR="00C66B67" w:rsidRPr="00635647">
        <w:t>match</w:t>
      </w:r>
      <w:r w:rsidR="009A7374" w:rsidRPr="00635647">
        <w:t xml:space="preserve"> were recorded for each trial and later converted to XYZ values using the forward display models for later analysis.</w:t>
      </w:r>
    </w:p>
    <w:p w14:paraId="59287787" w14:textId="523C1921" w:rsidR="00613F31" w:rsidRPr="00635647" w:rsidRDefault="00AB0359" w:rsidP="00635647">
      <w:pPr>
        <w:spacing w:line="480" w:lineRule="auto"/>
        <w:rPr>
          <w:rFonts w:ascii="Times New Roman" w:hAnsi="Times New Roman" w:cs="Times New Roman"/>
        </w:rPr>
      </w:pPr>
      <w:r w:rsidRPr="00635647">
        <w:rPr>
          <w:rFonts w:ascii="Times New Roman" w:hAnsi="Times New Roman" w:cs="Times New Roman"/>
        </w:rPr>
        <w:t xml:space="preserve">Once all trials under the white illuminant were completed, the scene changed to one of the four chromatic illuminants (red, green, blue, yellow), randomly selected for each block. Before </w:t>
      </w:r>
      <w:ins w:id="101" w:author="Michael Murdoch" w:date="2025-04-22T16:52:00Z">
        <w:r w:rsidR="00155AC5">
          <w:rPr>
            <w:rFonts w:ascii="Times New Roman" w:hAnsi="Times New Roman" w:cs="Times New Roman"/>
          </w:rPr>
          <w:t xml:space="preserve">making matches in </w:t>
        </w:r>
      </w:ins>
      <w:r w:rsidRPr="00635647">
        <w:rPr>
          <w:rFonts w:ascii="Times New Roman" w:hAnsi="Times New Roman" w:cs="Times New Roman"/>
        </w:rPr>
        <w:t>each chromatic block, participants underwent another two-minute adaptation period, following the same procedure as before. They then completed nine trials in that illuminant condition, again spanning the three lightness levels and repeated three times each.</w:t>
      </w:r>
      <w:r w:rsidR="00123547" w:rsidRPr="00635647">
        <w:rPr>
          <w:rFonts w:ascii="Times New Roman" w:hAnsi="Times New Roman" w:cs="Times New Roman"/>
        </w:rPr>
        <w:t xml:space="preserve"> </w:t>
      </w:r>
      <w:r w:rsidR="00204DA2" w:rsidRPr="00635647">
        <w:rPr>
          <w:rFonts w:ascii="Times New Roman" w:hAnsi="Times New Roman" w:cs="Times New Roman"/>
        </w:rPr>
        <w:t xml:space="preserve">Since the experiment always began with a full white illuminant block, the first chromatic </w:t>
      </w:r>
      <w:r w:rsidR="00E90800" w:rsidRPr="00635647">
        <w:rPr>
          <w:rFonts w:ascii="Times New Roman" w:hAnsi="Times New Roman" w:cs="Times New Roman"/>
        </w:rPr>
        <w:lastRenderedPageBreak/>
        <w:t>illuminant</w:t>
      </w:r>
      <w:r w:rsidR="00204DA2" w:rsidRPr="00635647">
        <w:rPr>
          <w:rFonts w:ascii="Times New Roman" w:hAnsi="Times New Roman" w:cs="Times New Roman"/>
        </w:rPr>
        <w:t xml:space="preserve"> was always preceded by white. To ensure consistency, </w:t>
      </w:r>
      <w:r w:rsidR="00E90800" w:rsidRPr="00635647">
        <w:rPr>
          <w:rFonts w:ascii="Times New Roman" w:hAnsi="Times New Roman" w:cs="Times New Roman"/>
        </w:rPr>
        <w:t xml:space="preserve">we interjected a single </w:t>
      </w:r>
      <w:r w:rsidR="00204DA2" w:rsidRPr="00635647">
        <w:rPr>
          <w:rFonts w:ascii="Times New Roman" w:hAnsi="Times New Roman" w:cs="Times New Roman"/>
        </w:rPr>
        <w:t>trial</w:t>
      </w:r>
      <w:r w:rsidR="00E90800" w:rsidRPr="00635647">
        <w:rPr>
          <w:rFonts w:ascii="Times New Roman" w:hAnsi="Times New Roman" w:cs="Times New Roman"/>
        </w:rPr>
        <w:t xml:space="preserve"> under the white illuminant</w:t>
      </w:r>
      <w:r w:rsidR="005D19EA" w:rsidRPr="00635647">
        <w:rPr>
          <w:rFonts w:ascii="Times New Roman" w:hAnsi="Times New Roman" w:cs="Times New Roman"/>
        </w:rPr>
        <w:t xml:space="preserve"> that</w:t>
      </w:r>
      <w:r w:rsidR="00204DA2" w:rsidRPr="00635647">
        <w:rPr>
          <w:rFonts w:ascii="Times New Roman" w:hAnsi="Times New Roman" w:cs="Times New Roman"/>
        </w:rPr>
        <w:t xml:space="preserve"> served to return participants to a neutral adaptation state before each new chromatic </w:t>
      </w:r>
      <w:r w:rsidR="00204DA2" w:rsidRPr="00635647">
        <w:rPr>
          <w:rStyle w:val="BodyChar"/>
        </w:rPr>
        <w:t>illuminant.</w:t>
      </w:r>
      <w:r w:rsidR="007C3494" w:rsidRPr="00635647">
        <w:rPr>
          <w:rStyle w:val="BodyChar"/>
        </w:rPr>
        <w:t xml:space="preserve"> </w:t>
      </w:r>
      <w:r w:rsidR="00CB19CE" w:rsidRPr="00635647">
        <w:rPr>
          <w:rStyle w:val="BodyChar"/>
        </w:rPr>
        <w:t xml:space="preserve">This also prevented </w:t>
      </w:r>
      <w:r w:rsidR="00A85EA2" w:rsidRPr="00635647">
        <w:rPr>
          <w:rStyle w:val="BodyChar"/>
        </w:rPr>
        <w:t xml:space="preserve">the </w:t>
      </w:r>
      <w:r w:rsidR="00414760" w:rsidRPr="00635647">
        <w:rPr>
          <w:rStyle w:val="BodyChar"/>
        </w:rPr>
        <w:t xml:space="preserve">order of the chromatic illuminants to influence </w:t>
      </w:r>
      <w:r w:rsidR="00A85EA2" w:rsidRPr="00635647">
        <w:rPr>
          <w:rStyle w:val="BodyChar"/>
        </w:rPr>
        <w:t xml:space="preserve">the </w:t>
      </w:r>
      <w:r w:rsidR="00414760" w:rsidRPr="00635647">
        <w:rPr>
          <w:rStyle w:val="BodyChar"/>
        </w:rPr>
        <w:t xml:space="preserve">adaptation to the next illuminant. </w:t>
      </w:r>
      <w:r w:rsidR="007C3494" w:rsidRPr="00635647">
        <w:rPr>
          <w:rStyle w:val="BodyChar"/>
        </w:rPr>
        <w:t xml:space="preserve">These trials included a 30-second adaptation period </w:t>
      </w:r>
      <w:r w:rsidR="0098699B" w:rsidRPr="00635647">
        <w:rPr>
          <w:rStyle w:val="BodyChar"/>
        </w:rPr>
        <w:t>under the white illuminant</w:t>
      </w:r>
      <w:r w:rsidR="0098699B" w:rsidRPr="00635647">
        <w:rPr>
          <w:rFonts w:ascii="Times New Roman" w:hAnsi="Times New Roman" w:cs="Times New Roman"/>
        </w:rPr>
        <w:t xml:space="preserve"> </w:t>
      </w:r>
      <w:r w:rsidR="007C3494" w:rsidRPr="00635647">
        <w:rPr>
          <w:rFonts w:ascii="Times New Roman" w:hAnsi="Times New Roman" w:cs="Times New Roman"/>
        </w:rPr>
        <w:t>followed by one trial</w:t>
      </w:r>
      <w:r w:rsidR="00A72C2D" w:rsidRPr="00635647">
        <w:rPr>
          <w:rFonts w:ascii="Times New Roman" w:hAnsi="Times New Roman" w:cs="Times New Roman"/>
        </w:rPr>
        <w:t xml:space="preserve"> </w:t>
      </w:r>
      <w:r w:rsidR="0098699B" w:rsidRPr="00635647">
        <w:rPr>
          <w:rFonts w:ascii="Times New Roman" w:hAnsi="Times New Roman" w:cs="Times New Roman"/>
        </w:rPr>
        <w:t xml:space="preserve">at target lightness </w:t>
      </w:r>
      <w:r w:rsidR="00A72C2D" w:rsidRPr="00635647">
        <w:rPr>
          <w:rFonts w:ascii="Times New Roman" w:hAnsi="Times New Roman" w:cs="Times New Roman"/>
        </w:rPr>
        <w:t>L* 55</w:t>
      </w:r>
      <w:r w:rsidR="007C3494" w:rsidRPr="00635647">
        <w:rPr>
          <w:rFonts w:ascii="Times New Roman" w:hAnsi="Times New Roman" w:cs="Times New Roman"/>
        </w:rPr>
        <w:t>, which was excluded from analysis.</w:t>
      </w:r>
      <w:r w:rsidR="00204DA2" w:rsidRPr="00635647">
        <w:rPr>
          <w:rFonts w:ascii="Times New Roman" w:hAnsi="Times New Roman" w:cs="Times New Roman"/>
        </w:rPr>
        <w:t xml:space="preserve"> </w:t>
      </w:r>
      <w:r w:rsidR="00556E72" w:rsidRPr="00635647">
        <w:rPr>
          <w:rFonts w:ascii="Times New Roman" w:hAnsi="Times New Roman" w:cs="Times New Roman"/>
        </w:rPr>
        <w:t xml:space="preserve">We used a shorter adaptation period here because these trials were not part of the main dataset, and we wanted to limit the overall experiment duration while still </w:t>
      </w:r>
      <w:r w:rsidR="00A85EA2" w:rsidRPr="00635647">
        <w:rPr>
          <w:rFonts w:ascii="Times New Roman" w:hAnsi="Times New Roman" w:cs="Times New Roman"/>
        </w:rPr>
        <w:t>allowing for</w:t>
      </w:r>
      <w:r w:rsidR="00556E72" w:rsidRPr="00635647">
        <w:rPr>
          <w:rFonts w:ascii="Times New Roman" w:hAnsi="Times New Roman" w:cs="Times New Roman"/>
        </w:rPr>
        <w:t xml:space="preserve"> sufficient adaptation</w:t>
      </w:r>
      <w:r w:rsidR="00A85EA2" w:rsidRPr="00635647">
        <w:rPr>
          <w:rFonts w:ascii="Times New Roman" w:hAnsi="Times New Roman" w:cs="Times New Roman"/>
        </w:rPr>
        <w:t xml:space="preserve"> to neutral</w:t>
      </w:r>
      <w:r w:rsidR="00556E72" w:rsidRPr="00635647">
        <w:rPr>
          <w:rFonts w:ascii="Times New Roman" w:hAnsi="Times New Roman" w:cs="Times New Roman"/>
        </w:rPr>
        <w:t>.</w:t>
      </w:r>
      <w:r w:rsidR="005C6754" w:rsidRPr="00635647">
        <w:rPr>
          <w:rFonts w:ascii="Times New Roman" w:hAnsi="Times New Roman" w:cs="Times New Roman"/>
        </w:rPr>
        <w:t xml:space="preserve"> </w:t>
      </w:r>
      <w:r w:rsidR="7630C80E" w:rsidRPr="00635647">
        <w:rPr>
          <w:rFonts w:ascii="Times New Roman" w:hAnsi="Times New Roman" w:cs="Times New Roman"/>
        </w:rPr>
        <w:t>P</w:t>
      </w:r>
      <w:r w:rsidR="000B3165" w:rsidRPr="00635647">
        <w:rPr>
          <w:rFonts w:ascii="Times New Roman" w:hAnsi="Times New Roman" w:cs="Times New Roman"/>
        </w:rPr>
        <w:t>articipants</w:t>
      </w:r>
      <w:r w:rsidR="7630C80E" w:rsidRPr="00635647">
        <w:rPr>
          <w:rFonts w:ascii="Times New Roman" w:hAnsi="Times New Roman" w:cs="Times New Roman"/>
        </w:rPr>
        <w:t xml:space="preserve"> then continued </w:t>
      </w:r>
      <w:r w:rsidR="00A85EA2" w:rsidRPr="00635647">
        <w:rPr>
          <w:rFonts w:ascii="Times New Roman" w:hAnsi="Times New Roman" w:cs="Times New Roman"/>
        </w:rPr>
        <w:t>the same procedure</w:t>
      </w:r>
      <w:r w:rsidR="7630C80E" w:rsidRPr="00635647">
        <w:rPr>
          <w:rFonts w:ascii="Times New Roman" w:hAnsi="Times New Roman" w:cs="Times New Roman"/>
        </w:rPr>
        <w:t xml:space="preserve"> for the remaining randomly selected chromatic illumina</w:t>
      </w:r>
      <w:r w:rsidR="00A85EA2" w:rsidRPr="00635647">
        <w:rPr>
          <w:rFonts w:ascii="Times New Roman" w:hAnsi="Times New Roman" w:cs="Times New Roman"/>
        </w:rPr>
        <w:t>nt</w:t>
      </w:r>
      <w:r w:rsidR="7630C80E" w:rsidRPr="00635647">
        <w:rPr>
          <w:rFonts w:ascii="Times New Roman" w:hAnsi="Times New Roman" w:cs="Times New Roman"/>
        </w:rPr>
        <w:t>s.</w:t>
      </w:r>
      <w:r w:rsidR="00A85EA2" w:rsidRPr="00635647">
        <w:rPr>
          <w:rFonts w:ascii="Times New Roman" w:hAnsi="Times New Roman" w:cs="Times New Roman"/>
        </w:rPr>
        <w:t xml:space="preserve"> Figure </w:t>
      </w:r>
      <w:r w:rsidR="009A432E" w:rsidRPr="00635647">
        <w:rPr>
          <w:rFonts w:ascii="Times New Roman" w:hAnsi="Times New Roman" w:cs="Times New Roman"/>
        </w:rPr>
        <w:t>21</w:t>
      </w:r>
      <w:r w:rsidR="00A85EA2" w:rsidRPr="00635647">
        <w:rPr>
          <w:rFonts w:ascii="Times New Roman" w:hAnsi="Times New Roman" w:cs="Times New Roman"/>
        </w:rPr>
        <w:t xml:space="preserve"> shows a </w:t>
      </w:r>
      <w:r w:rsidR="008752A7" w:rsidRPr="00635647">
        <w:rPr>
          <w:rFonts w:ascii="Times New Roman" w:hAnsi="Times New Roman" w:cs="Times New Roman"/>
        </w:rPr>
        <w:t>diagram detailing the flow of the experiment.</w:t>
      </w:r>
    </w:p>
    <w:p w14:paraId="5B63B75A" w14:textId="19ABED74" w:rsidR="00DB68B6" w:rsidRPr="00635647" w:rsidRDefault="00613F31" w:rsidP="00635647">
      <w:pPr>
        <w:spacing w:line="480" w:lineRule="auto"/>
        <w:rPr>
          <w:rFonts w:ascii="Times New Roman" w:hAnsi="Times New Roman" w:cs="Times New Roman"/>
        </w:rPr>
      </w:pPr>
      <w:r w:rsidRPr="00635647">
        <w:rPr>
          <w:rFonts w:ascii="Times New Roman" w:hAnsi="Times New Roman" w:cs="Times New Roman"/>
          <w:noProof/>
        </w:rPr>
        <w:drawing>
          <wp:inline distT="0" distB="0" distL="0" distR="0" wp14:anchorId="7B15E568" wp14:editId="2771052F">
            <wp:extent cx="6075680" cy="1168400"/>
            <wp:effectExtent l="0" t="0" r="1270" b="0"/>
            <wp:docPr id="605798427" name="Picture 8" descr="A diagram of a light sour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98427" name="Picture 8" descr="A diagram of a light source&#10;&#10;AI-generated content may be incorrect."/>
                    <pic:cNvPicPr/>
                  </pic:nvPicPr>
                  <pic:blipFill rotWithShape="1">
                    <a:blip r:embed="rId40" cstate="print">
                      <a:extLst>
                        <a:ext uri="{28A0092B-C50C-407E-A947-70E740481C1C}">
                          <a14:useLocalDpi xmlns:a14="http://schemas.microsoft.com/office/drawing/2010/main" val="0"/>
                        </a:ext>
                      </a:extLst>
                    </a:blip>
                    <a:srcRect t="28490" b="37322"/>
                    <a:stretch/>
                  </pic:blipFill>
                  <pic:spPr bwMode="auto">
                    <a:xfrm>
                      <a:off x="0" y="0"/>
                      <a:ext cx="6075680" cy="1168400"/>
                    </a:xfrm>
                    <a:prstGeom prst="rect">
                      <a:avLst/>
                    </a:prstGeom>
                    <a:ln>
                      <a:noFill/>
                    </a:ln>
                    <a:extLst>
                      <a:ext uri="{53640926-AAD7-44D8-BBD7-CCE9431645EC}">
                        <a14:shadowObscured xmlns:a14="http://schemas.microsoft.com/office/drawing/2010/main"/>
                      </a:ext>
                    </a:extLst>
                  </pic:spPr>
                </pic:pic>
              </a:graphicData>
            </a:graphic>
          </wp:inline>
        </w:drawing>
      </w:r>
    </w:p>
    <w:p w14:paraId="60D3E784" w14:textId="069566DE" w:rsidR="001D783E" w:rsidRPr="00635647" w:rsidRDefault="007A18EA" w:rsidP="0073533C">
      <w:pPr>
        <w:pStyle w:val="FigureCap"/>
        <w:rPr>
          <w:iCs/>
        </w:rPr>
      </w:pPr>
      <w:bookmarkStart w:id="102" w:name="_Toc195957241"/>
      <w:bookmarkStart w:id="103" w:name="_Toc195957467"/>
      <w:r w:rsidRPr="00635647">
        <w:rPr>
          <w:b/>
        </w:rPr>
        <w:t xml:space="preserve">Figure </w:t>
      </w:r>
      <w:r w:rsidRPr="00635647">
        <w:rPr>
          <w:b/>
          <w:iCs/>
        </w:rPr>
        <w:fldChar w:fldCharType="begin"/>
      </w:r>
      <w:r w:rsidRPr="00635647">
        <w:rPr>
          <w:b/>
        </w:rPr>
        <w:instrText xml:space="preserve"> SEQ Figure \* ARABIC </w:instrText>
      </w:r>
      <w:r w:rsidRPr="00635647">
        <w:rPr>
          <w:b/>
          <w:iCs/>
        </w:rPr>
        <w:fldChar w:fldCharType="separate"/>
      </w:r>
      <w:r w:rsidR="0094376D" w:rsidRPr="00635647">
        <w:rPr>
          <w:b/>
          <w:noProof/>
        </w:rPr>
        <w:t>21</w:t>
      </w:r>
      <w:r w:rsidRPr="00635647">
        <w:rPr>
          <w:b/>
          <w:iCs/>
        </w:rPr>
        <w:fldChar w:fldCharType="end"/>
      </w:r>
      <w:r w:rsidR="001D783E" w:rsidRPr="00635647">
        <w:rPr>
          <w:b/>
        </w:rPr>
        <w:t>.</w:t>
      </w:r>
      <w:r w:rsidR="001D783E" w:rsidRPr="00635647">
        <w:t xml:space="preserve"> </w:t>
      </w:r>
      <w:r w:rsidR="00CE1D8F" w:rsidRPr="00635647">
        <w:t xml:space="preserve">Schematic of the experimental procedure. Participants first adapted to </w:t>
      </w:r>
      <w:r w:rsidR="001F121B" w:rsidRPr="00635647">
        <w:t xml:space="preserve">the </w:t>
      </w:r>
      <w:r w:rsidR="00CE1D8F" w:rsidRPr="00635647">
        <w:t>white illuminant for 2 minutes before completing adjustment trials</w:t>
      </w:r>
      <w:r w:rsidR="001F121B" w:rsidRPr="00635647">
        <w:t xml:space="preserve"> at three lightness levels (L* = 40, 55, 70), with three repetitions per level.</w:t>
      </w:r>
      <w:r w:rsidR="00CE1D8F" w:rsidRPr="00635647">
        <w:t xml:space="preserve"> </w:t>
      </w:r>
      <w:r w:rsidR="00E61BB9" w:rsidRPr="00635647">
        <w:t xml:space="preserve">Next, they adapted </w:t>
      </w:r>
      <w:r w:rsidR="00CE1D8F" w:rsidRPr="00635647">
        <w:t xml:space="preserve">under a randomly assigned chromatic illuminant (red, green, blue, or yellow). For each chromatic </w:t>
      </w:r>
      <w:r w:rsidR="00D51C5D" w:rsidRPr="00635647">
        <w:t>illuminant</w:t>
      </w:r>
      <w:r w:rsidR="00CE1D8F" w:rsidRPr="00635647">
        <w:t xml:space="preserve">, </w:t>
      </w:r>
      <w:r w:rsidR="00C96E91" w:rsidRPr="00635647">
        <w:t>the same adjustment procedure was repeated</w:t>
      </w:r>
      <w:r w:rsidR="00D51C5D" w:rsidRPr="00635647">
        <w:t>.</w:t>
      </w:r>
      <w:r w:rsidR="00CE1D8F" w:rsidRPr="00635647">
        <w:t xml:space="preserve"> After completing </w:t>
      </w:r>
      <w:r w:rsidR="00D51C5D" w:rsidRPr="00635647">
        <w:t>a</w:t>
      </w:r>
      <w:r w:rsidR="00CE1D8F" w:rsidRPr="00635647">
        <w:t xml:space="preserve"> chromatic block, participants </w:t>
      </w:r>
      <w:r w:rsidR="00C96E91" w:rsidRPr="00635647">
        <w:t>adapted</w:t>
      </w:r>
      <w:r w:rsidR="00CE1D8F" w:rsidRPr="00635647">
        <w:t xml:space="preserve"> to the white illuminant for </w:t>
      </w:r>
      <w:r w:rsidR="00681EBB" w:rsidRPr="00635647">
        <w:t>30</w:t>
      </w:r>
      <w:r w:rsidR="00CE1D8F" w:rsidRPr="00635647">
        <w:t xml:space="preserve"> </w:t>
      </w:r>
      <w:r w:rsidR="00681EBB" w:rsidRPr="00635647">
        <w:t>seconds</w:t>
      </w:r>
      <w:r w:rsidR="00CE1D8F" w:rsidRPr="00635647">
        <w:t>, followed by an additional trial under white with a single adjustment at L* = 55. This sequence was repeated for all four chromatic illuminants.</w:t>
      </w:r>
      <w:bookmarkEnd w:id="102"/>
      <w:bookmarkEnd w:id="103"/>
    </w:p>
    <w:p w14:paraId="45BAA40A" w14:textId="13ABD446" w:rsidR="007E209A" w:rsidRPr="00635647" w:rsidRDefault="00B44C37" w:rsidP="00635647">
      <w:pPr>
        <w:spacing w:line="480" w:lineRule="auto"/>
        <w:rPr>
          <w:rFonts w:ascii="Times New Roman" w:hAnsi="Times New Roman" w:cs="Times New Roman"/>
        </w:rPr>
      </w:pPr>
      <w:r w:rsidRPr="00635647">
        <w:rPr>
          <w:rFonts w:ascii="Times New Roman" w:hAnsi="Times New Roman" w:cs="Times New Roman"/>
        </w:rPr>
        <w:t xml:space="preserve">In total, there were 45 trials </w:t>
      </w:r>
      <w:r w:rsidR="001D783E" w:rsidRPr="00635647">
        <w:rPr>
          <w:rFonts w:ascii="Times New Roman" w:hAnsi="Times New Roman" w:cs="Times New Roman"/>
        </w:rPr>
        <w:t>(</w:t>
      </w:r>
      <w:r w:rsidR="00D078C0" w:rsidRPr="00635647">
        <w:rPr>
          <w:rFonts w:ascii="Times New Roman" w:hAnsi="Times New Roman" w:cs="Times New Roman"/>
        </w:rPr>
        <w:t xml:space="preserve">3 target lightness x 3 repetitions x 5 illuminants) </w:t>
      </w:r>
      <w:r w:rsidRPr="00635647">
        <w:rPr>
          <w:rFonts w:ascii="Times New Roman" w:hAnsi="Times New Roman" w:cs="Times New Roman"/>
        </w:rPr>
        <w:t xml:space="preserve">plus 3 interjected white trials </w:t>
      </w:r>
      <w:r w:rsidR="00043517" w:rsidRPr="00635647">
        <w:rPr>
          <w:rFonts w:ascii="Times New Roman" w:hAnsi="Times New Roman" w:cs="Times New Roman"/>
        </w:rPr>
        <w:t xml:space="preserve">between the chromatic illuminants </w:t>
      </w:r>
      <w:r w:rsidRPr="00635647">
        <w:rPr>
          <w:rFonts w:ascii="Times New Roman" w:hAnsi="Times New Roman" w:cs="Times New Roman"/>
        </w:rPr>
        <w:t xml:space="preserve">for a total of 48 trials. </w:t>
      </w:r>
      <w:r w:rsidR="008A5B62" w:rsidRPr="00635647">
        <w:rPr>
          <w:rFonts w:ascii="Times New Roman" w:hAnsi="Times New Roman" w:cs="Times New Roman"/>
        </w:rPr>
        <w:t xml:space="preserve">Participants repeated the </w:t>
      </w:r>
      <w:r w:rsidR="008A5B62" w:rsidRPr="00635647">
        <w:rPr>
          <w:rFonts w:ascii="Times New Roman" w:hAnsi="Times New Roman" w:cs="Times New Roman"/>
        </w:rPr>
        <w:lastRenderedPageBreak/>
        <w:t xml:space="preserve">same experiment in both the VR HMD and </w:t>
      </w:r>
      <w:r w:rsidR="00E06C24" w:rsidRPr="00635647">
        <w:rPr>
          <w:rFonts w:ascii="Times New Roman" w:hAnsi="Times New Roman" w:cs="Times New Roman"/>
        </w:rPr>
        <w:t>Flat conditions</w:t>
      </w:r>
      <w:r w:rsidR="59DF8779" w:rsidRPr="00635647">
        <w:rPr>
          <w:rFonts w:ascii="Times New Roman" w:hAnsi="Times New Roman" w:cs="Times New Roman"/>
        </w:rPr>
        <w:t xml:space="preserve">, for a total of </w:t>
      </w:r>
      <w:r w:rsidR="00EC371A" w:rsidRPr="00635647">
        <w:rPr>
          <w:rFonts w:ascii="Times New Roman" w:hAnsi="Times New Roman" w:cs="Times New Roman"/>
        </w:rPr>
        <w:t>96</w:t>
      </w:r>
      <w:r w:rsidR="59DF8779" w:rsidRPr="00635647">
        <w:rPr>
          <w:rFonts w:ascii="Times New Roman" w:hAnsi="Times New Roman" w:cs="Times New Roman"/>
        </w:rPr>
        <w:t xml:space="preserve"> trials which took </w:t>
      </w:r>
      <w:r w:rsidR="3CDD26F2" w:rsidRPr="00635647">
        <w:rPr>
          <w:rFonts w:ascii="Times New Roman" w:hAnsi="Times New Roman" w:cs="Times New Roman"/>
        </w:rPr>
        <w:t xml:space="preserve">approximately </w:t>
      </w:r>
      <w:r w:rsidR="00EC371A" w:rsidRPr="00635647">
        <w:rPr>
          <w:rFonts w:ascii="Times New Roman" w:hAnsi="Times New Roman" w:cs="Times New Roman"/>
        </w:rPr>
        <w:t>60 minutes</w:t>
      </w:r>
      <w:r w:rsidR="00173CBE" w:rsidRPr="00635647">
        <w:rPr>
          <w:rFonts w:ascii="Times New Roman" w:hAnsi="Times New Roman" w:cs="Times New Roman"/>
        </w:rPr>
        <w:t xml:space="preserve">. </w:t>
      </w:r>
      <w:r w:rsidRPr="00635647">
        <w:rPr>
          <w:rFonts w:ascii="Times New Roman" w:hAnsi="Times New Roman" w:cs="Times New Roman"/>
        </w:rPr>
        <w:t>After the experiment, participants were asked to complete a short survey to collect demographic information. </w:t>
      </w:r>
    </w:p>
    <w:p w14:paraId="3473D3B5" w14:textId="6D44E5DF" w:rsidR="00746735" w:rsidRPr="00635647" w:rsidRDefault="00746735" w:rsidP="00635647">
      <w:pPr>
        <w:pStyle w:val="Section"/>
        <w:spacing w:line="480" w:lineRule="auto"/>
      </w:pPr>
      <w:bookmarkStart w:id="104" w:name="_Toc195975242"/>
      <w:r w:rsidRPr="00635647">
        <w:t>4.</w:t>
      </w:r>
      <w:r w:rsidR="008518E0" w:rsidRPr="00635647">
        <w:t>6</w:t>
      </w:r>
      <w:r w:rsidRPr="00635647">
        <w:t xml:space="preserve"> </w:t>
      </w:r>
      <w:r w:rsidR="002B61F1" w:rsidRPr="00635647">
        <w:t>Data Analysis</w:t>
      </w:r>
      <w:bookmarkEnd w:id="104"/>
    </w:p>
    <w:p w14:paraId="08260FF5" w14:textId="6DB443BE" w:rsidR="00B26327" w:rsidRPr="00635647" w:rsidRDefault="00B26327" w:rsidP="00635647">
      <w:pPr>
        <w:spacing w:line="480" w:lineRule="auto"/>
        <w:rPr>
          <w:rFonts w:ascii="Times New Roman" w:hAnsi="Times New Roman" w:cs="Times New Roman"/>
        </w:rPr>
      </w:pPr>
      <w:r w:rsidRPr="00635647">
        <w:rPr>
          <w:rFonts w:ascii="Times New Roman" w:hAnsi="Times New Roman" w:cs="Times New Roman"/>
        </w:rPr>
        <w:t>To evaluate color constancy, we compared the achromatic selections made by observers under the white illuminant to their selections under each chromatic illuminant</w:t>
      </w:r>
      <w:r w:rsidR="003A3FA0" w:rsidRPr="00635647">
        <w:rPr>
          <w:rFonts w:ascii="Times New Roman" w:hAnsi="Times New Roman" w:cs="Times New Roman"/>
        </w:rPr>
        <w:t>. First</w:t>
      </w:r>
      <w:r w:rsidRPr="00635647">
        <w:rPr>
          <w:rFonts w:ascii="Times New Roman" w:hAnsi="Times New Roman" w:cs="Times New Roman"/>
        </w:rPr>
        <w:t xml:space="preserve">, the RGBs of the achromatic responses were converted to XYZs using the corresponding display model. Then, we converted the XYZs to chromaticity in the CIE </w:t>
      </w:r>
      <w:proofErr w:type="spellStart"/>
      <w:r w:rsidRPr="00635647">
        <w:rPr>
          <w:rFonts w:ascii="Times New Roman" w:hAnsi="Times New Roman" w:cs="Times New Roman"/>
        </w:rPr>
        <w:t>u’v</w:t>
      </w:r>
      <w:proofErr w:type="spellEnd"/>
      <w:r w:rsidRPr="00635647">
        <w:rPr>
          <w:rFonts w:ascii="Times New Roman" w:hAnsi="Times New Roman" w:cs="Times New Roman"/>
        </w:rPr>
        <w:t xml:space="preserve">’ color space. We chose </w:t>
      </w:r>
      <w:proofErr w:type="spellStart"/>
      <w:r w:rsidRPr="00635647">
        <w:rPr>
          <w:rFonts w:ascii="Times New Roman" w:hAnsi="Times New Roman" w:cs="Times New Roman"/>
        </w:rPr>
        <w:t>u’v</w:t>
      </w:r>
      <w:proofErr w:type="spellEnd"/>
      <w:r w:rsidRPr="00635647">
        <w:rPr>
          <w:rFonts w:ascii="Times New Roman" w:hAnsi="Times New Roman" w:cs="Times New Roman"/>
        </w:rPr>
        <w:t xml:space="preserve">’ for its greater perceptual uniformity than CIE </w:t>
      </w:r>
      <w:proofErr w:type="spellStart"/>
      <w:r w:rsidRPr="00635647">
        <w:rPr>
          <w:rFonts w:ascii="Times New Roman" w:hAnsi="Times New Roman" w:cs="Times New Roman"/>
        </w:rPr>
        <w:t>xy</w:t>
      </w:r>
      <w:proofErr w:type="spellEnd"/>
      <w:r w:rsidRPr="00635647">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"/>
          <w:id w:val="2081175277"/>
          <w:placeholder>
            <w:docPart w:val="18133C28157F42F0823869FD609A8A35"/>
          </w:placeholder>
        </w:sdtPr>
        <w:sdtContent>
          <w:r w:rsidR="00617901" w:rsidRPr="00617901">
            <w:rPr>
              <w:rFonts w:ascii="Times New Roman" w:hAnsi="Times New Roman" w:cs="Times New Roman"/>
              <w:color w:val="000000"/>
            </w:rPr>
            <w:t>(ISO/CIE, 2016)</w:t>
          </w:r>
        </w:sdtContent>
      </w:sdt>
      <w:r w:rsidRPr="00635647">
        <w:rPr>
          <w:rFonts w:ascii="Times New Roman" w:hAnsi="Times New Roman" w:cs="Times New Roman"/>
        </w:rPr>
        <w:t>. Lastly, we computed a color constancy index (CI) that quantifies the degree of constancy, where a higher index indicates more adaptation to the illuminant. Computing the CI consisted of three main steps: recentering the data, projecting the data onto the illuminant line, and using the projected data to calculate the ratio of change in observer selections to the illuminant change.</w:t>
      </w:r>
    </w:p>
    <w:p w14:paraId="50FC92C8" w14:textId="06AA0A33" w:rsidR="007D30B4" w:rsidRPr="00635647" w:rsidRDefault="00B26327" w:rsidP="00635647">
      <w:pPr>
        <w:pStyle w:val="Subsections"/>
        <w:spacing w:line="480" w:lineRule="auto"/>
      </w:pPr>
      <w:bookmarkStart w:id="105" w:name="_Toc195975243"/>
      <w:r w:rsidRPr="00635647">
        <w:t>4</w:t>
      </w:r>
      <w:r w:rsidR="00D84C42" w:rsidRPr="00635647">
        <w:t>.</w:t>
      </w:r>
      <w:r w:rsidR="008518E0" w:rsidRPr="00635647">
        <w:t>6</w:t>
      </w:r>
      <w:r w:rsidR="00D84C42" w:rsidRPr="00635647">
        <w:t>.1</w:t>
      </w:r>
      <w:r w:rsidR="00D84C42" w:rsidRPr="00635647">
        <w:rPr>
          <w:i/>
          <w:iCs/>
        </w:rPr>
        <w:t xml:space="preserve"> </w:t>
      </w:r>
      <w:r w:rsidR="007D30B4" w:rsidRPr="00635647">
        <w:t>Recentering</w:t>
      </w:r>
      <w:bookmarkEnd w:id="105"/>
    </w:p>
    <w:p w14:paraId="6D82DF62" w14:textId="209F3D02" w:rsidR="00A22725" w:rsidRPr="00635647" w:rsidRDefault="00C17E2D" w:rsidP="00635647">
      <w:pPr>
        <w:spacing w:line="480" w:lineRule="auto"/>
        <w:rPr>
          <w:rFonts w:ascii="Times New Roman" w:hAnsi="Times New Roman" w:cs="Times New Roman"/>
        </w:rPr>
      </w:pPr>
      <w:r w:rsidRPr="00635647">
        <w:rPr>
          <w:rFonts w:ascii="Times New Roman" w:hAnsi="Times New Roman" w:cs="Times New Roman"/>
        </w:rPr>
        <w:t>Due</w:t>
      </w:r>
      <w:r w:rsidR="00265D7C" w:rsidRPr="00635647">
        <w:rPr>
          <w:rFonts w:ascii="Times New Roman" w:hAnsi="Times New Roman" w:cs="Times New Roman"/>
        </w:rPr>
        <w:t xml:space="preserve"> to the nature of the achromatic adjustment task, individual </w:t>
      </w:r>
      <w:r w:rsidRPr="00635647">
        <w:rPr>
          <w:rFonts w:ascii="Times New Roman" w:hAnsi="Times New Roman" w:cs="Times New Roman"/>
        </w:rPr>
        <w:t xml:space="preserve">observer </w:t>
      </w:r>
      <w:r w:rsidR="00265D7C" w:rsidRPr="00635647">
        <w:rPr>
          <w:rFonts w:ascii="Times New Roman" w:hAnsi="Times New Roman" w:cs="Times New Roman"/>
        </w:rPr>
        <w:t xml:space="preserve">differences in </w:t>
      </w:r>
      <w:r w:rsidR="00830C40" w:rsidRPr="00635647">
        <w:rPr>
          <w:rFonts w:ascii="Times New Roman" w:hAnsi="Times New Roman" w:cs="Times New Roman"/>
        </w:rPr>
        <w:t xml:space="preserve">what appears achromatic </w:t>
      </w:r>
      <w:r w:rsidR="00954DAD" w:rsidRPr="00635647">
        <w:rPr>
          <w:rFonts w:ascii="Times New Roman" w:hAnsi="Times New Roman" w:cs="Times New Roman"/>
        </w:rPr>
        <w:t xml:space="preserve">under the white illuminant </w:t>
      </w:r>
      <w:r w:rsidR="00830C40" w:rsidRPr="00635647">
        <w:rPr>
          <w:rFonts w:ascii="Times New Roman" w:hAnsi="Times New Roman" w:cs="Times New Roman"/>
        </w:rPr>
        <w:t>can occur</w:t>
      </w:r>
      <w:r w:rsidR="00265D7C" w:rsidRPr="00635647">
        <w:rPr>
          <w:rFonts w:ascii="Times New Roman" w:hAnsi="Times New Roman" w:cs="Times New Roman"/>
        </w:rPr>
        <w:t xml:space="preserve">. For instance, one observer may perceive a different chromaticity as achromatic under the </w:t>
      </w:r>
      <w:r w:rsidR="00954DAD" w:rsidRPr="00635647">
        <w:rPr>
          <w:rFonts w:ascii="Times New Roman" w:hAnsi="Times New Roman" w:cs="Times New Roman"/>
        </w:rPr>
        <w:t>white</w:t>
      </w:r>
      <w:r w:rsidR="00265D7C" w:rsidRPr="00635647">
        <w:rPr>
          <w:rFonts w:ascii="Times New Roman" w:hAnsi="Times New Roman" w:cs="Times New Roman"/>
        </w:rPr>
        <w:t xml:space="preserve"> illuminant compared to another observer. To focus on the magnitude of the achromatic shifts </w:t>
      </w:r>
      <w:r w:rsidR="0087512C" w:rsidRPr="00635647">
        <w:rPr>
          <w:rFonts w:ascii="Times New Roman" w:hAnsi="Times New Roman" w:cs="Times New Roman"/>
        </w:rPr>
        <w:t xml:space="preserve">under different illuminants </w:t>
      </w:r>
      <w:r w:rsidR="00265D7C" w:rsidRPr="00635647">
        <w:rPr>
          <w:rFonts w:ascii="Times New Roman" w:hAnsi="Times New Roman" w:cs="Times New Roman"/>
        </w:rPr>
        <w:t xml:space="preserve">rather than perceptual </w:t>
      </w:r>
      <w:r w:rsidR="0087512C" w:rsidRPr="00635647">
        <w:rPr>
          <w:rFonts w:ascii="Times New Roman" w:hAnsi="Times New Roman" w:cs="Times New Roman"/>
        </w:rPr>
        <w:t>differences</w:t>
      </w:r>
      <w:r w:rsidR="00D13922" w:rsidRPr="00635647">
        <w:rPr>
          <w:rFonts w:ascii="Times New Roman" w:hAnsi="Times New Roman" w:cs="Times New Roman"/>
        </w:rPr>
        <w:t xml:space="preserve"> between observers</w:t>
      </w:r>
      <w:r w:rsidR="00265D7C" w:rsidRPr="00635647">
        <w:rPr>
          <w:rFonts w:ascii="Times New Roman" w:hAnsi="Times New Roman" w:cs="Times New Roman"/>
        </w:rPr>
        <w:t xml:space="preserve">, we applied a recentering procedure to normalize the data. </w:t>
      </w:r>
      <w:r w:rsidR="00A2078A" w:rsidRPr="00635647">
        <w:rPr>
          <w:rFonts w:ascii="Times New Roman" w:hAnsi="Times New Roman" w:cs="Times New Roman"/>
        </w:rPr>
        <w:t xml:space="preserve">This </w:t>
      </w:r>
      <w:r w:rsidR="00A22725" w:rsidRPr="00635647">
        <w:rPr>
          <w:rFonts w:ascii="Times New Roman" w:hAnsi="Times New Roman" w:cs="Times New Roman"/>
        </w:rPr>
        <w:t xml:space="preserve">simulates how each observer’s </w:t>
      </w:r>
      <w:r w:rsidR="00C31A8D" w:rsidRPr="00635647">
        <w:rPr>
          <w:rFonts w:ascii="Times New Roman" w:hAnsi="Times New Roman" w:cs="Times New Roman"/>
        </w:rPr>
        <w:t xml:space="preserve">responses to the chromatic illuminants would appear if </w:t>
      </w:r>
      <w:r w:rsidR="00A22725" w:rsidRPr="00635647">
        <w:rPr>
          <w:rFonts w:ascii="Times New Roman" w:hAnsi="Times New Roman" w:cs="Times New Roman"/>
        </w:rPr>
        <w:t xml:space="preserve">their response under the white illuminant matched the exact chromaticity of </w:t>
      </w:r>
      <w:r w:rsidR="00295D0C" w:rsidRPr="00635647">
        <w:rPr>
          <w:rFonts w:ascii="Times New Roman" w:hAnsi="Times New Roman" w:cs="Times New Roman"/>
        </w:rPr>
        <w:t>that illuminant (</w:t>
      </w:r>
      <w:r w:rsidR="00A22725" w:rsidRPr="00635647">
        <w:rPr>
          <w:rFonts w:ascii="Times New Roman" w:hAnsi="Times New Roman" w:cs="Times New Roman"/>
        </w:rPr>
        <w:t>D65</w:t>
      </w:r>
      <w:r w:rsidR="00295D0C" w:rsidRPr="00635647">
        <w:rPr>
          <w:rFonts w:ascii="Times New Roman" w:hAnsi="Times New Roman" w:cs="Times New Roman"/>
        </w:rPr>
        <w:t>)</w:t>
      </w:r>
      <w:r w:rsidR="00A22725" w:rsidRPr="00635647">
        <w:rPr>
          <w:rFonts w:ascii="Times New Roman" w:hAnsi="Times New Roman" w:cs="Times New Roman"/>
        </w:rPr>
        <w:t xml:space="preserve">. </w:t>
      </w:r>
      <w:r w:rsidR="00BD3D01" w:rsidRPr="00635647">
        <w:rPr>
          <w:rFonts w:ascii="Times New Roman" w:hAnsi="Times New Roman" w:cs="Times New Roman"/>
        </w:rPr>
        <w:t xml:space="preserve">Recentered data allowed us to more clearly interpret participants’ responses </w:t>
      </w:r>
      <w:r w:rsidR="00BD3D01" w:rsidRPr="00635647">
        <w:rPr>
          <w:rFonts w:ascii="Times New Roman" w:hAnsi="Times New Roman" w:cs="Times New Roman"/>
        </w:rPr>
        <w:lastRenderedPageBreak/>
        <w:t>under the chromatic illuminants by removing individual differences in their perception of</w:t>
      </w:r>
      <w:r w:rsidR="001632A7" w:rsidRPr="00635647">
        <w:rPr>
          <w:rFonts w:ascii="Times New Roman" w:hAnsi="Times New Roman" w:cs="Times New Roman"/>
        </w:rPr>
        <w:t xml:space="preserve"> achromatic under</w:t>
      </w:r>
      <w:r w:rsidR="00BD3D01" w:rsidRPr="00635647">
        <w:rPr>
          <w:rFonts w:ascii="Times New Roman" w:hAnsi="Times New Roman" w:cs="Times New Roman"/>
        </w:rPr>
        <w:t xml:space="preserve"> white, making it easier to compare results across participants.</w:t>
      </w:r>
    </w:p>
    <w:p w14:paraId="5025FB14" w14:textId="348FF978" w:rsidR="009B60AD" w:rsidRPr="00635647" w:rsidRDefault="0077186B" w:rsidP="00635647">
      <w:pPr>
        <w:pStyle w:val="Body"/>
        <w:spacing w:line="480" w:lineRule="auto"/>
      </w:pPr>
      <w:r w:rsidRPr="00635647">
        <w:t xml:space="preserve"> </w:t>
      </w:r>
      <w:r w:rsidR="00D26401" w:rsidRPr="00635647">
        <w:t xml:space="preserve">We </w:t>
      </w:r>
      <w:r w:rsidR="00C65A6A" w:rsidRPr="00635647">
        <w:t>applied</w:t>
      </w:r>
      <w:r w:rsidR="00D26401" w:rsidRPr="00635647">
        <w:t xml:space="preserve"> the recentering method described by </w:t>
      </w:r>
      <w:sdt>
        <w:sdtPr>
          <w:rPr>
            <w:color w:val="000000"/>
          </w:rPr>
          <w:tag w:val="MENDELEY_CITATION_v3_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"/>
          <w:id w:val="-1052997667"/>
          <w:placeholder>
            <w:docPart w:val="DefaultPlaceholder_-1854013440"/>
          </w:placeholder>
        </w:sdtPr>
        <w:sdtContent>
          <w:r w:rsidR="00617901" w:rsidRPr="00617901">
            <w:rPr>
              <w:color w:val="000000"/>
            </w:rPr>
            <w:t>Brainard (1998),</w:t>
          </w:r>
        </w:sdtContent>
      </w:sdt>
      <w:r w:rsidR="00D26401" w:rsidRPr="00635647">
        <w:t xml:space="preserve"> which is based on the von Kries hypothesis</w:t>
      </w:r>
      <w:r w:rsidR="00C31A8D" w:rsidRPr="00635647">
        <w:t xml:space="preserve"> </w:t>
      </w:r>
      <w:sdt>
        <w:sdtPr>
          <w:rPr>
            <w:color w:val="000000"/>
          </w:rPr>
          <w:tag w:val="MENDELEY_CITATION_v3_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"/>
          <w:id w:val="1297110136"/>
          <w:placeholder>
            <w:docPart w:val="DefaultPlaceholder_-1854013440"/>
          </w:placeholder>
        </w:sdtPr>
        <w:sdtContent>
          <w:r w:rsidR="00617901" w:rsidRPr="00617901">
            <w:rPr>
              <w:color w:val="000000"/>
            </w:rPr>
            <w:t>(von Kries, 1902)</w:t>
          </w:r>
        </w:sdtContent>
      </w:sdt>
      <w:r w:rsidR="00406B5C" w:rsidRPr="00635647">
        <w:t xml:space="preserve">, which </w:t>
      </w:r>
      <w:r w:rsidR="00D26401" w:rsidRPr="00635647">
        <w:t xml:space="preserve">assumes that the primary effect of illuminant changes </w:t>
      </w:r>
      <w:r w:rsidR="009867D1" w:rsidRPr="00635647">
        <w:t>can be modeled as a</w:t>
      </w:r>
      <w:r w:rsidR="00D26401" w:rsidRPr="00635647">
        <w:t xml:space="preserve"> gain</w:t>
      </w:r>
      <w:r w:rsidR="009867D1" w:rsidRPr="00635647">
        <w:t xml:space="preserve"> applied to</w:t>
      </w:r>
      <w:r w:rsidR="00D26401" w:rsidRPr="00635647">
        <w:t xml:space="preserve"> the three cone signals. The recentering process involves deriving a diagonal transformation matrix, </w:t>
      </w:r>
      <w:r w:rsidR="00D26401" w:rsidRPr="00635647">
        <w:rPr>
          <w:rFonts w:ascii="Cambria Math" w:hAnsi="Cambria Math" w:cs="Cambria Math"/>
        </w:rPr>
        <w:t>𝐷</w:t>
      </w:r>
      <w:r w:rsidR="000B6E34" w:rsidRPr="00635647">
        <w:rPr>
          <w:rFonts w:ascii="Cambria Math" w:hAnsi="Cambria Math" w:cs="Cambria Math"/>
        </w:rPr>
        <w:t>,</w:t>
      </w:r>
      <w:r w:rsidR="00D26401" w:rsidRPr="00635647">
        <w:t xml:space="preserve"> from </w:t>
      </w:r>
      <w:r w:rsidR="004556AE" w:rsidRPr="00635647">
        <w:t xml:space="preserve">the </w:t>
      </w:r>
      <w:r w:rsidR="00D26401" w:rsidRPr="00635647">
        <w:t>LMS cone responses</w:t>
      </w:r>
      <w:r w:rsidR="004556AE" w:rsidRPr="00635647">
        <w:t xml:space="preserve"> of the observer</w:t>
      </w:r>
      <w:r w:rsidR="0085358D" w:rsidRPr="00635647">
        <w:t xml:space="preserve"> and using it to calculate the recentered chromatic response</w:t>
      </w:r>
      <w:r w:rsidR="00D26401" w:rsidRPr="00635647">
        <w:t xml:space="preserve">. Specifically, </w:t>
      </w:r>
      <w:r w:rsidR="00D26401" w:rsidRPr="00635647">
        <w:rPr>
          <w:rFonts w:ascii="Cambria Math" w:hAnsi="Cambria Math" w:cs="Cambria Math"/>
        </w:rPr>
        <w:t>𝐷</w:t>
      </w:r>
      <w:r w:rsidR="00850419" w:rsidRPr="00635647">
        <w:t xml:space="preserve"> </w:t>
      </w:r>
      <w:r w:rsidR="00D26401" w:rsidRPr="00635647">
        <w:t>is computed as the element-wise ratio of the LMS responses under the chromatic and white illuminants</w:t>
      </w:r>
      <w:r w:rsidR="00E87042" w:rsidRPr="00635647">
        <w:t xml:space="preserve"> (equation </w:t>
      </w:r>
      <w:r w:rsidR="004A43C6" w:rsidRPr="00635647">
        <w:t>1</w:t>
      </w:r>
      <w:r w:rsidR="002F0338" w:rsidRPr="00635647">
        <w:t>0</w:t>
      </w:r>
      <w:r w:rsidR="00E87042" w:rsidRPr="00635647">
        <w:t>)</w:t>
      </w:r>
      <w:r w:rsidR="00D26401" w:rsidRPr="00635647">
        <w:t xml:space="preserve">. The recentered chromatic response is then obtained by multiplying </w:t>
      </w:r>
      <w:r w:rsidR="00D26401" w:rsidRPr="00635647">
        <w:rPr>
          <w:rFonts w:ascii="Cambria Math" w:hAnsi="Cambria Math" w:cs="Cambria Math"/>
        </w:rPr>
        <w:t>𝐷</w:t>
      </w:r>
      <w:r w:rsidR="00B51CD9" w:rsidRPr="00635647">
        <w:t xml:space="preserve"> </w:t>
      </w:r>
      <w:r w:rsidR="00D26401" w:rsidRPr="00635647">
        <w:t>with the LMS of the reference illuminant</w:t>
      </w:r>
      <w:r w:rsidR="00E87042" w:rsidRPr="00635647">
        <w:t xml:space="preserve">, </w:t>
      </w:r>
      <w:r w:rsidR="0009323B" w:rsidRPr="00635647">
        <w:t>D65</w:t>
      </w:r>
      <w:r w:rsidR="00E87042" w:rsidRPr="00635647">
        <w:t xml:space="preserve"> (equation </w:t>
      </w:r>
      <w:r w:rsidR="002F0338" w:rsidRPr="00635647">
        <w:t>11</w:t>
      </w:r>
      <w:r w:rsidR="00E87042" w:rsidRPr="00635647">
        <w:t>)</w:t>
      </w:r>
      <w:r w:rsidR="00D91978" w:rsidRPr="00635647">
        <w:t xml:space="preserve">. </w:t>
      </w:r>
      <w:r w:rsidR="00D35D4A" w:rsidRPr="00635647">
        <w:t>The Smith</w:t>
      </w:r>
      <w:r w:rsidR="00F2396B" w:rsidRPr="00635647">
        <w:t>-</w:t>
      </w:r>
      <w:r w:rsidR="00D35D4A" w:rsidRPr="00635647">
        <w:t xml:space="preserve">Pokorny Cone Fundamentals </w:t>
      </w:r>
      <w:sdt>
        <w:sdtPr>
          <w:rPr>
            <w:color w:val="000000"/>
          </w:rPr>
          <w:tag w:val="MENDELEY_CITATION_v3_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"/>
          <w:id w:val="-2091146668"/>
          <w:placeholder>
            <w:docPart w:val="DefaultPlaceholder_-1854013440"/>
          </w:placeholder>
        </w:sdtPr>
        <w:sdtContent>
          <w:r w:rsidR="00617901" w:rsidRPr="00617901">
            <w:rPr>
              <w:rFonts w:eastAsia="Times New Roman"/>
              <w:color w:val="000000"/>
            </w:rPr>
            <w:t>(Smith &amp; Pokorny, 1975)</w:t>
          </w:r>
        </w:sdtContent>
      </w:sdt>
      <w:r w:rsidR="00612DF0" w:rsidRPr="00635647">
        <w:t xml:space="preserve"> </w:t>
      </w:r>
      <w:r w:rsidR="00D35D4A" w:rsidRPr="00635647">
        <w:t xml:space="preserve">were used to convert observers’ XYZ responses to LMS. </w:t>
      </w:r>
    </w:p>
    <w:p w14:paraId="06F04812" w14:textId="3BC887FF" w:rsidR="009B60AD" w:rsidRPr="00B755B9" w:rsidRDefault="00000000" w:rsidP="00B755B9">
      <w:pPr>
        <w:spacing w:line="360" w:lineRule="auto"/>
        <w:ind w:left="1440" w:firstLine="720"/>
        <w:jc w:val="center"/>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w:rPr>
                  <w:rFonts w:ascii="Cambria Math" w:hAnsi="Cambria Math" w:cs="Times New Roman"/>
                </w:rPr>
                <m:t xml:space="preserve">D= </m:t>
              </m:r>
              <m:f>
                <m:fPr>
                  <m:type m:val="lin"/>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diag(LMS</m:t>
                      </m:r>
                    </m:e>
                    <m:sub>
                      <m:r>
                        <w:rPr>
                          <w:rFonts w:ascii="Cambria Math" w:hAnsi="Cambria Math" w:cs="Times New Roman"/>
                        </w:rPr>
                        <m:t>C</m:t>
                      </m:r>
                    </m:sub>
                  </m:sSub>
                </m:num>
                <m:den>
                  <m:sSub>
                    <m:sSubPr>
                      <m:ctrlPr>
                        <w:rPr>
                          <w:rFonts w:ascii="Cambria Math" w:hAnsi="Cambria Math" w:cs="Times New Roman"/>
                          <w:i/>
                        </w:rPr>
                      </m:ctrlPr>
                    </m:sSubPr>
                    <m:e>
                      <m:r>
                        <w:rPr>
                          <w:rFonts w:ascii="Cambria Math" w:hAnsi="Cambria Math" w:cs="Times New Roman"/>
                        </w:rPr>
                        <m:t>LMS</m:t>
                      </m:r>
                    </m:e>
                    <m:sub>
                      <m:r>
                        <w:rPr>
                          <w:rFonts w:ascii="Cambria Math" w:hAnsi="Cambria Math" w:cs="Times New Roman"/>
                        </w:rPr>
                        <m:t>w</m:t>
                      </m:r>
                    </m:sub>
                  </m:sSub>
                  <m:r>
                    <w:rPr>
                      <w:rFonts w:ascii="Cambria Math" w:hAnsi="Cambria Math" w:cs="Times New Roman"/>
                    </w:rPr>
                    <m:t>)</m:t>
                  </m:r>
                </m:den>
              </m:f>
              <m:r>
                <w:rPr>
                  <w:rFonts w:ascii="Cambria Math" w:eastAsiaTheme="minorEastAsia" w:hAnsi="Cambria Math" w:cs="Times New Roman"/>
                </w:rPr>
                <m:t xml:space="preserve"> </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10</m:t>
                  </m:r>
                </m:e>
              </m:d>
              <m:ctrlPr>
                <w:rPr>
                  <w:rFonts w:ascii="Cambria Math" w:hAnsi="Cambria Math" w:cs="Times New Roman"/>
                  <w:i/>
                </w:rPr>
              </m:ctrlPr>
            </m:e>
          </m:eqArr>
        </m:oMath>
      </m:oMathPara>
    </w:p>
    <w:p w14:paraId="5D6C1C8E" w14:textId="77777777" w:rsidR="002F0338" w:rsidRPr="002F0338" w:rsidRDefault="00000000" w:rsidP="004A43C6">
      <w:pPr>
        <w:spacing w:line="360" w:lineRule="auto"/>
        <w:ind w:left="1440" w:firstLine="720"/>
        <w:jc w:val="center"/>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sSub>
                <m:sSubPr>
                  <m:ctrlPr>
                    <w:rPr>
                      <w:rFonts w:ascii="Cambria Math" w:hAnsi="Cambria Math" w:cs="Times New Roman"/>
                      <w:i/>
                    </w:rPr>
                  </m:ctrlPr>
                </m:sSubPr>
                <m:e>
                  <m:r>
                    <w:rPr>
                      <w:rFonts w:ascii="Cambria Math" w:hAnsi="Cambria Math" w:cs="Times New Roman"/>
                    </w:rPr>
                    <m:t>LMS</m:t>
                  </m:r>
                </m:e>
                <m:sub>
                  <m:r>
                    <w:rPr>
                      <w:rFonts w:ascii="Cambria Math" w:hAnsi="Cambria Math" w:cs="Times New Roman"/>
                    </w:rPr>
                    <m:t>recenter</m:t>
                  </m:r>
                </m:sub>
              </m:sSub>
              <m:r>
                <w:rPr>
                  <w:rFonts w:ascii="Cambria Math" w:hAnsi="Cambria Math" w:cs="Times New Roman"/>
                </w:rPr>
                <m:t xml:space="preserve">=D* </m:t>
              </m:r>
              <m:sSub>
                <m:sSubPr>
                  <m:ctrlPr>
                    <w:rPr>
                      <w:rFonts w:ascii="Cambria Math" w:hAnsi="Cambria Math" w:cs="Times New Roman"/>
                      <w:i/>
                    </w:rPr>
                  </m:ctrlPr>
                </m:sSubPr>
                <m:e>
                  <m:r>
                    <w:rPr>
                      <w:rFonts w:ascii="Cambria Math" w:hAnsi="Cambria Math" w:cs="Times New Roman"/>
                    </w:rPr>
                    <m:t>LMS</m:t>
                  </m:r>
                </m:e>
                <m:sub>
                  <m:r>
                    <w:rPr>
                      <w:rFonts w:ascii="Cambria Math" w:hAnsi="Cambria Math" w:cs="Times New Roman"/>
                    </w:rPr>
                    <m:t>D65</m:t>
                  </m:r>
                </m:sub>
              </m:sSub>
              <m:r>
                <w:rPr>
                  <w:rFonts w:ascii="Cambria Math" w:eastAsiaTheme="minorEastAsia" w:hAnsi="Cambria Math" w:cs="Times New Roman"/>
                </w:rPr>
                <m:t xml:space="preserve"> </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11</m:t>
                  </m:r>
                </m:e>
              </m:d>
              <m:ctrlPr>
                <w:rPr>
                  <w:rFonts w:ascii="Cambria Math" w:hAnsi="Cambria Math" w:cs="Times New Roman"/>
                  <w:i/>
                </w:rPr>
              </m:ctrlPr>
            </m:e>
          </m:eqArr>
        </m:oMath>
      </m:oMathPara>
    </w:p>
    <w:p w14:paraId="73A35A41" w14:textId="2D30D168" w:rsidR="00DE313F" w:rsidRPr="00635647" w:rsidRDefault="00B755B9" w:rsidP="00635647">
      <w:pPr>
        <w:spacing w:line="480" w:lineRule="auto"/>
        <w:rPr>
          <w:rFonts w:ascii="Times New Roman" w:eastAsiaTheme="minorEastAsia" w:hAnsi="Times New Roman" w:cs="Times New Roman"/>
        </w:rPr>
      </w:pPr>
      <w:r w:rsidRPr="00635647">
        <w:rPr>
          <w:rFonts w:ascii="Times New Roman" w:eastAsiaTheme="minorEastAsia" w:hAnsi="Times New Roman" w:cs="Times New Roman"/>
        </w:rPr>
        <w:t xml:space="preserve"> </w:t>
      </w:r>
      <w:r w:rsidR="00D26401" w:rsidRPr="00635647">
        <w:rPr>
          <w:rFonts w:ascii="Times New Roman" w:hAnsi="Times New Roman" w:cs="Times New Roman"/>
        </w:rPr>
        <w:t>Th</w:t>
      </w:r>
      <w:r w:rsidR="005042B4" w:rsidRPr="00635647">
        <w:rPr>
          <w:rFonts w:ascii="Times New Roman" w:hAnsi="Times New Roman" w:cs="Times New Roman"/>
        </w:rPr>
        <w:t xml:space="preserve">is transformation </w:t>
      </w:r>
      <w:r w:rsidR="00D26401" w:rsidRPr="00635647">
        <w:rPr>
          <w:rFonts w:ascii="Times New Roman" w:hAnsi="Times New Roman" w:cs="Times New Roman"/>
        </w:rPr>
        <w:t xml:space="preserve">is </w:t>
      </w:r>
      <w:r w:rsidR="005042B4" w:rsidRPr="00635647">
        <w:rPr>
          <w:rFonts w:ascii="Times New Roman" w:hAnsi="Times New Roman" w:cs="Times New Roman"/>
        </w:rPr>
        <w:t>repeated</w:t>
      </w:r>
      <w:r w:rsidR="00D26401" w:rsidRPr="00635647">
        <w:rPr>
          <w:rFonts w:ascii="Times New Roman" w:hAnsi="Times New Roman" w:cs="Times New Roman"/>
        </w:rPr>
        <w:t xml:space="preserve"> </w:t>
      </w:r>
      <w:r w:rsidR="005042B4" w:rsidRPr="00635647">
        <w:rPr>
          <w:rFonts w:ascii="Times New Roman" w:hAnsi="Times New Roman" w:cs="Times New Roman"/>
        </w:rPr>
        <w:t xml:space="preserve">for </w:t>
      </w:r>
      <w:r w:rsidR="00D26401" w:rsidRPr="00635647">
        <w:rPr>
          <w:rFonts w:ascii="Times New Roman" w:hAnsi="Times New Roman" w:cs="Times New Roman"/>
        </w:rPr>
        <w:t>all responses under the chromatic illuminants, ensuring that the entire dataset is consistently shifted.</w:t>
      </w:r>
      <w:r w:rsidR="00125111" w:rsidRPr="00635647">
        <w:rPr>
          <w:rFonts w:ascii="Times New Roman" w:hAnsi="Times New Roman" w:cs="Times New Roman"/>
        </w:rPr>
        <w:t xml:space="preserve"> Figure </w:t>
      </w:r>
      <w:r w:rsidR="009A432E" w:rsidRPr="00635647">
        <w:rPr>
          <w:rFonts w:ascii="Times New Roman" w:hAnsi="Times New Roman" w:cs="Times New Roman"/>
        </w:rPr>
        <w:t>22</w:t>
      </w:r>
      <w:r w:rsidR="00125111" w:rsidRPr="00635647">
        <w:rPr>
          <w:rFonts w:ascii="Times New Roman" w:hAnsi="Times New Roman" w:cs="Times New Roman"/>
        </w:rPr>
        <w:t xml:space="preserve"> shows an example of the recentering procedure</w:t>
      </w:r>
      <w:r w:rsidR="005002FB" w:rsidRPr="00635647">
        <w:rPr>
          <w:rFonts w:ascii="Times New Roman" w:hAnsi="Times New Roman" w:cs="Times New Roman"/>
        </w:rPr>
        <w:t xml:space="preserve"> for</w:t>
      </w:r>
      <w:r w:rsidR="00125111" w:rsidRPr="00635647">
        <w:rPr>
          <w:rFonts w:ascii="Times New Roman" w:hAnsi="Times New Roman" w:cs="Times New Roman"/>
        </w:rPr>
        <w:t xml:space="preserve"> </w:t>
      </w:r>
      <w:r w:rsidR="002D5A05" w:rsidRPr="00635647">
        <w:rPr>
          <w:rFonts w:ascii="Times New Roman" w:hAnsi="Times New Roman" w:cs="Times New Roman"/>
        </w:rPr>
        <w:t>an example observer’s data.</w:t>
      </w:r>
    </w:p>
    <w:p w14:paraId="06E6CED9" w14:textId="51C5DE9F" w:rsidR="002D5A05" w:rsidRPr="00635647" w:rsidRDefault="002D5A05" w:rsidP="00635647">
      <w:pPr>
        <w:spacing w:line="480" w:lineRule="auto"/>
        <w:jc w:val="center"/>
        <w:rPr>
          <w:rFonts w:ascii="Times New Roman" w:hAnsi="Times New Roman" w:cs="Times New Roman"/>
        </w:rPr>
      </w:pPr>
      <w:r w:rsidRPr="00635647">
        <w:rPr>
          <w:rFonts w:ascii="Times New Roman" w:hAnsi="Times New Roman" w:cs="Times New Roman"/>
          <w:noProof/>
        </w:rPr>
        <w:lastRenderedPageBreak/>
        <w:drawing>
          <wp:inline distT="0" distB="0" distL="0" distR="0" wp14:anchorId="2EFA5B05" wp14:editId="3E639474">
            <wp:extent cx="3606800" cy="2949851"/>
            <wp:effectExtent l="0" t="0" r="0" b="3175"/>
            <wp:docPr id="201880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00345" name="Picture 1"/>
                    <pic:cNvPicPr/>
                  </pic:nvPicPr>
                  <pic:blipFill rotWithShape="1">
                    <a:blip r:embed="rId41" cstate="print">
                      <a:extLst>
                        <a:ext uri="{28A0092B-C50C-407E-A947-70E740481C1C}">
                          <a14:useLocalDpi xmlns:a14="http://schemas.microsoft.com/office/drawing/2010/main" val="0"/>
                        </a:ext>
                      </a:extLst>
                    </a:blip>
                    <a:srcRect l="-4139" r="-904"/>
                    <a:stretch/>
                  </pic:blipFill>
                  <pic:spPr bwMode="auto">
                    <a:xfrm>
                      <a:off x="0" y="0"/>
                      <a:ext cx="3607927" cy="2950773"/>
                    </a:xfrm>
                    <a:prstGeom prst="rect">
                      <a:avLst/>
                    </a:prstGeom>
                    <a:ln>
                      <a:noFill/>
                    </a:ln>
                    <a:extLst>
                      <a:ext uri="{53640926-AAD7-44D8-BBD7-CCE9431645EC}">
                        <a14:shadowObscured xmlns:a14="http://schemas.microsoft.com/office/drawing/2010/main"/>
                      </a:ext>
                    </a:extLst>
                  </pic:spPr>
                </pic:pic>
              </a:graphicData>
            </a:graphic>
          </wp:inline>
        </w:drawing>
      </w:r>
    </w:p>
    <w:p w14:paraId="229FAA9D" w14:textId="08CF39DC" w:rsidR="00400D5A" w:rsidRPr="00635647" w:rsidRDefault="007A18EA" w:rsidP="0073533C">
      <w:pPr>
        <w:pStyle w:val="FigureCap"/>
        <w:rPr>
          <w:iCs/>
        </w:rPr>
      </w:pPr>
      <w:bookmarkStart w:id="106" w:name="_Toc195957242"/>
      <w:bookmarkStart w:id="107" w:name="_Toc195957468"/>
      <w:r w:rsidRPr="00635647">
        <w:rPr>
          <w:b/>
        </w:rPr>
        <w:t xml:space="preserve">Figure </w:t>
      </w:r>
      <w:r w:rsidRPr="00635647">
        <w:rPr>
          <w:b/>
          <w:iCs/>
        </w:rPr>
        <w:fldChar w:fldCharType="begin"/>
      </w:r>
      <w:r w:rsidRPr="00635647">
        <w:rPr>
          <w:b/>
        </w:rPr>
        <w:instrText xml:space="preserve"> SEQ Figure \* ARABIC </w:instrText>
      </w:r>
      <w:r w:rsidRPr="00635647">
        <w:rPr>
          <w:b/>
          <w:iCs/>
        </w:rPr>
        <w:fldChar w:fldCharType="separate"/>
      </w:r>
      <w:r w:rsidR="0094376D" w:rsidRPr="00635647">
        <w:rPr>
          <w:b/>
          <w:noProof/>
        </w:rPr>
        <w:t>22</w:t>
      </w:r>
      <w:r w:rsidRPr="00635647">
        <w:rPr>
          <w:b/>
          <w:iCs/>
        </w:rPr>
        <w:fldChar w:fldCharType="end"/>
      </w:r>
      <w:r w:rsidR="00D44F85" w:rsidRPr="00635647">
        <w:rPr>
          <w:b/>
        </w:rPr>
        <w:t>.</w:t>
      </w:r>
      <w:r w:rsidR="00D44F85" w:rsidRPr="00635647">
        <w:t xml:space="preserve"> </w:t>
      </w:r>
      <w:r w:rsidR="00763554" w:rsidRPr="00635647">
        <w:t>Example observer achromatic responses under the white illuminant (white circle) are recentered to the chromaticity of the white illuminant (white square). Then, observer responses under the chromatic illuminant (red unfilled circle) are shifted (red filled circle) accordingly.</w:t>
      </w:r>
      <w:bookmarkEnd w:id="106"/>
      <w:bookmarkEnd w:id="107"/>
    </w:p>
    <w:p w14:paraId="37CE03F7" w14:textId="63CEA3D0" w:rsidR="008033D3" w:rsidRPr="00635647" w:rsidRDefault="00B26327" w:rsidP="00635647">
      <w:pPr>
        <w:pStyle w:val="Subsections"/>
        <w:spacing w:line="480" w:lineRule="auto"/>
      </w:pPr>
      <w:bookmarkStart w:id="108" w:name="_Toc195975244"/>
      <w:r w:rsidRPr="00635647">
        <w:t>4.</w:t>
      </w:r>
      <w:r w:rsidR="008518E0" w:rsidRPr="00635647">
        <w:t>6</w:t>
      </w:r>
      <w:r w:rsidRPr="00635647">
        <w:t>.2</w:t>
      </w:r>
      <w:r w:rsidR="00874CFF" w:rsidRPr="00635647">
        <w:t xml:space="preserve"> </w:t>
      </w:r>
      <w:r w:rsidR="008033D3" w:rsidRPr="00635647">
        <w:t>Correcting for Off-Illuminant Line Responses</w:t>
      </w:r>
      <w:bookmarkEnd w:id="108"/>
    </w:p>
    <w:p w14:paraId="6181445C" w14:textId="48101A51" w:rsidR="00B21297" w:rsidRPr="00635647" w:rsidRDefault="006D7AE2" w:rsidP="00635647">
      <w:pPr>
        <w:pStyle w:val="Body"/>
        <w:spacing w:line="480" w:lineRule="auto"/>
      </w:pPr>
      <w:r w:rsidRPr="00635647">
        <w:t>While the recentering procedure normalized the data, it did not guarantee that all chromatic responses would lie on the line connecting the white and chromatic illuminants.</w:t>
      </w:r>
      <w:r w:rsidR="00D326C1" w:rsidRPr="00635647">
        <w:t xml:space="preserve"> </w:t>
      </w:r>
      <w:r w:rsidRPr="00635647">
        <w:t xml:space="preserve">Since participants selected </w:t>
      </w:r>
      <w:proofErr w:type="spellStart"/>
      <w:r w:rsidRPr="00635647">
        <w:t>chromaticities</w:t>
      </w:r>
      <w:proofErr w:type="spellEnd"/>
      <w:r w:rsidRPr="00635647">
        <w:t xml:space="preserve"> on a 2D grid, some responses naturally fell off the illuminant line, and the recentering process could further shift previously on-line responses slightly off-line. </w:t>
      </w:r>
      <w:sdt>
        <w:sdtPr>
          <w:rPr>
            <w:color w:val="000000"/>
          </w:rPr>
          <w:tag w:val="MENDELEY_CITATION_v3_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"/>
          <w:id w:val="-1999186206"/>
          <w:placeholder>
            <w:docPart w:val="DefaultPlaceholder_-1854013440"/>
          </w:placeholder>
        </w:sdtPr>
        <w:sdtContent>
          <w:r w:rsidR="00617901" w:rsidRPr="00617901">
            <w:rPr>
              <w:color w:val="000000"/>
            </w:rPr>
            <w:t>Brainard (1998)</w:t>
          </w:r>
        </w:sdtContent>
      </w:sdt>
      <w:r w:rsidR="00D30048" w:rsidRPr="00635647">
        <w:t xml:space="preserve"> acknowledged this limitation in their constancy index equation, noting that “it behaves reasonably” </w:t>
      </w:r>
      <w:r w:rsidR="00492446" w:rsidRPr="00635647">
        <w:t xml:space="preserve">only </w:t>
      </w:r>
      <w:r w:rsidR="00D30048" w:rsidRPr="00635647">
        <w:t>if the recentered response lies on the illuminant line</w:t>
      </w:r>
      <w:r w:rsidR="00D326C1" w:rsidRPr="00635647">
        <w:t xml:space="preserve">. </w:t>
      </w:r>
      <w:r w:rsidR="00D30048" w:rsidRPr="00635647">
        <w:t xml:space="preserve">Additionally, </w:t>
      </w:r>
      <w:r w:rsidR="001E5102" w:rsidRPr="00635647">
        <w:t>r</w:t>
      </w:r>
      <w:r w:rsidRPr="00635647">
        <w:t xml:space="preserve">educing the data to a single constancy index </w:t>
      </w:r>
      <w:r w:rsidR="001E5102" w:rsidRPr="00635647">
        <w:t>meant</w:t>
      </w:r>
      <w:r w:rsidRPr="00635647">
        <w:t xml:space="preserve"> losing information about how far responses were from the line. </w:t>
      </w:r>
      <w:r w:rsidR="001E5102" w:rsidRPr="00635647">
        <w:t xml:space="preserve">For instance, a response far from the white point but perpendicular to the illuminant line could still yield a high CI, which would be misleading. </w:t>
      </w:r>
      <w:r w:rsidR="00A16D10" w:rsidRPr="00635647">
        <w:t xml:space="preserve">To account for these deviations, we applied a projection step to correct for off-line responses, as described by </w:t>
      </w:r>
      <w:sdt>
        <w:sdtPr>
          <w:rPr>
            <w:color w:val="000000"/>
          </w:rPr>
          <w:tag w:val="MENDELEY_CITATION_v3_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"/>
          <w:id w:val="-1462027855"/>
          <w:placeholder>
            <w:docPart w:val="DefaultPlaceholder_-1854013440"/>
          </w:placeholder>
        </w:sdtPr>
        <w:sdtContent>
          <w:r w:rsidR="00617901" w:rsidRPr="00617901">
            <w:rPr>
              <w:color w:val="000000"/>
            </w:rPr>
            <w:t>Olkkonen et al. (2008).</w:t>
          </w:r>
        </w:sdtContent>
      </w:sdt>
      <w:r w:rsidR="00A16D10" w:rsidRPr="00635647">
        <w:t xml:space="preserve"> </w:t>
      </w:r>
      <w:r w:rsidR="00FD5DD4" w:rsidRPr="00635647">
        <w:t xml:space="preserve">In this step, we projected the recentered observer responses onto the illuminant line before computing the constancy index. </w:t>
      </w:r>
      <w:r w:rsidR="00C9672A" w:rsidRPr="00635647">
        <w:t xml:space="preserve">We </w:t>
      </w:r>
      <w:r w:rsidR="00B21297" w:rsidRPr="00635647">
        <w:t>treated</w:t>
      </w:r>
      <w:r w:rsidR="00C9672A" w:rsidRPr="00635647">
        <w:t xml:space="preserve"> t</w:t>
      </w:r>
      <w:r w:rsidR="00194A34" w:rsidRPr="00635647">
        <w:t>he</w:t>
      </w:r>
      <w:r w:rsidR="00FD5DD4" w:rsidRPr="00635647">
        <w:t xml:space="preserve"> vector from </w:t>
      </w:r>
      <w:r w:rsidR="00F66B53" w:rsidRPr="00635647">
        <w:t>the white illuminant</w:t>
      </w:r>
      <w:r w:rsidR="00FD5DD4" w:rsidRPr="00635647">
        <w:t xml:space="preserve"> to the recentered chromaticity as the response vector</w:t>
      </w:r>
      <w:r w:rsidR="002D0CD6" w:rsidRPr="00635647">
        <w:t xml:space="preserve"> </w:t>
      </w:r>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rPr>
          <m:t>'-w)</m:t>
        </m:r>
      </m:oMath>
      <w:r w:rsidR="00FD5DD4" w:rsidRPr="00635647">
        <w:t xml:space="preserve"> and the vector from the </w:t>
      </w:r>
      <w:r w:rsidR="00F66B53" w:rsidRPr="00635647">
        <w:t>white illuminant</w:t>
      </w:r>
      <w:r w:rsidR="00FD5DD4" w:rsidRPr="00635647">
        <w:t xml:space="preserve"> to the chromatic illuminant as the illuminant vector</w:t>
      </w:r>
      <w:r w:rsidR="002D0CD6" w:rsidRPr="00635647">
        <w:t xml:space="preserve"> </w:t>
      </w:r>
      <m:oMath>
        <m:d>
          <m:dPr>
            <m:ctrlPr>
              <w:rPr>
                <w:rFonts w:ascii="Cambria Math" w:hAnsi="Cambria Math"/>
                <w:i/>
              </w:rPr>
            </m:ctrlPr>
          </m:dPr>
          <m:e>
            <m:r>
              <w:rPr>
                <w:rFonts w:ascii="Cambria Math" w:hAnsi="Cambria Math"/>
              </w:rPr>
              <m:t>c-w</m:t>
            </m:r>
          </m:e>
        </m:d>
      </m:oMath>
      <w:r w:rsidR="00FD5DD4" w:rsidRPr="00635647">
        <w:t xml:space="preserve">. </w:t>
      </w:r>
      <w:r w:rsidR="00C9672A" w:rsidRPr="00635647">
        <w:t xml:space="preserve">We projected the </w:t>
      </w:r>
      <w:r w:rsidR="00234CAB" w:rsidRPr="00635647">
        <w:t xml:space="preserve">response vector onto the illuminant vector to </w:t>
      </w:r>
      <w:r w:rsidR="00B21297" w:rsidRPr="00635647">
        <w:t>yield</w:t>
      </w:r>
      <w:r w:rsidR="00234CAB" w:rsidRPr="00635647">
        <w:t xml:space="preserve"> the projected response. </w:t>
      </w:r>
    </w:p>
    <w:p w14:paraId="35D07D01" w14:textId="44DE3CA0" w:rsidR="00112C16" w:rsidRPr="00635647" w:rsidRDefault="00B779CD" w:rsidP="00635647">
      <w:pPr>
        <w:spacing w:line="480" w:lineRule="auto"/>
        <w:rPr>
          <w:rFonts w:ascii="Times New Roman" w:hAnsi="Times New Roman" w:cs="Times New Roman"/>
        </w:rPr>
      </w:pPr>
      <w:r w:rsidRPr="00635647">
        <w:rPr>
          <w:rFonts w:ascii="Times New Roman" w:hAnsi="Times New Roman" w:cs="Times New Roman"/>
        </w:rPr>
        <w:t xml:space="preserve">To further investigate the impact of off-line responses, we computed </w:t>
      </w:r>
      <w:r w:rsidR="0044010C" w:rsidRPr="00635647">
        <w:rPr>
          <w:rFonts w:ascii="Times New Roman" w:hAnsi="Times New Roman" w:cs="Times New Roman"/>
        </w:rPr>
        <w:t>the</w:t>
      </w:r>
      <w:r w:rsidR="00F62377" w:rsidRPr="00635647">
        <w:rPr>
          <w:rFonts w:ascii="Times New Roman" w:hAnsi="Times New Roman" w:cs="Times New Roman"/>
        </w:rPr>
        <w:t xml:space="preserve"> </w:t>
      </w:r>
      <m:oMath>
        <m:sSub>
          <m:sSubPr>
            <m:ctrlPr>
              <w:rPr>
                <w:rFonts w:ascii="Cambria Math" w:hAnsi="Cambria Math" w:cs="Calibri"/>
                <w:i/>
              </w:rPr>
            </m:ctrlPr>
          </m:sSubPr>
          <m:e>
            <m:r>
              <m:rPr>
                <m:sty m:val="p"/>
              </m:rPr>
              <w:rPr>
                <w:rFonts w:ascii="Cambria Math" w:hAnsi="Cambria Math" w:cs="Calibri"/>
              </w:rPr>
              <m:t>δ</m:t>
            </m:r>
          </m:e>
          <m:sub>
            <m:r>
              <w:rPr>
                <w:rFonts w:ascii="Cambria Math" w:hAnsi="Cambria Math" w:cs="Calibri"/>
              </w:rPr>
              <m:t>uv</m:t>
            </m:r>
          </m:sub>
        </m:sSub>
      </m:oMath>
      <w:r w:rsidRPr="00635647">
        <w:rPr>
          <w:rFonts w:ascii="Times New Roman" w:hAnsi="Times New Roman" w:cs="Times New Roman"/>
        </w:rPr>
        <w:t xml:space="preserve">, representing the Euclidean distance between the recentered response and its projected counterpart on the illuminant line. This distance was positive if the recentered response fell </w:t>
      </w:r>
      <w:r w:rsidR="00616827" w:rsidRPr="00635647">
        <w:rPr>
          <w:rFonts w:ascii="Times New Roman" w:hAnsi="Times New Roman" w:cs="Times New Roman"/>
        </w:rPr>
        <w:t>clockwise</w:t>
      </w:r>
      <w:r w:rsidRPr="00635647">
        <w:rPr>
          <w:rFonts w:ascii="Times New Roman" w:hAnsi="Times New Roman" w:cs="Times New Roman"/>
        </w:rPr>
        <w:t xml:space="preserve"> of the illuminant line and negative if it was </w:t>
      </w:r>
      <w:r w:rsidR="00616827" w:rsidRPr="00635647">
        <w:rPr>
          <w:rFonts w:ascii="Times New Roman" w:hAnsi="Times New Roman" w:cs="Times New Roman"/>
        </w:rPr>
        <w:t>counterclockwise</w:t>
      </w:r>
      <w:r w:rsidRPr="00635647">
        <w:rPr>
          <w:rFonts w:ascii="Times New Roman" w:hAnsi="Times New Roman" w:cs="Times New Roman"/>
        </w:rPr>
        <w:t xml:space="preserve">. By tracking </w:t>
      </w:r>
      <m:oMath>
        <m:sSub>
          <m:sSubPr>
            <m:ctrlPr>
              <w:rPr>
                <w:rFonts w:ascii="Cambria Math" w:hAnsi="Cambria Math" w:cs="Calibri"/>
                <w:i/>
              </w:rPr>
            </m:ctrlPr>
          </m:sSubPr>
          <m:e>
            <m:r>
              <m:rPr>
                <m:sty m:val="p"/>
              </m:rPr>
              <w:rPr>
                <w:rFonts w:ascii="Cambria Math" w:hAnsi="Cambria Math" w:cs="Calibri"/>
              </w:rPr>
              <m:t>δ</m:t>
            </m:r>
          </m:e>
          <m:sub>
            <m:r>
              <w:rPr>
                <w:rFonts w:ascii="Cambria Math" w:hAnsi="Cambria Math" w:cs="Calibri"/>
              </w:rPr>
              <m:t>uv</m:t>
            </m:r>
          </m:sub>
        </m:sSub>
      </m:oMath>
      <w:r w:rsidRPr="00635647">
        <w:rPr>
          <w:rFonts w:ascii="Times New Roman" w:hAnsi="Times New Roman" w:cs="Times New Roman"/>
        </w:rPr>
        <w:t>, we could assess whether there was a correlation between off-line responses and CI</w:t>
      </w:r>
      <w:r w:rsidR="00A658AF" w:rsidRPr="00635647">
        <w:rPr>
          <w:rFonts w:ascii="Times New Roman" w:hAnsi="Times New Roman" w:cs="Times New Roman"/>
        </w:rPr>
        <w:t>.</w:t>
      </w:r>
      <w:r w:rsidR="00380FD5" w:rsidRPr="00635647">
        <w:rPr>
          <w:rFonts w:ascii="Times New Roman" w:hAnsi="Times New Roman" w:cs="Times New Roman"/>
        </w:rPr>
        <w:t xml:space="preserve"> </w:t>
      </w:r>
      <w:r w:rsidR="00E56312" w:rsidRPr="00635647">
        <w:rPr>
          <w:rFonts w:ascii="Times New Roman" w:hAnsi="Times New Roman" w:cs="Times New Roman"/>
        </w:rPr>
        <w:t xml:space="preserve">Figure </w:t>
      </w:r>
      <w:r w:rsidR="005D330D" w:rsidRPr="00635647">
        <w:rPr>
          <w:rFonts w:ascii="Times New Roman" w:hAnsi="Times New Roman" w:cs="Times New Roman"/>
        </w:rPr>
        <w:t>2</w:t>
      </w:r>
      <w:r w:rsidR="009A432E" w:rsidRPr="00635647">
        <w:rPr>
          <w:rFonts w:ascii="Times New Roman" w:hAnsi="Times New Roman" w:cs="Times New Roman"/>
        </w:rPr>
        <w:t>3</w:t>
      </w:r>
      <w:r w:rsidR="00E56312" w:rsidRPr="00635647">
        <w:rPr>
          <w:rFonts w:ascii="Times New Roman" w:hAnsi="Times New Roman" w:cs="Times New Roman"/>
        </w:rPr>
        <w:t xml:space="preserve"> shows an example of the projection and </w:t>
      </w:r>
      <m:oMath>
        <m:sSub>
          <m:sSubPr>
            <m:ctrlPr>
              <w:rPr>
                <w:rFonts w:ascii="Cambria Math" w:hAnsi="Cambria Math" w:cs="Calibri"/>
                <w:i/>
              </w:rPr>
            </m:ctrlPr>
          </m:sSubPr>
          <m:e>
            <m:r>
              <m:rPr>
                <m:sty m:val="p"/>
              </m:rPr>
              <w:rPr>
                <w:rFonts w:ascii="Cambria Math" w:hAnsi="Cambria Math" w:cs="Calibri"/>
              </w:rPr>
              <m:t>δ</m:t>
            </m:r>
          </m:e>
          <m:sub>
            <m:r>
              <w:rPr>
                <w:rFonts w:ascii="Cambria Math" w:hAnsi="Cambria Math" w:cs="Calibri"/>
              </w:rPr>
              <m:t>uv</m:t>
            </m:r>
          </m:sub>
        </m:sSub>
      </m:oMath>
      <w:r w:rsidR="00E56312" w:rsidRPr="00635647">
        <w:rPr>
          <w:rFonts w:ascii="Times New Roman" w:hAnsi="Times New Roman" w:cs="Times New Roman"/>
        </w:rPr>
        <w:t xml:space="preserve"> computations.</w:t>
      </w:r>
      <w:r w:rsidR="00274E22" w:rsidRPr="00635647">
        <w:rPr>
          <w:rFonts w:ascii="Times New Roman" w:hAnsi="Times New Roman" w:cs="Times New Roman"/>
        </w:rPr>
        <w:t xml:space="preserve"> </w:t>
      </w:r>
    </w:p>
    <w:p w14:paraId="0E19DEC8" w14:textId="21621FBB" w:rsidR="006C3BE4" w:rsidRPr="00635647" w:rsidRDefault="00F01CBC" w:rsidP="00635647">
      <w:pPr>
        <w:spacing w:line="480" w:lineRule="auto"/>
        <w:jc w:val="center"/>
        <w:rPr>
          <w:rFonts w:ascii="Times New Roman" w:hAnsi="Times New Roman" w:cs="Times New Roman"/>
        </w:rPr>
      </w:pPr>
      <w:r w:rsidRPr="00635647">
        <w:rPr>
          <w:rFonts w:ascii="Times New Roman" w:hAnsi="Times New Roman" w:cs="Times New Roman"/>
          <w:noProof/>
        </w:rPr>
        <w:drawing>
          <wp:inline distT="0" distB="0" distL="0" distR="0" wp14:anchorId="4C6804E0" wp14:editId="2F0BBB19">
            <wp:extent cx="3325419" cy="2856921"/>
            <wp:effectExtent l="0" t="0" r="8890" b="635"/>
            <wp:docPr id="1992702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02716" name="Picture 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325419" cy="2856921"/>
                    </a:xfrm>
                    <a:prstGeom prst="rect">
                      <a:avLst/>
                    </a:prstGeom>
                  </pic:spPr>
                </pic:pic>
              </a:graphicData>
            </a:graphic>
          </wp:inline>
        </w:drawing>
      </w:r>
    </w:p>
    <w:p w14:paraId="49B909BE" w14:textId="59D9EE09" w:rsidR="00D719D1" w:rsidRPr="00635647" w:rsidRDefault="007D2233" w:rsidP="0073533C">
      <w:pPr>
        <w:pStyle w:val="FigureCap"/>
        <w:rPr>
          <w:iCs/>
        </w:rPr>
      </w:pPr>
      <w:bookmarkStart w:id="109" w:name="_Toc195957243"/>
      <w:bookmarkStart w:id="110" w:name="_Toc195957469"/>
      <w:r w:rsidRPr="00635647">
        <w:rPr>
          <w:b/>
        </w:rPr>
        <w:t xml:space="preserve">Figure </w:t>
      </w:r>
      <w:r w:rsidRPr="00635647">
        <w:rPr>
          <w:b/>
          <w:iCs/>
        </w:rPr>
        <w:fldChar w:fldCharType="begin"/>
      </w:r>
      <w:r w:rsidRPr="00635647">
        <w:rPr>
          <w:b/>
        </w:rPr>
        <w:instrText xml:space="preserve"> SEQ Figure \* ARABIC </w:instrText>
      </w:r>
      <w:r w:rsidRPr="00635647">
        <w:rPr>
          <w:b/>
          <w:iCs/>
        </w:rPr>
        <w:fldChar w:fldCharType="separate"/>
      </w:r>
      <w:r w:rsidR="0094376D" w:rsidRPr="00635647">
        <w:rPr>
          <w:b/>
          <w:noProof/>
        </w:rPr>
        <w:t>23</w:t>
      </w:r>
      <w:r w:rsidRPr="00635647">
        <w:rPr>
          <w:b/>
          <w:iCs/>
        </w:rPr>
        <w:fldChar w:fldCharType="end"/>
      </w:r>
      <w:r w:rsidR="00D719D1" w:rsidRPr="00635647">
        <w:rPr>
          <w:b/>
        </w:rPr>
        <w:t>.</w:t>
      </w:r>
      <w:r w:rsidR="00D719D1" w:rsidRPr="00635647">
        <w:t xml:space="preserve"> Example</w:t>
      </w:r>
      <w:r w:rsidR="00DF6155" w:rsidRPr="00635647">
        <w:t xml:space="preserve"> data showing the projection </w:t>
      </w:r>
      <m:oMath>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''-w)</m:t>
        </m:r>
      </m:oMath>
      <w:r w:rsidR="00EE4046" w:rsidRPr="00635647">
        <w:t xml:space="preserve"> </w:t>
      </w:r>
      <w:r w:rsidR="00DF6155" w:rsidRPr="00635647">
        <w:t xml:space="preserve">of the response vector </w:t>
      </w:r>
      <m:oMath>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'-w)</m:t>
        </m:r>
      </m:oMath>
      <w:r w:rsidR="00161BC9" w:rsidRPr="00635647">
        <w:rPr>
          <w:rFonts w:eastAsiaTheme="minorEastAsia"/>
        </w:rPr>
        <w:t xml:space="preserve"> </w:t>
      </w:r>
      <w:r w:rsidR="00DF6155" w:rsidRPr="00635647">
        <w:t xml:space="preserve">onto the illuminant vector </w:t>
      </w:r>
      <m:oMath>
        <m:d>
          <m:dPr>
            <m:ctrlPr>
              <w:rPr>
                <w:rFonts w:ascii="Cambria Math" w:hAnsi="Cambria Math"/>
              </w:rPr>
            </m:ctrlPr>
          </m:dPr>
          <m:e>
            <m:r>
              <w:rPr>
                <w:rFonts w:ascii="Cambria Math" w:hAnsi="Cambria Math"/>
              </w:rPr>
              <m:t>c-w</m:t>
            </m:r>
          </m:e>
        </m:d>
      </m:oMath>
      <w:r w:rsidR="00161BC9" w:rsidRPr="00635647">
        <w:t xml:space="preserve">. </w:t>
      </w:r>
      <w:r w:rsidR="00EE4046" w:rsidRPr="00635647">
        <w:t xml:space="preserve">The </w:t>
      </w:r>
      <m:oMath>
        <m:sSub>
          <m:sSubPr>
            <m:ctrlPr>
              <w:rPr>
                <w:rFonts w:ascii="Cambria Math" w:hAnsi="Cambria Math"/>
              </w:rPr>
            </m:ctrlPr>
          </m:sSubPr>
          <m:e>
            <m:r>
              <w:rPr>
                <w:rFonts w:ascii="Cambria Math" w:hAnsi="Cambria Math"/>
              </w:rPr>
              <m:t>δ</m:t>
            </m:r>
          </m:e>
          <m:sub>
            <m:r>
              <w:rPr>
                <w:rFonts w:ascii="Cambria Math" w:hAnsi="Cambria Math"/>
              </w:rPr>
              <m:t>uv</m:t>
            </m:r>
          </m:sub>
        </m:sSub>
      </m:oMath>
      <w:r w:rsidR="00973891" w:rsidRPr="00635647">
        <w:t xml:space="preserve"> i</w:t>
      </w:r>
      <w:r w:rsidR="00EE4046" w:rsidRPr="00635647">
        <w:t xml:space="preserve">s the distance from the recentered response </w:t>
      </w:r>
      <w:r w:rsidR="00B96A94" w:rsidRPr="00635647">
        <w:t xml:space="preserve">to the </w:t>
      </w:r>
      <w:r w:rsidR="00EE4046" w:rsidRPr="00635647">
        <w:t xml:space="preserve">projected response </w:t>
      </w:r>
      <m:oMath>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e>
        </m:d>
      </m:oMath>
      <w:r w:rsidR="00C56F39" w:rsidRPr="00635647">
        <w:t>.</w:t>
      </w:r>
      <w:bookmarkEnd w:id="109"/>
      <w:bookmarkEnd w:id="110"/>
      <w:r w:rsidR="00C56F39" w:rsidRPr="00635647">
        <w:t xml:space="preserve"> </w:t>
      </w:r>
    </w:p>
    <w:p w14:paraId="2E26EB7A" w14:textId="2DA571A4" w:rsidR="00B26327" w:rsidRPr="00635647" w:rsidRDefault="00B26327" w:rsidP="00635647">
      <w:pPr>
        <w:pStyle w:val="Subsections"/>
        <w:spacing w:line="480" w:lineRule="auto"/>
      </w:pPr>
      <w:bookmarkStart w:id="111" w:name="_Toc195975245"/>
      <w:r w:rsidRPr="00635647">
        <w:lastRenderedPageBreak/>
        <w:t>4.</w:t>
      </w:r>
      <w:r w:rsidR="008518E0" w:rsidRPr="00635647">
        <w:t>6</w:t>
      </w:r>
      <w:r w:rsidRPr="00635647">
        <w:t>.</w:t>
      </w:r>
      <w:r w:rsidR="00730141" w:rsidRPr="00635647">
        <w:t>3</w:t>
      </w:r>
      <w:r w:rsidRPr="00635647">
        <w:t xml:space="preserve"> Constancy Index Equation</w:t>
      </w:r>
      <w:bookmarkEnd w:id="111"/>
    </w:p>
    <w:p w14:paraId="149D6322" w14:textId="7A6B5CA0" w:rsidR="00BB51FC" w:rsidRPr="00635647" w:rsidRDefault="003810CD" w:rsidP="00635647">
      <w:pPr>
        <w:spacing w:line="480" w:lineRule="auto"/>
        <w:rPr>
          <w:rFonts w:ascii="Times New Roman" w:hAnsi="Times New Roman" w:cs="Times New Roman"/>
        </w:rPr>
      </w:pPr>
      <w:r w:rsidRPr="00635647">
        <w:rPr>
          <w:rFonts w:ascii="Times New Roman" w:hAnsi="Times New Roman" w:cs="Times New Roman"/>
        </w:rPr>
        <w:t xml:space="preserve">In summary, for each participant, we first recentered their responses so that their achromatic selection under the white illuminant aligned with the chromaticity of D65. Next, we projected their achromatic responses under each chromatic illuminant onto the illuminant line and calculated the </w:t>
      </w:r>
      <m:oMath>
        <m:sSub>
          <m:sSubPr>
            <m:ctrlPr>
              <w:rPr>
                <w:rFonts w:ascii="Cambria Math" w:hAnsi="Cambria Math" w:cs="Calibri"/>
                <w:i/>
              </w:rPr>
            </m:ctrlPr>
          </m:sSubPr>
          <m:e>
            <m:r>
              <m:rPr>
                <m:sty m:val="p"/>
              </m:rPr>
              <w:rPr>
                <w:rFonts w:ascii="Cambria Math" w:hAnsi="Cambria Math" w:cs="Calibri"/>
              </w:rPr>
              <m:t>δ</m:t>
            </m:r>
          </m:e>
          <m:sub>
            <m:r>
              <w:rPr>
                <w:rFonts w:ascii="Cambria Math" w:hAnsi="Cambria Math" w:cs="Calibri"/>
              </w:rPr>
              <m:t>uv</m:t>
            </m:r>
          </m:sub>
        </m:sSub>
      </m:oMath>
      <w:r w:rsidRPr="00635647">
        <w:rPr>
          <w:rFonts w:ascii="Times New Roman" w:hAnsi="Times New Roman" w:cs="Times New Roman"/>
        </w:rPr>
        <w:t xml:space="preserve">, which measured the Euclidean distance between their recentered response and the projection. Finally, </w:t>
      </w:r>
      <w:r w:rsidR="00DA7D8E" w:rsidRPr="00635647">
        <w:rPr>
          <w:rFonts w:ascii="Times New Roman" w:hAnsi="Times New Roman" w:cs="Times New Roman"/>
        </w:rPr>
        <w:t xml:space="preserve">the </w:t>
      </w:r>
      <w:commentRangeStart w:id="112"/>
      <w:r w:rsidR="00DA7D8E" w:rsidRPr="00635647">
        <w:rPr>
          <w:rFonts w:ascii="Times New Roman" w:hAnsi="Times New Roman" w:cs="Times New Roman"/>
        </w:rPr>
        <w:t xml:space="preserve">constancy index </w:t>
      </w:r>
      <w:r w:rsidR="00572546" w:rsidRPr="00635647">
        <w:rPr>
          <w:rFonts w:ascii="Times New Roman" w:hAnsi="Times New Roman" w:cs="Times New Roman"/>
        </w:rPr>
        <w:t xml:space="preserve">(equation </w:t>
      </w:r>
      <w:r w:rsidR="002F0338" w:rsidRPr="00635647">
        <w:rPr>
          <w:rFonts w:ascii="Times New Roman" w:hAnsi="Times New Roman" w:cs="Times New Roman"/>
        </w:rPr>
        <w:t>12</w:t>
      </w:r>
      <w:r w:rsidR="00572546" w:rsidRPr="00635647">
        <w:rPr>
          <w:rFonts w:ascii="Times New Roman" w:hAnsi="Times New Roman" w:cs="Times New Roman"/>
        </w:rPr>
        <w:t xml:space="preserve">) </w:t>
      </w:r>
      <w:commentRangeEnd w:id="112"/>
      <w:r w:rsidR="00F37391">
        <w:rPr>
          <w:rStyle w:val="CommentReference"/>
        </w:rPr>
        <w:commentReference w:id="112"/>
      </w:r>
      <w:r w:rsidR="00DA7D8E" w:rsidRPr="00635647">
        <w:rPr>
          <w:rFonts w:ascii="Times New Roman" w:hAnsi="Times New Roman" w:cs="Times New Roman"/>
        </w:rPr>
        <w:t xml:space="preserve">was computed as the ratio of the magnitude of the projected response vector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c</m:t>
            </m:r>
          </m:sub>
        </m:sSub>
        <m:r>
          <w:rPr>
            <w:rFonts w:ascii="Cambria Math" w:hAnsi="Cambria Math" w:cs="Times New Roman"/>
          </w:rPr>
          <m:t>''-w)</m:t>
        </m:r>
      </m:oMath>
      <w:r w:rsidR="00DA7D8E" w:rsidRPr="00635647">
        <w:rPr>
          <w:rFonts w:ascii="Times New Roman" w:hAnsi="Times New Roman" w:cs="Times New Roman"/>
        </w:rPr>
        <w:t xml:space="preserve"> to the length of the illuminant vector </w:t>
      </w:r>
      <m:oMath>
        <m:d>
          <m:dPr>
            <m:ctrlPr>
              <w:rPr>
                <w:rFonts w:ascii="Cambria Math" w:hAnsi="Cambria Math" w:cs="Times New Roman"/>
                <w:i/>
              </w:rPr>
            </m:ctrlPr>
          </m:dPr>
          <m:e>
            <m:r>
              <w:rPr>
                <w:rFonts w:ascii="Cambria Math" w:hAnsi="Cambria Math" w:cs="Times New Roman"/>
              </w:rPr>
              <m:t>c-w</m:t>
            </m:r>
          </m:e>
        </m:d>
      </m:oMath>
      <w:r w:rsidR="00572546" w:rsidRPr="00635647">
        <w:rPr>
          <w:rFonts w:ascii="Times New Roman" w:hAnsi="Times New Roman" w:cs="Times New Roman"/>
        </w:rPr>
        <w:t>.</w:t>
      </w:r>
    </w:p>
    <w:p w14:paraId="52EDB682" w14:textId="531FC236" w:rsidR="00BB51FC" w:rsidRPr="002F0338" w:rsidRDefault="00000000" w:rsidP="00775F1C">
      <w:pPr>
        <w:spacing w:line="360" w:lineRule="auto"/>
        <w:ind w:left="720" w:firstLine="720"/>
        <w:jc w:val="center"/>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w:rPr>
                  <w:rFonts w:ascii="Cambria Math" w:hAnsi="Cambria Math" w:cs="Times New Roman"/>
                </w:rPr>
                <m:t xml:space="preserve">CI= </m:t>
              </m:r>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c-w</m:t>
                      </m:r>
                    </m:e>
                  </m:d>
                  <m:r>
                    <w:rPr>
                      <w:rFonts w:ascii="Cambria Math" w:hAnsi="Cambria Math" w:cs="Times New Roman"/>
                    </w:rPr>
                    <m:t>⋅</m:t>
                  </m:r>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c</m:t>
                          </m:r>
                        </m:sub>
                        <m:sup>
                          <m:r>
                            <w:rPr>
                              <w:rFonts w:ascii="Cambria Math" w:hAnsi="Cambria Math" w:cs="Times New Roman"/>
                            </w:rPr>
                            <m:t>'</m:t>
                          </m:r>
                        </m:sup>
                      </m:sSubSup>
                      <m:r>
                        <w:rPr>
                          <w:rFonts w:ascii="Cambria Math" w:hAnsi="Cambria Math" w:cs="Times New Roman"/>
                        </w:rPr>
                        <m:t>-w</m:t>
                      </m:r>
                    </m:e>
                  </m:d>
                </m:num>
                <m:den>
                  <m:sSup>
                    <m:sSupPr>
                      <m:ctrlPr>
                        <w:rPr>
                          <w:rFonts w:ascii="Cambria Math" w:hAnsi="Cambria Math" w:cs="Times New Roman"/>
                          <w:i/>
                        </w:rPr>
                      </m:ctrlPr>
                    </m:sSupPr>
                    <m:e>
                      <m:d>
                        <m:dPr>
                          <m:begChr m:val="‖"/>
                          <m:endChr m:val="‖"/>
                          <m:ctrlPr>
                            <w:rPr>
                              <w:rFonts w:ascii="Cambria Math" w:hAnsi="Cambria Math" w:cs="Times New Roman"/>
                              <w:i/>
                            </w:rPr>
                          </m:ctrlPr>
                        </m:dPr>
                        <m:e>
                          <m:r>
                            <w:rPr>
                              <w:rFonts w:ascii="Cambria Math" w:hAnsi="Cambria Math" w:cs="Times New Roman"/>
                            </w:rPr>
                            <m:t>c-w</m:t>
                          </m:r>
                        </m:e>
                      </m:d>
                    </m:e>
                    <m:sup>
                      <m:r>
                        <w:rPr>
                          <w:rFonts w:ascii="Cambria Math" w:hAnsi="Cambria Math" w:cs="Times New Roman"/>
                        </w:rPr>
                        <m:t>2</m:t>
                      </m:r>
                    </m:sup>
                  </m:sSup>
                </m:den>
              </m:f>
              <m:r>
                <w:rPr>
                  <w:rFonts w:ascii="Cambria Math" w:hAnsi="Cambria Math" w:cs="Times New Roman"/>
                </w:rPr>
                <m:t>=</m:t>
              </m:r>
              <m:f>
                <m:fPr>
                  <m:ctrlPr>
                    <w:rPr>
                      <w:rFonts w:ascii="Cambria Math" w:hAnsi="Cambria Math" w:cs="Times New Roman"/>
                      <w:i/>
                    </w:rPr>
                  </m:ctrlPr>
                </m:fPr>
                <m:num>
                  <m:d>
                    <m:dPr>
                      <m:begChr m:val="‖"/>
                      <m:endChr m:val="‖"/>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c</m:t>
                          </m:r>
                        </m:sub>
                        <m:sup>
                          <m:r>
                            <w:rPr>
                              <w:rFonts w:ascii="Cambria Math" w:hAnsi="Cambria Math" w:cs="Times New Roman"/>
                            </w:rPr>
                            <m:t>''</m:t>
                          </m:r>
                        </m:sup>
                      </m:sSubSup>
                      <m:r>
                        <w:rPr>
                          <w:rFonts w:ascii="Cambria Math" w:hAnsi="Cambria Math" w:cs="Times New Roman"/>
                        </w:rPr>
                        <m:t>-w</m:t>
                      </m:r>
                    </m:e>
                  </m:d>
                </m:num>
                <m:den>
                  <m:d>
                    <m:dPr>
                      <m:begChr m:val="‖"/>
                      <m:endChr m:val="‖"/>
                      <m:ctrlPr>
                        <w:rPr>
                          <w:rFonts w:ascii="Cambria Math" w:hAnsi="Cambria Math" w:cs="Times New Roman"/>
                          <w:i/>
                        </w:rPr>
                      </m:ctrlPr>
                    </m:dPr>
                    <m:e>
                      <m:r>
                        <w:rPr>
                          <w:rFonts w:ascii="Cambria Math" w:hAnsi="Cambria Math" w:cs="Times New Roman"/>
                        </w:rPr>
                        <m:t>c-w</m:t>
                      </m:r>
                    </m:e>
                  </m:d>
                </m:den>
              </m:f>
              <m:r>
                <w:rPr>
                  <w:rFonts w:ascii="Cambria Math" w:eastAsiaTheme="minorEastAsia" w:hAnsi="Cambria Math" w:cs="Times New Roman"/>
                </w:rPr>
                <m:t xml:space="preserve"> </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12</m:t>
                  </m:r>
                </m:e>
              </m:d>
              <m:ctrlPr>
                <w:rPr>
                  <w:rFonts w:ascii="Cambria Math" w:hAnsi="Cambria Math" w:cs="Times New Roman"/>
                  <w:i/>
                </w:rPr>
              </m:ctrlPr>
            </m:e>
          </m:eqArr>
        </m:oMath>
      </m:oMathPara>
    </w:p>
    <w:p w14:paraId="106109DA" w14:textId="4818DB3E" w:rsidR="003763FF" w:rsidRDefault="007466C0" w:rsidP="00635647">
      <w:pPr>
        <w:spacing w:line="480" w:lineRule="auto"/>
        <w:rPr>
          <w:rFonts w:ascii="Times New Roman" w:hAnsi="Times New Roman" w:cs="Times New Roman"/>
        </w:rPr>
      </w:pPr>
      <w:r w:rsidRPr="007466C0">
        <w:rPr>
          <w:rFonts w:ascii="Times New Roman" w:hAnsi="Times New Roman" w:cs="Times New Roman"/>
        </w:rPr>
        <w:t xml:space="preserve">If the projected response under a chromatic illuminant </w:t>
      </w:r>
      <w:r w:rsidR="00095578">
        <w:rPr>
          <w:rFonts w:ascii="Times New Roman" w:hAnsi="Times New Roman" w:cs="Times New Roman"/>
        </w:rPr>
        <w:t xml:space="preserve">matched </w:t>
      </w:r>
      <w:r w:rsidRPr="007466C0">
        <w:rPr>
          <w:rFonts w:ascii="Times New Roman" w:hAnsi="Times New Roman" w:cs="Times New Roman"/>
        </w:rPr>
        <w:t>the chromaticity of the white illuminant, this indicated zero constancy</w:t>
      </w:r>
      <w:r w:rsidR="004F4F97">
        <w:rPr>
          <w:rFonts w:ascii="Times New Roman" w:hAnsi="Times New Roman" w:cs="Times New Roman"/>
        </w:rPr>
        <w:t xml:space="preserve"> (CI = 0)</w:t>
      </w:r>
      <w:r>
        <w:rPr>
          <w:rFonts w:ascii="Times New Roman" w:hAnsi="Times New Roman" w:cs="Times New Roman"/>
        </w:rPr>
        <w:t xml:space="preserve">, meaning </w:t>
      </w:r>
      <w:r w:rsidRPr="007466C0">
        <w:rPr>
          <w:rFonts w:ascii="Times New Roman" w:hAnsi="Times New Roman" w:cs="Times New Roman"/>
        </w:rPr>
        <w:t xml:space="preserve">the observer did not adapt to the chromatic illuminant, and their perception of neutral remained unchanged from the white reference. </w:t>
      </w:r>
      <w:r>
        <w:rPr>
          <w:rFonts w:ascii="Times New Roman" w:hAnsi="Times New Roman" w:cs="Times New Roman"/>
        </w:rPr>
        <w:t>On the other hand</w:t>
      </w:r>
      <w:r w:rsidRPr="007466C0">
        <w:rPr>
          <w:rFonts w:ascii="Times New Roman" w:hAnsi="Times New Roman" w:cs="Times New Roman"/>
        </w:rPr>
        <w:t>, if the projected response matched the chromaticity of the chromatic illuminant, it indicated perfect constancy</w:t>
      </w:r>
      <w:r w:rsidR="004F4F97">
        <w:rPr>
          <w:rFonts w:ascii="Times New Roman" w:hAnsi="Times New Roman" w:cs="Times New Roman"/>
        </w:rPr>
        <w:t xml:space="preserve"> (CI = 1)</w:t>
      </w:r>
      <w:r w:rsidRPr="007466C0">
        <w:rPr>
          <w:rFonts w:ascii="Times New Roman" w:hAnsi="Times New Roman" w:cs="Times New Roman"/>
        </w:rPr>
        <w:t>, meaning the observer fully adapted and perceived the chromatic illuminant itself as neutral</w:t>
      </w:r>
      <w:r w:rsidR="00A273BD">
        <w:rPr>
          <w:rFonts w:ascii="Times New Roman" w:hAnsi="Times New Roman" w:cs="Times New Roman"/>
        </w:rPr>
        <w:t xml:space="preserve">. </w:t>
      </w:r>
      <w:r w:rsidR="007A61B6" w:rsidRPr="007A61B6">
        <w:rPr>
          <w:rFonts w:ascii="Times New Roman" w:hAnsi="Times New Roman" w:cs="Times New Roman"/>
        </w:rPr>
        <w:t>A CI greater than 1 indicated that the observer’s response shifted beyond the chromatic illuminant,</w:t>
      </w:r>
      <w:r w:rsidR="007A61B6">
        <w:rPr>
          <w:rFonts w:ascii="Times New Roman" w:hAnsi="Times New Roman" w:cs="Times New Roman"/>
        </w:rPr>
        <w:t xml:space="preserve"> while a CI</w:t>
      </w:r>
      <w:r w:rsidR="00BC0DD7">
        <w:rPr>
          <w:rFonts w:ascii="Times New Roman" w:hAnsi="Times New Roman" w:cs="Times New Roman"/>
        </w:rPr>
        <w:t xml:space="preserve"> </w:t>
      </w:r>
      <w:r w:rsidR="007A61B6">
        <w:rPr>
          <w:rFonts w:ascii="Times New Roman" w:hAnsi="Times New Roman" w:cs="Times New Roman"/>
        </w:rPr>
        <w:t xml:space="preserve">less </w:t>
      </w:r>
      <w:r w:rsidR="00BC0DD7">
        <w:rPr>
          <w:rFonts w:ascii="Times New Roman" w:hAnsi="Times New Roman" w:cs="Times New Roman"/>
        </w:rPr>
        <w:t>than 1 indicated the observer</w:t>
      </w:r>
      <w:r w:rsidR="007A61B6">
        <w:rPr>
          <w:rFonts w:ascii="Times New Roman" w:hAnsi="Times New Roman" w:cs="Times New Roman"/>
        </w:rPr>
        <w:t>’s response</w:t>
      </w:r>
      <w:r w:rsidR="00BC0DD7">
        <w:rPr>
          <w:rFonts w:ascii="Times New Roman" w:hAnsi="Times New Roman" w:cs="Times New Roman"/>
        </w:rPr>
        <w:t xml:space="preserve"> s</w:t>
      </w:r>
      <w:r w:rsidR="00C46EB4">
        <w:rPr>
          <w:rFonts w:ascii="Times New Roman" w:hAnsi="Times New Roman" w:cs="Times New Roman"/>
        </w:rPr>
        <w:t>hifted the opposite direction beyond</w:t>
      </w:r>
      <w:r w:rsidR="003D11B3">
        <w:rPr>
          <w:rFonts w:ascii="Times New Roman" w:hAnsi="Times New Roman" w:cs="Times New Roman"/>
        </w:rPr>
        <w:t xml:space="preserve"> the white illuminant.</w:t>
      </w:r>
    </w:p>
    <w:p w14:paraId="7DAB8E55" w14:textId="77777777" w:rsidR="00635647" w:rsidRDefault="00635647" w:rsidP="00635647">
      <w:pPr>
        <w:spacing w:line="480" w:lineRule="auto"/>
        <w:rPr>
          <w:rFonts w:ascii="Times New Roman" w:hAnsi="Times New Roman" w:cs="Times New Roman"/>
        </w:rPr>
      </w:pPr>
    </w:p>
    <w:p w14:paraId="41B4CD4C" w14:textId="77777777" w:rsidR="00635647" w:rsidRDefault="00635647" w:rsidP="00635647">
      <w:pPr>
        <w:spacing w:line="480" w:lineRule="auto"/>
        <w:rPr>
          <w:rFonts w:ascii="Times New Roman" w:hAnsi="Times New Roman" w:cs="Times New Roman"/>
        </w:rPr>
      </w:pPr>
    </w:p>
    <w:p w14:paraId="452C22A0" w14:textId="77777777" w:rsidR="00635647" w:rsidRDefault="00635647" w:rsidP="00635647">
      <w:pPr>
        <w:spacing w:line="480" w:lineRule="auto"/>
        <w:rPr>
          <w:rFonts w:ascii="Times New Roman" w:hAnsi="Times New Roman" w:cs="Times New Roman"/>
        </w:rPr>
      </w:pPr>
    </w:p>
    <w:p w14:paraId="5D71D583" w14:textId="1A288336" w:rsidR="003103AE" w:rsidRPr="00635647" w:rsidRDefault="003103AE" w:rsidP="00635647">
      <w:pPr>
        <w:pStyle w:val="ChapterTitle"/>
        <w:spacing w:line="480" w:lineRule="auto"/>
      </w:pPr>
      <w:bookmarkStart w:id="113" w:name="_Toc195975246"/>
      <w:r w:rsidRPr="00635647">
        <w:lastRenderedPageBreak/>
        <w:t>Chapter 5: Results</w:t>
      </w:r>
      <w:bookmarkEnd w:id="113"/>
    </w:p>
    <w:p w14:paraId="437008AB" w14:textId="1AF0475E" w:rsidR="00B402BB" w:rsidRPr="00635647" w:rsidRDefault="008E6022" w:rsidP="00635647">
      <w:pPr>
        <w:spacing w:line="480" w:lineRule="auto"/>
        <w:rPr>
          <w:rFonts w:ascii="Times New Roman" w:hAnsi="Times New Roman" w:cs="Times New Roman"/>
        </w:rPr>
      </w:pPr>
      <w:r w:rsidRPr="00635647">
        <w:rPr>
          <w:rFonts w:ascii="Times New Roman" w:hAnsi="Times New Roman" w:cs="Times New Roman"/>
        </w:rPr>
        <w:t>We conducted a series of analyses to address our primary research questions regarding color constancy in virtual environments. Specifically, we asked</w:t>
      </w:r>
      <w:r w:rsidR="00337D49" w:rsidRPr="00635647">
        <w:rPr>
          <w:rFonts w:ascii="Times New Roman" w:hAnsi="Times New Roman" w:cs="Times New Roman"/>
        </w:rPr>
        <w:t xml:space="preserve"> </w:t>
      </w:r>
      <w:r w:rsidRPr="00635647">
        <w:rPr>
          <w:rFonts w:ascii="Times New Roman" w:hAnsi="Times New Roman" w:cs="Times New Roman"/>
        </w:rPr>
        <w:t xml:space="preserve">whether the extent of </w:t>
      </w:r>
      <w:r w:rsidR="00337D49" w:rsidRPr="00635647">
        <w:rPr>
          <w:rFonts w:ascii="Times New Roman" w:hAnsi="Times New Roman" w:cs="Times New Roman"/>
        </w:rPr>
        <w:t>color constancy</w:t>
      </w:r>
      <w:r w:rsidRPr="00635647">
        <w:rPr>
          <w:rFonts w:ascii="Times New Roman" w:hAnsi="Times New Roman" w:cs="Times New Roman"/>
        </w:rPr>
        <w:t xml:space="preserve"> differs between display modes</w:t>
      </w:r>
      <w:r w:rsidR="00337D49" w:rsidRPr="00635647">
        <w:rPr>
          <w:rFonts w:ascii="Times New Roman" w:hAnsi="Times New Roman" w:cs="Times New Roman"/>
        </w:rPr>
        <w:t xml:space="preserve"> (</w:t>
      </w:r>
      <w:r w:rsidRPr="00635647">
        <w:rPr>
          <w:rFonts w:ascii="Times New Roman" w:hAnsi="Times New Roman" w:cs="Times New Roman"/>
        </w:rPr>
        <w:t xml:space="preserve">VR </w:t>
      </w:r>
      <w:r w:rsidR="00337D49" w:rsidRPr="00635647">
        <w:rPr>
          <w:rFonts w:ascii="Times New Roman" w:hAnsi="Times New Roman" w:cs="Times New Roman"/>
        </w:rPr>
        <w:t>and</w:t>
      </w:r>
      <w:r w:rsidRPr="00635647">
        <w:rPr>
          <w:rFonts w:ascii="Times New Roman" w:hAnsi="Times New Roman" w:cs="Times New Roman"/>
        </w:rPr>
        <w:t xml:space="preserve"> Flat</w:t>
      </w:r>
      <w:r w:rsidR="00337D49" w:rsidRPr="00635647">
        <w:rPr>
          <w:rFonts w:ascii="Times New Roman" w:hAnsi="Times New Roman" w:cs="Times New Roman"/>
        </w:rPr>
        <w:t>),</w:t>
      </w:r>
      <w:r w:rsidRPr="00635647">
        <w:rPr>
          <w:rFonts w:ascii="Times New Roman" w:hAnsi="Times New Roman" w:cs="Times New Roman"/>
        </w:rPr>
        <w:t xml:space="preserve"> chromaticity of the illuminant </w:t>
      </w:r>
      <w:r w:rsidR="00337D49" w:rsidRPr="00635647">
        <w:rPr>
          <w:rFonts w:ascii="Times New Roman" w:hAnsi="Times New Roman" w:cs="Times New Roman"/>
        </w:rPr>
        <w:t>(red, green, blue, yellow),</w:t>
      </w:r>
      <w:r w:rsidRPr="00635647">
        <w:rPr>
          <w:rFonts w:ascii="Times New Roman" w:hAnsi="Times New Roman" w:cs="Times New Roman"/>
        </w:rPr>
        <w:t xml:space="preserve"> and target lightness (L* = 40, 55, 70)</w:t>
      </w:r>
      <w:r w:rsidR="00337D49" w:rsidRPr="00635647">
        <w:rPr>
          <w:rFonts w:ascii="Times New Roman" w:hAnsi="Times New Roman" w:cs="Times New Roman"/>
        </w:rPr>
        <w:t xml:space="preserve">. </w:t>
      </w:r>
      <w:r w:rsidR="00B402BB" w:rsidRPr="00635647">
        <w:rPr>
          <w:rFonts w:ascii="Times New Roman" w:hAnsi="Times New Roman" w:cs="Times New Roman"/>
        </w:rPr>
        <w:t xml:space="preserve">To answer these questions, we </w:t>
      </w:r>
      <w:r w:rsidR="002476C6" w:rsidRPr="00635647">
        <w:rPr>
          <w:rFonts w:ascii="Times New Roman" w:hAnsi="Times New Roman" w:cs="Times New Roman"/>
        </w:rPr>
        <w:t>compared</w:t>
      </w:r>
      <w:r w:rsidR="00B402BB" w:rsidRPr="00635647">
        <w:rPr>
          <w:rFonts w:ascii="Times New Roman" w:hAnsi="Times New Roman" w:cs="Times New Roman"/>
        </w:rPr>
        <w:t xml:space="preserve"> constancy indices (CIs) computed from participants’ achromatic matches under each condition. Below, we report the results of these analyses, including effects of display mode, illuminant chromaticity, and target lightness, as well as interactions among these factors.</w:t>
      </w:r>
    </w:p>
    <w:p w14:paraId="0F5DD2FA" w14:textId="795166CF" w:rsidR="00476134" w:rsidRPr="00635647" w:rsidRDefault="00874CFF" w:rsidP="00635647">
      <w:pPr>
        <w:pStyle w:val="Section"/>
        <w:spacing w:line="480" w:lineRule="auto"/>
      </w:pPr>
      <w:bookmarkStart w:id="114" w:name="_Toc195975247"/>
      <w:r w:rsidRPr="00635647">
        <w:t>5.</w:t>
      </w:r>
      <w:r w:rsidR="001218AF" w:rsidRPr="00635647">
        <w:t>1</w:t>
      </w:r>
      <w:r w:rsidRPr="00635647">
        <w:t xml:space="preserve"> </w:t>
      </w:r>
      <w:r w:rsidR="00295497" w:rsidRPr="00635647">
        <w:t>Participant Achromatic Responses</w:t>
      </w:r>
      <w:bookmarkEnd w:id="114"/>
      <w:r w:rsidR="00F929E0" w:rsidRPr="00635647">
        <w:t xml:space="preserve"> </w:t>
      </w:r>
    </w:p>
    <w:p w14:paraId="25C012C9" w14:textId="31A47C20" w:rsidR="00F40F47" w:rsidRPr="00635647" w:rsidRDefault="00F40F47" w:rsidP="00635647">
      <w:pPr>
        <w:spacing w:line="480" w:lineRule="auto"/>
        <w:rPr>
          <w:rFonts w:ascii="Times New Roman" w:hAnsi="Times New Roman" w:cs="Times New Roman"/>
        </w:rPr>
      </w:pPr>
      <w:r w:rsidRPr="00635647">
        <w:rPr>
          <w:rFonts w:ascii="Times New Roman" w:hAnsi="Times New Roman" w:cs="Times New Roman"/>
        </w:rPr>
        <w:t xml:space="preserve">We began the analysis by examining the raw participant responses to assess the spread of distributions across illuminants and display conditions. This provided a quick check for any major biases or discrepancies in the data that might require closer attention during analysis. Figure </w:t>
      </w:r>
      <w:r w:rsidR="009A432E" w:rsidRPr="00635647">
        <w:rPr>
          <w:rFonts w:ascii="Times New Roman" w:hAnsi="Times New Roman" w:cs="Times New Roman"/>
        </w:rPr>
        <w:t>24</w:t>
      </w:r>
      <w:r w:rsidRPr="00635647">
        <w:rPr>
          <w:rFonts w:ascii="Times New Roman" w:hAnsi="Times New Roman" w:cs="Times New Roman"/>
        </w:rPr>
        <w:t xml:space="preserve"> shows all participants’ achromatic responses for every trial in the VR and Flat conditions before recentering, with responses color-coded by illuminant. The distributions appear similar across both display conditions and illuminants.</w:t>
      </w:r>
    </w:p>
    <w:p w14:paraId="5E867381" w14:textId="77777777" w:rsidR="0080585F" w:rsidRPr="00635647" w:rsidRDefault="0080585F" w:rsidP="00635647">
      <w:pPr>
        <w:spacing w:line="480" w:lineRule="auto"/>
        <w:rPr>
          <w:rFonts w:ascii="Times New Roman" w:hAnsi="Times New Roman" w:cs="Times New Roman"/>
        </w:rPr>
      </w:pPr>
    </w:p>
    <w:p w14:paraId="45F36BC2" w14:textId="6E6CE9D7" w:rsidR="003B6820" w:rsidRPr="00635647" w:rsidRDefault="00762FCC" w:rsidP="00635647">
      <w:pPr>
        <w:spacing w:line="480" w:lineRule="auto"/>
        <w:rPr>
          <w:rFonts w:ascii="Times New Roman" w:hAnsi="Times New Roman" w:cs="Times New Roman"/>
        </w:rPr>
      </w:pPr>
      <w:r w:rsidRPr="00635647">
        <w:rPr>
          <w:rFonts w:ascii="Times New Roman" w:hAnsi="Times New Roman" w:cs="Times New Roman"/>
          <w:noProof/>
        </w:rPr>
        <w:lastRenderedPageBreak/>
        <w:drawing>
          <wp:inline distT="0" distB="0" distL="0" distR="0" wp14:anchorId="333D6288" wp14:editId="3586EFE4">
            <wp:extent cx="2791968" cy="2734765"/>
            <wp:effectExtent l="0" t="0" r="8890" b="8890"/>
            <wp:docPr id="1627947941" name="Picture 3" descr="A diagram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47941" name="Picture 3" descr="A diagram of different colored circles&#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801544" cy="2744145"/>
                    </a:xfrm>
                    <a:prstGeom prst="rect">
                      <a:avLst/>
                    </a:prstGeom>
                  </pic:spPr>
                </pic:pic>
              </a:graphicData>
            </a:graphic>
          </wp:inline>
        </w:drawing>
      </w:r>
      <w:r w:rsidRPr="00635647">
        <w:rPr>
          <w:rFonts w:ascii="Times New Roman" w:hAnsi="Times New Roman" w:cs="Times New Roman"/>
          <w:noProof/>
        </w:rPr>
        <w:drawing>
          <wp:inline distT="0" distB="0" distL="0" distR="0" wp14:anchorId="6353C51B" wp14:editId="340817D4">
            <wp:extent cx="2823528" cy="2765679"/>
            <wp:effectExtent l="0" t="0" r="0" b="0"/>
            <wp:docPr id="1308917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17560" name="Picture 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830050" cy="2772067"/>
                    </a:xfrm>
                    <a:prstGeom prst="rect">
                      <a:avLst/>
                    </a:prstGeom>
                  </pic:spPr>
                </pic:pic>
              </a:graphicData>
            </a:graphic>
          </wp:inline>
        </w:drawing>
      </w:r>
    </w:p>
    <w:p w14:paraId="01305CF9" w14:textId="52CAA378" w:rsidR="00646835" w:rsidRPr="00635647" w:rsidRDefault="007D2233" w:rsidP="0073533C">
      <w:pPr>
        <w:pStyle w:val="FigureCap"/>
        <w:rPr>
          <w:iCs/>
        </w:rPr>
      </w:pPr>
      <w:bookmarkStart w:id="115" w:name="_Toc195957244"/>
      <w:bookmarkStart w:id="116" w:name="_Toc195957470"/>
      <w:r w:rsidRPr="00635647">
        <w:rPr>
          <w:b/>
        </w:rPr>
        <w:t xml:space="preserve">Figure </w:t>
      </w:r>
      <w:r w:rsidRPr="00635647">
        <w:rPr>
          <w:b/>
          <w:iCs/>
        </w:rPr>
        <w:fldChar w:fldCharType="begin"/>
      </w:r>
      <w:r w:rsidRPr="00635647">
        <w:rPr>
          <w:b/>
        </w:rPr>
        <w:instrText xml:space="preserve"> SEQ Figure \* ARABIC </w:instrText>
      </w:r>
      <w:r w:rsidRPr="00635647">
        <w:rPr>
          <w:b/>
          <w:iCs/>
        </w:rPr>
        <w:fldChar w:fldCharType="separate"/>
      </w:r>
      <w:r w:rsidR="0094376D" w:rsidRPr="00635647">
        <w:rPr>
          <w:b/>
          <w:noProof/>
        </w:rPr>
        <w:t>24</w:t>
      </w:r>
      <w:r w:rsidRPr="00635647">
        <w:rPr>
          <w:b/>
          <w:iCs/>
        </w:rPr>
        <w:fldChar w:fldCharType="end"/>
      </w:r>
      <w:r w:rsidR="00646835" w:rsidRPr="00635647">
        <w:rPr>
          <w:b/>
        </w:rPr>
        <w:t>.</w:t>
      </w:r>
      <w:r w:rsidR="00646835" w:rsidRPr="00635647">
        <w:t xml:space="preserve"> Participant achromatic responses for every trial in the VR and Flat conditions, shown before recentering. Darker areas indicate a higher frequency of responses. The ellipses represent one standard deviation for each illuminant, with the average marked by a black X.</w:t>
      </w:r>
      <w:bookmarkEnd w:id="115"/>
      <w:bookmarkEnd w:id="116"/>
      <w:r w:rsidR="00646835" w:rsidRPr="00635647">
        <w:t xml:space="preserve"> </w:t>
      </w:r>
    </w:p>
    <w:p w14:paraId="2C2D04F0" w14:textId="17C9C1D3" w:rsidR="005D330D" w:rsidRPr="00635647" w:rsidRDefault="005D330D" w:rsidP="00635647">
      <w:pPr>
        <w:spacing w:line="480" w:lineRule="auto"/>
        <w:rPr>
          <w:rFonts w:ascii="Times New Roman" w:hAnsi="Times New Roman" w:cs="Times New Roman"/>
        </w:rPr>
      </w:pPr>
      <w:r w:rsidRPr="00635647">
        <w:rPr>
          <w:rFonts w:ascii="Times New Roman" w:hAnsi="Times New Roman" w:cs="Times New Roman"/>
        </w:rPr>
        <w:t xml:space="preserve">Since we intended to recenter all white responses to a single chromaticity for data normalization, we first verified that there were no significant differences across target lightness levels. To confirm this, we plotted the average responses for each lightness per participant under the white illuminant (Figure </w:t>
      </w:r>
      <w:r w:rsidR="009A432E" w:rsidRPr="00635647">
        <w:rPr>
          <w:rFonts w:ascii="Times New Roman" w:hAnsi="Times New Roman" w:cs="Times New Roman"/>
        </w:rPr>
        <w:t>25</w:t>
      </w:r>
      <w:r w:rsidRPr="00635647">
        <w:rPr>
          <w:rFonts w:ascii="Times New Roman" w:hAnsi="Times New Roman" w:cs="Times New Roman"/>
        </w:rPr>
        <w:t>).</w:t>
      </w:r>
    </w:p>
    <w:p w14:paraId="7FC226B5" w14:textId="4B7A416E" w:rsidR="00DF0C30" w:rsidRPr="00635647" w:rsidRDefault="00DF0C30" w:rsidP="00635647">
      <w:pPr>
        <w:spacing w:line="480" w:lineRule="auto"/>
        <w:jc w:val="center"/>
        <w:rPr>
          <w:rFonts w:ascii="Times New Roman" w:hAnsi="Times New Roman" w:cs="Times New Roman"/>
        </w:rPr>
      </w:pPr>
      <w:r w:rsidRPr="00635647">
        <w:rPr>
          <w:rFonts w:ascii="Times New Roman" w:hAnsi="Times New Roman" w:cs="Times New Roman"/>
          <w:noProof/>
        </w:rPr>
        <w:lastRenderedPageBreak/>
        <w:drawing>
          <wp:inline distT="0" distB="0" distL="0" distR="0" wp14:anchorId="7B11F79F" wp14:editId="4385DBD1">
            <wp:extent cx="2627927" cy="2572057"/>
            <wp:effectExtent l="0" t="0" r="1270" b="0"/>
            <wp:docPr id="19745208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20867" name="Picture 1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632289" cy="2576327"/>
                    </a:xfrm>
                    <a:prstGeom prst="rect">
                      <a:avLst/>
                    </a:prstGeom>
                  </pic:spPr>
                </pic:pic>
              </a:graphicData>
            </a:graphic>
          </wp:inline>
        </w:drawing>
      </w:r>
      <w:r w:rsidR="004F1854" w:rsidRPr="00635647">
        <w:rPr>
          <w:rFonts w:ascii="Times New Roman" w:hAnsi="Times New Roman" w:cs="Times New Roman"/>
          <w:noProof/>
        </w:rPr>
        <w:drawing>
          <wp:inline distT="0" distB="0" distL="0" distR="0" wp14:anchorId="58C977F8" wp14:editId="1DE65398">
            <wp:extent cx="2613857" cy="2558288"/>
            <wp:effectExtent l="0" t="0" r="0" b="0"/>
            <wp:docPr id="9317288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28841" name="Picture 2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619860" cy="2564163"/>
                    </a:xfrm>
                    <a:prstGeom prst="rect">
                      <a:avLst/>
                    </a:prstGeom>
                  </pic:spPr>
                </pic:pic>
              </a:graphicData>
            </a:graphic>
          </wp:inline>
        </w:drawing>
      </w:r>
    </w:p>
    <w:p w14:paraId="75C95265" w14:textId="3184F7A2" w:rsidR="004E5C4B" w:rsidRPr="00635647" w:rsidRDefault="007D2233" w:rsidP="0073533C">
      <w:pPr>
        <w:pStyle w:val="FigureCap"/>
        <w:rPr>
          <w:iCs/>
        </w:rPr>
      </w:pPr>
      <w:bookmarkStart w:id="117" w:name="_Toc195957245"/>
      <w:bookmarkStart w:id="118" w:name="_Toc195957471"/>
      <w:r w:rsidRPr="00635647">
        <w:rPr>
          <w:b/>
        </w:rPr>
        <w:t xml:space="preserve">Figure </w:t>
      </w:r>
      <w:r w:rsidRPr="00635647">
        <w:rPr>
          <w:b/>
          <w:iCs/>
        </w:rPr>
        <w:fldChar w:fldCharType="begin"/>
      </w:r>
      <w:r w:rsidRPr="00635647">
        <w:rPr>
          <w:b/>
        </w:rPr>
        <w:instrText xml:space="preserve"> SEQ Figure \* ARABIC </w:instrText>
      </w:r>
      <w:r w:rsidRPr="00635647">
        <w:rPr>
          <w:b/>
          <w:iCs/>
        </w:rPr>
        <w:fldChar w:fldCharType="separate"/>
      </w:r>
      <w:r w:rsidR="0094376D" w:rsidRPr="00635647">
        <w:rPr>
          <w:b/>
          <w:noProof/>
        </w:rPr>
        <w:t>25</w:t>
      </w:r>
      <w:r w:rsidRPr="00635647">
        <w:rPr>
          <w:b/>
          <w:iCs/>
        </w:rPr>
        <w:fldChar w:fldCharType="end"/>
      </w:r>
      <w:r w:rsidR="006939C5" w:rsidRPr="00635647">
        <w:rPr>
          <w:b/>
        </w:rPr>
        <w:t>.</w:t>
      </w:r>
      <w:r w:rsidR="00D803D9" w:rsidRPr="00635647">
        <w:t xml:space="preserve"> </w:t>
      </w:r>
      <w:r w:rsidR="00F5364C" w:rsidRPr="00635647">
        <w:t xml:space="preserve">Participant achromatic responses under the white illuminant for VR and Flat conditions. </w:t>
      </w:r>
      <w:r w:rsidR="009D4915">
        <w:t>Ellipses</w:t>
      </w:r>
      <w:commentRangeStart w:id="119"/>
      <w:r w:rsidR="0066196F" w:rsidRPr="00635647">
        <w:t xml:space="preserve"> are one-standard deviation of the data for </w:t>
      </w:r>
      <w:r w:rsidR="00AD5256" w:rsidRPr="00635647">
        <w:t>different lightness levels of</w:t>
      </w:r>
      <w:r w:rsidR="0066196F" w:rsidRPr="00635647">
        <w:t xml:space="preserve"> L* 40 (red), L* 55 </w:t>
      </w:r>
      <w:r w:rsidR="00AD5256" w:rsidRPr="00635647">
        <w:t>(green), and L* 70 (blue).</w:t>
      </w:r>
      <w:bookmarkEnd w:id="117"/>
      <w:bookmarkEnd w:id="118"/>
      <w:commentRangeEnd w:id="119"/>
      <w:r w:rsidR="00F37391">
        <w:rPr>
          <w:rStyle w:val="CommentReference"/>
          <w:i w:val="0"/>
        </w:rPr>
        <w:commentReference w:id="119"/>
      </w:r>
    </w:p>
    <w:p w14:paraId="0FD27534" w14:textId="70186EA4" w:rsidR="006939C5" w:rsidRPr="00635647" w:rsidRDefault="004E5C4B" w:rsidP="00635647">
      <w:pPr>
        <w:spacing w:line="480" w:lineRule="auto"/>
        <w:rPr>
          <w:rFonts w:ascii="Times New Roman" w:hAnsi="Times New Roman" w:cs="Times New Roman"/>
        </w:rPr>
      </w:pPr>
      <w:r w:rsidRPr="00635647">
        <w:rPr>
          <w:rFonts w:ascii="Times New Roman" w:hAnsi="Times New Roman" w:cs="Times New Roman"/>
        </w:rPr>
        <w:t xml:space="preserve">The figure shows no clear trend between lightness levels, </w:t>
      </w:r>
      <w:r w:rsidR="00537DBE" w:rsidRPr="00635647">
        <w:rPr>
          <w:rFonts w:ascii="Times New Roman" w:hAnsi="Times New Roman" w:cs="Times New Roman"/>
        </w:rPr>
        <w:t xml:space="preserve">though the responses between lightness levels seem to be </w:t>
      </w:r>
      <w:r w:rsidR="00EC4CE2" w:rsidRPr="00635647">
        <w:rPr>
          <w:rFonts w:ascii="Times New Roman" w:hAnsi="Times New Roman" w:cs="Times New Roman"/>
        </w:rPr>
        <w:t xml:space="preserve">slightly </w:t>
      </w:r>
      <w:r w:rsidR="00537DBE" w:rsidRPr="00635647">
        <w:rPr>
          <w:rFonts w:ascii="Times New Roman" w:hAnsi="Times New Roman" w:cs="Times New Roman"/>
        </w:rPr>
        <w:t>more variable under VR</w:t>
      </w:r>
      <w:r w:rsidRPr="00635647">
        <w:rPr>
          <w:rFonts w:ascii="Times New Roman" w:hAnsi="Times New Roman" w:cs="Times New Roman"/>
        </w:rPr>
        <w:t xml:space="preserve">. Therefore, we recentered all responses to the same white illuminant (D65) without separating by lightness. Only the </w:t>
      </w:r>
      <w:r w:rsidR="009B098F" w:rsidRPr="00635647">
        <w:rPr>
          <w:rFonts w:ascii="Times New Roman" w:hAnsi="Times New Roman" w:cs="Times New Roman"/>
        </w:rPr>
        <w:t>initial</w:t>
      </w:r>
      <w:r w:rsidRPr="00635647">
        <w:rPr>
          <w:rFonts w:ascii="Times New Roman" w:hAnsi="Times New Roman" w:cs="Times New Roman"/>
        </w:rPr>
        <w:t xml:space="preserve"> </w:t>
      </w:r>
      <w:r w:rsidR="009B098F" w:rsidRPr="00635647">
        <w:rPr>
          <w:rFonts w:ascii="Times New Roman" w:hAnsi="Times New Roman" w:cs="Times New Roman"/>
        </w:rPr>
        <w:t xml:space="preserve">block for </w:t>
      </w:r>
      <w:r w:rsidRPr="00635647">
        <w:rPr>
          <w:rFonts w:ascii="Times New Roman" w:hAnsi="Times New Roman" w:cs="Times New Roman"/>
        </w:rPr>
        <w:t xml:space="preserve">white </w:t>
      </w:r>
      <w:r w:rsidR="000F7BBC" w:rsidRPr="00635647">
        <w:rPr>
          <w:rFonts w:ascii="Times New Roman" w:hAnsi="Times New Roman" w:cs="Times New Roman"/>
        </w:rPr>
        <w:t xml:space="preserve">illuminant in the experiment </w:t>
      </w:r>
      <w:r w:rsidRPr="00635647">
        <w:rPr>
          <w:rFonts w:ascii="Times New Roman" w:hAnsi="Times New Roman" w:cs="Times New Roman"/>
        </w:rPr>
        <w:t xml:space="preserve">was used for recentering, while the intermediate white trials were excluded. These intermediate trials could be used in separate analyses to examine whether observers reset to </w:t>
      </w:r>
      <w:r w:rsidR="00BC6774" w:rsidRPr="00635647">
        <w:rPr>
          <w:rFonts w:ascii="Times New Roman" w:hAnsi="Times New Roman" w:cs="Times New Roman"/>
        </w:rPr>
        <w:t>white</w:t>
      </w:r>
      <w:r w:rsidRPr="00635647">
        <w:rPr>
          <w:rFonts w:ascii="Times New Roman" w:hAnsi="Times New Roman" w:cs="Times New Roman"/>
        </w:rPr>
        <w:t xml:space="preserve"> adaptation after each </w:t>
      </w:r>
      <w:r w:rsidR="00BC6774" w:rsidRPr="00635647">
        <w:rPr>
          <w:rFonts w:ascii="Times New Roman" w:hAnsi="Times New Roman" w:cs="Times New Roman"/>
        </w:rPr>
        <w:t xml:space="preserve">chromatic </w:t>
      </w:r>
      <w:r w:rsidRPr="00635647">
        <w:rPr>
          <w:rFonts w:ascii="Times New Roman" w:hAnsi="Times New Roman" w:cs="Times New Roman"/>
        </w:rPr>
        <w:t>illuminant change.</w:t>
      </w:r>
      <w:r w:rsidR="006939C5" w:rsidRPr="00635647">
        <w:rPr>
          <w:rFonts w:ascii="Times New Roman" w:hAnsi="Times New Roman" w:cs="Times New Roman"/>
        </w:rPr>
        <w:t xml:space="preserve"> </w:t>
      </w:r>
      <w:r w:rsidR="009E4D32" w:rsidRPr="00635647">
        <w:rPr>
          <w:rFonts w:ascii="Times New Roman" w:hAnsi="Times New Roman" w:cs="Times New Roman"/>
        </w:rPr>
        <w:t xml:space="preserve">Figure </w:t>
      </w:r>
      <w:r w:rsidR="0055761E" w:rsidRPr="00635647">
        <w:rPr>
          <w:rFonts w:ascii="Times New Roman" w:hAnsi="Times New Roman" w:cs="Times New Roman"/>
        </w:rPr>
        <w:t>26</w:t>
      </w:r>
      <w:r w:rsidR="009E4D32" w:rsidRPr="00635647">
        <w:rPr>
          <w:rFonts w:ascii="Times New Roman" w:hAnsi="Times New Roman" w:cs="Times New Roman"/>
        </w:rPr>
        <w:t xml:space="preserve"> shows the data for all participants after recentering all their responses.</w:t>
      </w:r>
    </w:p>
    <w:p w14:paraId="6A150948" w14:textId="0193BD34" w:rsidR="00D34CB0" w:rsidRPr="00635647" w:rsidRDefault="00FE7847" w:rsidP="00635647">
      <w:pPr>
        <w:spacing w:line="480" w:lineRule="auto"/>
        <w:rPr>
          <w:rFonts w:ascii="Times New Roman" w:hAnsi="Times New Roman" w:cs="Times New Roman"/>
        </w:rPr>
      </w:pPr>
      <w:r w:rsidRPr="00635647">
        <w:rPr>
          <w:rFonts w:ascii="Times New Roman" w:hAnsi="Times New Roman" w:cs="Times New Roman"/>
          <w:noProof/>
        </w:rPr>
        <w:lastRenderedPageBreak/>
        <w:drawing>
          <wp:inline distT="0" distB="0" distL="0" distR="0" wp14:anchorId="11EB955D" wp14:editId="52C5F4C0">
            <wp:extent cx="2846997" cy="2788666"/>
            <wp:effectExtent l="0" t="0" r="0" b="0"/>
            <wp:docPr id="81725769" name="Picture 4" descr="A diagram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5769" name="Picture 4" descr="A diagram of different colored circles&#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852639" cy="2794193"/>
                    </a:xfrm>
                    <a:prstGeom prst="rect">
                      <a:avLst/>
                    </a:prstGeom>
                  </pic:spPr>
                </pic:pic>
              </a:graphicData>
            </a:graphic>
          </wp:inline>
        </w:drawing>
      </w:r>
      <w:r w:rsidRPr="00635647">
        <w:rPr>
          <w:rFonts w:ascii="Times New Roman" w:hAnsi="Times New Roman" w:cs="Times New Roman"/>
          <w:noProof/>
        </w:rPr>
        <w:drawing>
          <wp:inline distT="0" distB="0" distL="0" distR="0" wp14:anchorId="1BCE1AEE" wp14:editId="64274D1B">
            <wp:extent cx="2852639" cy="2794192"/>
            <wp:effectExtent l="0" t="0" r="5080" b="6350"/>
            <wp:docPr id="1419602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02427" name="Picture 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852639" cy="2794192"/>
                    </a:xfrm>
                    <a:prstGeom prst="rect">
                      <a:avLst/>
                    </a:prstGeom>
                  </pic:spPr>
                </pic:pic>
              </a:graphicData>
            </a:graphic>
          </wp:inline>
        </w:drawing>
      </w:r>
    </w:p>
    <w:p w14:paraId="25091FC8" w14:textId="4A2BB384" w:rsidR="00D34CB0" w:rsidRPr="00635647" w:rsidRDefault="00157E1B" w:rsidP="0073533C">
      <w:pPr>
        <w:pStyle w:val="FigureCap"/>
        <w:rPr>
          <w:iCs/>
        </w:rPr>
      </w:pPr>
      <w:bookmarkStart w:id="120" w:name="_Toc195957246"/>
      <w:bookmarkStart w:id="121" w:name="_Toc195957472"/>
      <w:r w:rsidRPr="00635647">
        <w:rPr>
          <w:b/>
        </w:rPr>
        <w:t xml:space="preserve">Figure </w:t>
      </w:r>
      <w:r w:rsidRPr="00635647">
        <w:rPr>
          <w:b/>
          <w:iCs/>
        </w:rPr>
        <w:fldChar w:fldCharType="begin"/>
      </w:r>
      <w:r w:rsidRPr="00635647">
        <w:rPr>
          <w:b/>
        </w:rPr>
        <w:instrText xml:space="preserve"> SEQ Figure \* ARABIC </w:instrText>
      </w:r>
      <w:r w:rsidRPr="00635647">
        <w:rPr>
          <w:b/>
          <w:iCs/>
        </w:rPr>
        <w:fldChar w:fldCharType="separate"/>
      </w:r>
      <w:r w:rsidR="0094376D" w:rsidRPr="00635647">
        <w:rPr>
          <w:b/>
          <w:noProof/>
        </w:rPr>
        <w:t>26</w:t>
      </w:r>
      <w:r w:rsidRPr="00635647">
        <w:rPr>
          <w:b/>
          <w:iCs/>
        </w:rPr>
        <w:fldChar w:fldCharType="end"/>
      </w:r>
      <w:r w:rsidRPr="00635647">
        <w:rPr>
          <w:b/>
        </w:rPr>
        <w:t>.</w:t>
      </w:r>
      <w:r w:rsidR="00D34CB0" w:rsidRPr="00635647">
        <w:t xml:space="preserve"> The recentered </w:t>
      </w:r>
      <w:r w:rsidR="00F74F7C" w:rsidRPr="00635647">
        <w:t xml:space="preserve">achromatic </w:t>
      </w:r>
      <w:r w:rsidR="00D34CB0" w:rsidRPr="00635647">
        <w:t>responses are shown for the VR and Flat conditions.</w:t>
      </w:r>
      <w:r w:rsidR="009E4D32" w:rsidRPr="00635647">
        <w:t xml:space="preserve"> The ellipses represent one standard deviation for each illuminant, with the average marked by a black X.</w:t>
      </w:r>
      <w:bookmarkEnd w:id="120"/>
      <w:bookmarkEnd w:id="121"/>
    </w:p>
    <w:p w14:paraId="404454F9" w14:textId="6896111F" w:rsidR="004E5DFB" w:rsidRPr="00635647" w:rsidRDefault="00130BC2" w:rsidP="00635647">
      <w:pPr>
        <w:spacing w:line="480" w:lineRule="auto"/>
        <w:rPr>
          <w:rFonts w:ascii="Times New Roman" w:hAnsi="Times New Roman" w:cs="Times New Roman"/>
        </w:rPr>
      </w:pPr>
      <w:r w:rsidRPr="00635647">
        <w:rPr>
          <w:rFonts w:ascii="Times New Roman" w:hAnsi="Times New Roman" w:cs="Times New Roman"/>
        </w:rPr>
        <w:t xml:space="preserve">Next, we </w:t>
      </w:r>
      <w:r w:rsidR="00380D8E" w:rsidRPr="00635647">
        <w:rPr>
          <w:rFonts w:ascii="Times New Roman" w:hAnsi="Times New Roman" w:cs="Times New Roman"/>
        </w:rPr>
        <w:t>evaluated</w:t>
      </w:r>
      <w:r w:rsidRPr="00635647">
        <w:rPr>
          <w:rFonts w:ascii="Times New Roman" w:hAnsi="Times New Roman" w:cs="Times New Roman"/>
        </w:rPr>
        <w:t xml:space="preserve"> whether there were any </w:t>
      </w:r>
      <w:r w:rsidR="0022666D" w:rsidRPr="00635647">
        <w:rPr>
          <w:rFonts w:ascii="Times New Roman" w:hAnsi="Times New Roman" w:cs="Times New Roman"/>
        </w:rPr>
        <w:t xml:space="preserve">statistically significant </w:t>
      </w:r>
      <w:r w:rsidRPr="00635647">
        <w:rPr>
          <w:rFonts w:ascii="Times New Roman" w:hAnsi="Times New Roman" w:cs="Times New Roman"/>
        </w:rPr>
        <w:t xml:space="preserve">differences in CI between the two display conditions, </w:t>
      </w:r>
      <w:r w:rsidR="00380D8E" w:rsidRPr="00635647">
        <w:rPr>
          <w:rFonts w:ascii="Times New Roman" w:hAnsi="Times New Roman" w:cs="Times New Roman"/>
        </w:rPr>
        <w:t xml:space="preserve">illuminants, and target lightness levels. </w:t>
      </w:r>
    </w:p>
    <w:p w14:paraId="36E381F7" w14:textId="3562F968" w:rsidR="00295497" w:rsidRPr="00635647" w:rsidRDefault="00854677" w:rsidP="00635647">
      <w:pPr>
        <w:pStyle w:val="Section"/>
        <w:spacing w:line="480" w:lineRule="auto"/>
      </w:pPr>
      <w:bookmarkStart w:id="122" w:name="_Toc195975248"/>
      <w:r w:rsidRPr="00635647">
        <w:t>5.</w:t>
      </w:r>
      <w:r w:rsidR="00BF232D" w:rsidRPr="00635647">
        <w:t>2</w:t>
      </w:r>
      <w:r w:rsidRPr="00635647">
        <w:t xml:space="preserve"> </w:t>
      </w:r>
      <w:r w:rsidR="00C1693B" w:rsidRPr="00635647">
        <w:t>Constancy Index Effects</w:t>
      </w:r>
      <w:bookmarkEnd w:id="122"/>
      <w:r w:rsidR="00F929E0" w:rsidRPr="00635647">
        <w:t xml:space="preserve"> </w:t>
      </w:r>
    </w:p>
    <w:p w14:paraId="20C4B503" w14:textId="42F62AD2" w:rsidR="00B35945" w:rsidRPr="00635647" w:rsidRDefault="000610D4" w:rsidP="00635647">
      <w:pPr>
        <w:spacing w:line="480" w:lineRule="auto"/>
        <w:rPr>
          <w:rFonts w:ascii="Times New Roman" w:hAnsi="Times New Roman" w:cs="Times New Roman"/>
        </w:rPr>
      </w:pPr>
      <w:r w:rsidRPr="00635647">
        <w:rPr>
          <w:rFonts w:ascii="Times New Roman" w:hAnsi="Times New Roman" w:cs="Times New Roman"/>
        </w:rPr>
        <w:t>We calculated the constancy index (CI) for all responses (after recentering and projecting) for each participant using Equation 3.</w:t>
      </w:r>
      <w:r w:rsidR="0064684B" w:rsidRPr="00635647">
        <w:rPr>
          <w:rFonts w:ascii="Times New Roman" w:hAnsi="Times New Roman" w:cs="Times New Roman"/>
        </w:rPr>
        <w:t xml:space="preserve"> We converted the CI variable into z-</w:t>
      </w:r>
      <w:r w:rsidR="00BB0A93" w:rsidRPr="00635647">
        <w:rPr>
          <w:rFonts w:ascii="Times New Roman" w:hAnsi="Times New Roman" w:cs="Times New Roman"/>
        </w:rPr>
        <w:t>scores and</w:t>
      </w:r>
      <w:r w:rsidR="0064684B" w:rsidRPr="00635647">
        <w:rPr>
          <w:rFonts w:ascii="Times New Roman" w:hAnsi="Times New Roman" w:cs="Times New Roman"/>
        </w:rPr>
        <w:t xml:space="preserve"> considered responses +/- 3 standard deviations from the mean as outliers, which were removed prior to subsequent analyses (</w:t>
      </w:r>
      <w:r w:rsidR="005152EA" w:rsidRPr="00635647">
        <w:rPr>
          <w:rFonts w:ascii="Times New Roman" w:hAnsi="Times New Roman" w:cs="Times New Roman"/>
        </w:rPr>
        <w:t>18</w:t>
      </w:r>
      <w:r w:rsidR="0064684B" w:rsidRPr="00635647">
        <w:rPr>
          <w:rFonts w:ascii="Times New Roman" w:hAnsi="Times New Roman" w:cs="Times New Roman"/>
        </w:rPr>
        <w:t>/</w:t>
      </w:r>
      <w:r w:rsidR="00FB355F" w:rsidRPr="00635647">
        <w:rPr>
          <w:rFonts w:ascii="Times New Roman" w:hAnsi="Times New Roman" w:cs="Times New Roman"/>
        </w:rPr>
        <w:t>25</w:t>
      </w:r>
      <w:r w:rsidR="00343A08" w:rsidRPr="00635647">
        <w:rPr>
          <w:rFonts w:ascii="Times New Roman" w:hAnsi="Times New Roman" w:cs="Times New Roman"/>
        </w:rPr>
        <w:t>74</w:t>
      </w:r>
      <w:r w:rsidR="0064684B" w:rsidRPr="00635647">
        <w:rPr>
          <w:rFonts w:ascii="Times New Roman" w:hAnsi="Times New Roman" w:cs="Times New Roman"/>
        </w:rPr>
        <w:t xml:space="preserve"> </w:t>
      </w:r>
      <w:r w:rsidR="00326334" w:rsidRPr="00635647">
        <w:rPr>
          <w:rFonts w:ascii="Times New Roman" w:hAnsi="Times New Roman" w:cs="Times New Roman"/>
        </w:rPr>
        <w:t>observations</w:t>
      </w:r>
      <w:r w:rsidR="0064684B" w:rsidRPr="00635647">
        <w:rPr>
          <w:rFonts w:ascii="Times New Roman" w:hAnsi="Times New Roman" w:cs="Times New Roman"/>
        </w:rPr>
        <w:t xml:space="preserve"> removed).</w:t>
      </w:r>
      <w:r w:rsidRPr="00635647">
        <w:rPr>
          <w:rFonts w:ascii="Times New Roman" w:hAnsi="Times New Roman" w:cs="Times New Roman"/>
        </w:rPr>
        <w:t xml:space="preserve"> We then ran a repeated-measures ANOVA with display condition</w:t>
      </w:r>
      <w:r w:rsidR="5EED2320" w:rsidRPr="00635647">
        <w:rPr>
          <w:rFonts w:ascii="Times New Roman" w:hAnsi="Times New Roman" w:cs="Times New Roman"/>
        </w:rPr>
        <w:t xml:space="preserve"> (</w:t>
      </w:r>
      <w:r w:rsidR="008B0F0E" w:rsidRPr="00635647">
        <w:rPr>
          <w:rFonts w:ascii="Times New Roman" w:hAnsi="Times New Roman" w:cs="Times New Roman"/>
        </w:rPr>
        <w:t>Condition</w:t>
      </w:r>
      <w:r w:rsidR="5EED2320" w:rsidRPr="00635647">
        <w:rPr>
          <w:rFonts w:ascii="Times New Roman" w:hAnsi="Times New Roman" w:cs="Times New Roman"/>
        </w:rPr>
        <w:t>: VR vs. Flat)</w:t>
      </w:r>
      <w:r w:rsidRPr="00635647">
        <w:rPr>
          <w:rFonts w:ascii="Times New Roman" w:hAnsi="Times New Roman" w:cs="Times New Roman"/>
        </w:rPr>
        <w:t>, illuminant</w:t>
      </w:r>
      <w:r w:rsidR="41022CA5" w:rsidRPr="00635647">
        <w:rPr>
          <w:rFonts w:ascii="Times New Roman" w:hAnsi="Times New Roman" w:cs="Times New Roman"/>
        </w:rPr>
        <w:t xml:space="preserve"> (Color: red, blue, green, yellow)</w:t>
      </w:r>
      <w:r w:rsidRPr="00635647">
        <w:rPr>
          <w:rFonts w:ascii="Times New Roman" w:hAnsi="Times New Roman" w:cs="Times New Roman"/>
        </w:rPr>
        <w:t xml:space="preserve">, and lightness </w:t>
      </w:r>
      <w:r w:rsidR="7F48B98C" w:rsidRPr="00635647">
        <w:rPr>
          <w:rFonts w:ascii="Times New Roman" w:hAnsi="Times New Roman" w:cs="Times New Roman"/>
        </w:rPr>
        <w:t>of the achromatic patch (Lightness: L*=</w:t>
      </w:r>
      <w:r w:rsidR="00991B2E" w:rsidRPr="00635647">
        <w:rPr>
          <w:rFonts w:ascii="Times New Roman" w:hAnsi="Times New Roman" w:cs="Times New Roman"/>
        </w:rPr>
        <w:t>40</w:t>
      </w:r>
      <w:r w:rsidR="7F48B98C" w:rsidRPr="00635647">
        <w:rPr>
          <w:rFonts w:ascii="Times New Roman" w:hAnsi="Times New Roman" w:cs="Times New Roman"/>
        </w:rPr>
        <w:t xml:space="preserve">, </w:t>
      </w:r>
      <w:r w:rsidR="00991B2E" w:rsidRPr="00635647">
        <w:rPr>
          <w:rFonts w:ascii="Times New Roman" w:hAnsi="Times New Roman" w:cs="Times New Roman"/>
        </w:rPr>
        <w:t>55</w:t>
      </w:r>
      <w:r w:rsidR="7F48B98C" w:rsidRPr="00635647">
        <w:rPr>
          <w:rFonts w:ascii="Times New Roman" w:hAnsi="Times New Roman" w:cs="Times New Roman"/>
        </w:rPr>
        <w:t xml:space="preserve">, </w:t>
      </w:r>
      <w:r w:rsidR="00991B2E" w:rsidRPr="00635647">
        <w:rPr>
          <w:rFonts w:ascii="Times New Roman" w:hAnsi="Times New Roman" w:cs="Times New Roman"/>
        </w:rPr>
        <w:t>70</w:t>
      </w:r>
      <w:r w:rsidR="7F48B98C" w:rsidRPr="00635647">
        <w:rPr>
          <w:rFonts w:ascii="Times New Roman" w:hAnsi="Times New Roman" w:cs="Times New Roman"/>
        </w:rPr>
        <w:t>)</w:t>
      </w:r>
      <w:r w:rsidRPr="00635647">
        <w:rPr>
          <w:rFonts w:ascii="Times New Roman" w:hAnsi="Times New Roman" w:cs="Times New Roman"/>
        </w:rPr>
        <w:t xml:space="preserve"> as within-subject variables. </w:t>
      </w:r>
      <w:r w:rsidR="00B35945" w:rsidRPr="00635647">
        <w:rPr>
          <w:rFonts w:ascii="Times New Roman" w:hAnsi="Times New Roman" w:cs="Times New Roman"/>
        </w:rPr>
        <w:t>The dependent variable was constancy index (CI).</w:t>
      </w:r>
      <w:r w:rsidR="00FF746F">
        <w:rPr>
          <w:rFonts w:ascii="Times New Roman" w:hAnsi="Times New Roman" w:cs="Times New Roman"/>
        </w:rPr>
        <w:t xml:space="preserve"> To preface, we found no influence of which display condition participants took first on their CI results (p &gt; 0.05). </w:t>
      </w:r>
    </w:p>
    <w:p w14:paraId="406F6090" w14:textId="48A28AAD" w:rsidR="00E57087" w:rsidRPr="00635647" w:rsidRDefault="00E57087" w:rsidP="00635647">
      <w:pPr>
        <w:pStyle w:val="Subsections"/>
        <w:spacing w:line="480" w:lineRule="auto"/>
      </w:pPr>
      <w:bookmarkStart w:id="123" w:name="_Toc195975249"/>
      <w:r w:rsidRPr="00635647">
        <w:lastRenderedPageBreak/>
        <w:t>5.2.1 Effect of Display Condition</w:t>
      </w:r>
      <w:bookmarkEnd w:id="123"/>
    </w:p>
    <w:p w14:paraId="49483BDA" w14:textId="0F454C38" w:rsidR="000610D4" w:rsidRPr="00635647" w:rsidRDefault="000610D4" w:rsidP="00635647">
      <w:pPr>
        <w:spacing w:line="480" w:lineRule="auto"/>
        <w:rPr>
          <w:rFonts w:ascii="Times New Roman" w:hAnsi="Times New Roman" w:cs="Times New Roman"/>
        </w:rPr>
      </w:pPr>
      <w:r w:rsidRPr="00635647">
        <w:rPr>
          <w:rFonts w:ascii="Times New Roman" w:hAnsi="Times New Roman" w:cs="Times New Roman"/>
        </w:rPr>
        <w:t xml:space="preserve">The results showed a significant </w:t>
      </w:r>
      <w:r w:rsidR="0CFE5D71" w:rsidRPr="00635647">
        <w:rPr>
          <w:rFonts w:ascii="Times New Roman" w:hAnsi="Times New Roman" w:cs="Times New Roman"/>
        </w:rPr>
        <w:t xml:space="preserve">main </w:t>
      </w:r>
      <w:r w:rsidRPr="00635647">
        <w:rPr>
          <w:rFonts w:ascii="Times New Roman" w:hAnsi="Times New Roman" w:cs="Times New Roman"/>
        </w:rPr>
        <w:t xml:space="preserve">effect of condition, </w:t>
      </w:r>
      <w:proofErr w:type="gramStart"/>
      <w:r w:rsidRPr="00635647">
        <w:rPr>
          <w:rFonts w:ascii="Times New Roman" w:hAnsi="Times New Roman" w:cs="Times New Roman"/>
        </w:rPr>
        <w:t>F(</w:t>
      </w:r>
      <w:proofErr w:type="gramEnd"/>
      <w:r w:rsidRPr="00635647">
        <w:rPr>
          <w:rFonts w:ascii="Times New Roman" w:hAnsi="Times New Roman" w:cs="Times New Roman"/>
        </w:rPr>
        <w:t>1, 34) = 22.26, p &lt; .001, indicating that CI was higher in VR (M = 0.569, SE = 0.010) than in Flat (M = 0.527, SE = 0.009).</w:t>
      </w:r>
      <w:r w:rsidR="00B35945" w:rsidRPr="00635647">
        <w:rPr>
          <w:rFonts w:ascii="Times New Roman" w:hAnsi="Times New Roman" w:cs="Times New Roman"/>
        </w:rPr>
        <w:t xml:space="preserve"> </w:t>
      </w:r>
      <w:r w:rsidRPr="00635647">
        <w:rPr>
          <w:rFonts w:ascii="Times New Roman" w:hAnsi="Times New Roman" w:cs="Times New Roman"/>
        </w:rPr>
        <w:t xml:space="preserve">Figure </w:t>
      </w:r>
      <w:r w:rsidR="0055761E" w:rsidRPr="00635647">
        <w:rPr>
          <w:rFonts w:ascii="Times New Roman" w:hAnsi="Times New Roman" w:cs="Times New Roman"/>
        </w:rPr>
        <w:t>27</w:t>
      </w:r>
      <w:r w:rsidRPr="00635647">
        <w:rPr>
          <w:rFonts w:ascii="Times New Roman" w:hAnsi="Times New Roman" w:cs="Times New Roman"/>
        </w:rPr>
        <w:t xml:space="preserve"> shows a violin plot of the CI distribution for the VR and Flat conditions. Both distributions have a similar shape and are normally distributed, but the mean CI is higher in VR. Although the difference is not large, it is statistically significant, suggesting that participants were, on average, more adapted to the environment when using the VR HMD than when viewing the Flat</w:t>
      </w:r>
      <w:r w:rsidR="00C819C4" w:rsidRPr="00635647">
        <w:rPr>
          <w:rFonts w:ascii="Times New Roman" w:hAnsi="Times New Roman" w:cs="Times New Roman"/>
        </w:rPr>
        <w:t>-panel</w:t>
      </w:r>
      <w:r w:rsidRPr="00635647">
        <w:rPr>
          <w:rFonts w:ascii="Times New Roman" w:hAnsi="Times New Roman" w:cs="Times New Roman"/>
        </w:rPr>
        <w:t xml:space="preserve"> </w:t>
      </w:r>
      <w:r w:rsidR="00C819C4" w:rsidRPr="00635647">
        <w:rPr>
          <w:rFonts w:ascii="Times New Roman" w:hAnsi="Times New Roman" w:cs="Times New Roman"/>
        </w:rPr>
        <w:t>display</w:t>
      </w:r>
      <w:r w:rsidRPr="00635647">
        <w:rPr>
          <w:rFonts w:ascii="Times New Roman" w:hAnsi="Times New Roman" w:cs="Times New Roman"/>
        </w:rPr>
        <w:t>.</w:t>
      </w:r>
    </w:p>
    <w:p w14:paraId="7300AFC5" w14:textId="596315CD" w:rsidR="00C529B9" w:rsidRPr="00635647" w:rsidRDefault="00C529B9" w:rsidP="00635647">
      <w:pPr>
        <w:spacing w:line="480" w:lineRule="auto"/>
        <w:jc w:val="center"/>
        <w:rPr>
          <w:rFonts w:ascii="Times New Roman" w:hAnsi="Times New Roman" w:cs="Times New Roman"/>
        </w:rPr>
      </w:pPr>
      <w:commentRangeStart w:id="124"/>
      <w:commentRangeStart w:id="125"/>
      <w:r w:rsidRPr="00635647">
        <w:rPr>
          <w:rFonts w:ascii="Times New Roman" w:hAnsi="Times New Roman" w:cs="Times New Roman"/>
          <w:noProof/>
        </w:rPr>
        <w:drawing>
          <wp:inline distT="0" distB="0" distL="0" distR="0" wp14:anchorId="6F7C1295" wp14:editId="245F548F">
            <wp:extent cx="3400680" cy="2572512"/>
            <wp:effectExtent l="0" t="0" r="9525" b="0"/>
            <wp:docPr id="1235535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3513" name="Picture 1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405528" cy="2576180"/>
                    </a:xfrm>
                    <a:prstGeom prst="rect">
                      <a:avLst/>
                    </a:prstGeom>
                  </pic:spPr>
                </pic:pic>
              </a:graphicData>
            </a:graphic>
          </wp:inline>
        </w:drawing>
      </w:r>
      <w:commentRangeEnd w:id="124"/>
      <w:r w:rsidR="00F37391">
        <w:rPr>
          <w:rStyle w:val="CommentReference"/>
        </w:rPr>
        <w:commentReference w:id="124"/>
      </w:r>
      <w:commentRangeEnd w:id="125"/>
      <w:r w:rsidR="00FF746F">
        <w:rPr>
          <w:rStyle w:val="CommentReference"/>
        </w:rPr>
        <w:commentReference w:id="125"/>
      </w:r>
    </w:p>
    <w:p w14:paraId="364948D5" w14:textId="0F38F565" w:rsidR="00E55E2F" w:rsidRPr="00635647" w:rsidRDefault="00157E1B" w:rsidP="0073533C">
      <w:pPr>
        <w:pStyle w:val="FigureCap"/>
        <w:rPr>
          <w:iCs/>
        </w:rPr>
      </w:pPr>
      <w:bookmarkStart w:id="126" w:name="_Toc195957247"/>
      <w:bookmarkStart w:id="127" w:name="_Toc195957473"/>
      <w:r w:rsidRPr="00635647">
        <w:rPr>
          <w:b/>
        </w:rPr>
        <w:t xml:space="preserve">Figure </w:t>
      </w:r>
      <w:r w:rsidRPr="00635647">
        <w:rPr>
          <w:b/>
          <w:iCs/>
        </w:rPr>
        <w:fldChar w:fldCharType="begin"/>
      </w:r>
      <w:r w:rsidRPr="00635647">
        <w:rPr>
          <w:b/>
        </w:rPr>
        <w:instrText xml:space="preserve"> SEQ Figure \* ARABIC </w:instrText>
      </w:r>
      <w:r w:rsidRPr="00635647">
        <w:rPr>
          <w:b/>
          <w:iCs/>
        </w:rPr>
        <w:fldChar w:fldCharType="separate"/>
      </w:r>
      <w:r w:rsidR="0094376D" w:rsidRPr="00635647">
        <w:rPr>
          <w:b/>
          <w:noProof/>
        </w:rPr>
        <w:t>27</w:t>
      </w:r>
      <w:r w:rsidRPr="00635647">
        <w:rPr>
          <w:b/>
          <w:iCs/>
        </w:rPr>
        <w:fldChar w:fldCharType="end"/>
      </w:r>
      <w:r w:rsidR="00E55E2F" w:rsidRPr="00635647">
        <w:rPr>
          <w:b/>
        </w:rPr>
        <w:t>.</w:t>
      </w:r>
      <w:r w:rsidR="00E55E2F" w:rsidRPr="00635647">
        <w:t xml:space="preserve"> Constancy Index for VR and Flat display conditions, averaged over all illuminants and lightness levels. </w:t>
      </w:r>
      <w:r w:rsidR="00CE75B3" w:rsidRPr="00635647">
        <w:t xml:space="preserve">Lines show the </w:t>
      </w:r>
      <w:r w:rsidR="00713966" w:rsidRPr="00635647">
        <w:t>average</w:t>
      </w:r>
      <w:r w:rsidR="00CE75B3" w:rsidRPr="00635647">
        <w:t xml:space="preserve"> and </w:t>
      </w:r>
      <w:r w:rsidR="00713966" w:rsidRPr="00635647">
        <w:t>standard error bars.</w:t>
      </w:r>
      <w:r w:rsidR="00047494" w:rsidRPr="00635647">
        <w:t xml:space="preserve"> Average constancy was higher for the VR than Flat display condition.</w:t>
      </w:r>
      <w:bookmarkEnd w:id="126"/>
      <w:bookmarkEnd w:id="127"/>
    </w:p>
    <w:p w14:paraId="6D0A2924" w14:textId="47DBB4E2" w:rsidR="00E57087" w:rsidRPr="00635647" w:rsidRDefault="00E57087" w:rsidP="00635647">
      <w:pPr>
        <w:pStyle w:val="Subsections"/>
        <w:spacing w:line="480" w:lineRule="auto"/>
      </w:pPr>
      <w:bookmarkStart w:id="128" w:name="_Toc195975250"/>
      <w:r w:rsidRPr="00635647">
        <w:t>5.2.2 Effect of Illuminant Chromaticity</w:t>
      </w:r>
      <w:bookmarkEnd w:id="128"/>
    </w:p>
    <w:p w14:paraId="40D5C743" w14:textId="309FE884" w:rsidR="002A5AEB" w:rsidRPr="00635647" w:rsidRDefault="002A5AEB" w:rsidP="00635647">
      <w:pPr>
        <w:spacing w:line="480" w:lineRule="auto"/>
        <w:rPr>
          <w:rFonts w:ascii="Times New Roman" w:hAnsi="Times New Roman" w:cs="Times New Roman"/>
        </w:rPr>
      </w:pPr>
      <w:r w:rsidRPr="00635647">
        <w:rPr>
          <w:rFonts w:ascii="Times New Roman" w:hAnsi="Times New Roman" w:cs="Times New Roman"/>
        </w:rPr>
        <w:t xml:space="preserve">Next, we found a significant </w:t>
      </w:r>
      <w:r w:rsidR="434E2A40" w:rsidRPr="00635647">
        <w:rPr>
          <w:rFonts w:ascii="Times New Roman" w:hAnsi="Times New Roman" w:cs="Times New Roman"/>
        </w:rPr>
        <w:t>main</w:t>
      </w:r>
      <w:r w:rsidRPr="00635647">
        <w:rPr>
          <w:rFonts w:ascii="Times New Roman" w:hAnsi="Times New Roman" w:cs="Times New Roman"/>
        </w:rPr>
        <w:t xml:space="preserve"> effect of illuminant, </w:t>
      </w:r>
      <w:proofErr w:type="gramStart"/>
      <w:r w:rsidRPr="00635647">
        <w:rPr>
          <w:rFonts w:ascii="Times New Roman" w:hAnsi="Times New Roman" w:cs="Times New Roman"/>
        </w:rPr>
        <w:t>F(</w:t>
      </w:r>
      <w:proofErr w:type="gramEnd"/>
      <w:r w:rsidRPr="00635647">
        <w:rPr>
          <w:rFonts w:ascii="Times New Roman" w:hAnsi="Times New Roman" w:cs="Times New Roman"/>
        </w:rPr>
        <w:t xml:space="preserve">3, 102) = 165.38, p &lt; 0.001, indicating that CI varied across illuminants. CI was highest under the green illuminant (M = 0.620, SE = </w:t>
      </w:r>
      <w:r w:rsidRPr="00635647">
        <w:rPr>
          <w:rFonts w:ascii="Times New Roman" w:hAnsi="Times New Roman" w:cs="Times New Roman"/>
        </w:rPr>
        <w:lastRenderedPageBreak/>
        <w:t>0.015), followed by yellow (M = 0.554, SE = 0.014), blue (M = 0.532, SE = 0.019), and red (M = 0.485, SE = 0.012). All pairwise comparisons between illuminants were significant (</w:t>
      </w:r>
      <w:proofErr w:type="spellStart"/>
      <w:r w:rsidRPr="00635647">
        <w:rPr>
          <w:rFonts w:ascii="Times New Roman" w:hAnsi="Times New Roman" w:cs="Times New Roman"/>
        </w:rPr>
        <w:t>ps</w:t>
      </w:r>
      <w:proofErr w:type="spellEnd"/>
      <w:r w:rsidRPr="00635647">
        <w:rPr>
          <w:rFonts w:ascii="Times New Roman" w:hAnsi="Times New Roman" w:cs="Times New Roman"/>
        </w:rPr>
        <w:t xml:space="preserve"> &lt; 0.012), except for blue versus yellow (p = 0.386).</w:t>
      </w:r>
      <w:r w:rsidR="008A6FF1" w:rsidRPr="00635647">
        <w:rPr>
          <w:rFonts w:ascii="Times New Roman" w:hAnsi="Times New Roman" w:cs="Times New Roman"/>
        </w:rPr>
        <w:t xml:space="preserve"> </w:t>
      </w:r>
      <w:r w:rsidRPr="00635647">
        <w:rPr>
          <w:rFonts w:ascii="Times New Roman" w:hAnsi="Times New Roman" w:cs="Times New Roman"/>
        </w:rPr>
        <w:t xml:space="preserve">Figure </w:t>
      </w:r>
      <w:r w:rsidR="0055761E" w:rsidRPr="00635647">
        <w:rPr>
          <w:rFonts w:ascii="Times New Roman" w:hAnsi="Times New Roman" w:cs="Times New Roman"/>
        </w:rPr>
        <w:t>28</w:t>
      </w:r>
      <w:r w:rsidRPr="00635647">
        <w:rPr>
          <w:rFonts w:ascii="Times New Roman" w:hAnsi="Times New Roman" w:cs="Times New Roman"/>
        </w:rPr>
        <w:t xml:space="preserve"> shows a violin plot of the CI distributions for the different illuminants, averaged across both display conditions and lightness levels.</w:t>
      </w:r>
    </w:p>
    <w:p w14:paraId="22DA592E" w14:textId="526D2949" w:rsidR="00E404C9" w:rsidRPr="00635647" w:rsidRDefault="00E404C9" w:rsidP="00635647">
      <w:pPr>
        <w:spacing w:line="480" w:lineRule="auto"/>
        <w:jc w:val="center"/>
        <w:rPr>
          <w:rFonts w:ascii="Times New Roman" w:hAnsi="Times New Roman" w:cs="Times New Roman"/>
        </w:rPr>
      </w:pPr>
      <w:r w:rsidRPr="00635647">
        <w:rPr>
          <w:rFonts w:ascii="Times New Roman" w:hAnsi="Times New Roman" w:cs="Times New Roman"/>
          <w:noProof/>
        </w:rPr>
        <w:drawing>
          <wp:inline distT="0" distB="0" distL="0" distR="0" wp14:anchorId="7695384D" wp14:editId="7FA992C8">
            <wp:extent cx="3448050" cy="2725034"/>
            <wp:effectExtent l="0" t="0" r="0" b="0"/>
            <wp:docPr id="14356647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64737" name="Picture 1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458682" cy="2733437"/>
                    </a:xfrm>
                    <a:prstGeom prst="rect">
                      <a:avLst/>
                    </a:prstGeom>
                  </pic:spPr>
                </pic:pic>
              </a:graphicData>
            </a:graphic>
          </wp:inline>
        </w:drawing>
      </w:r>
    </w:p>
    <w:p w14:paraId="095A55D9" w14:textId="50D22B0D" w:rsidR="001A2AAF" w:rsidRPr="00635647" w:rsidRDefault="00157E1B" w:rsidP="0073533C">
      <w:pPr>
        <w:pStyle w:val="FigureCap"/>
        <w:rPr>
          <w:iCs/>
        </w:rPr>
      </w:pPr>
      <w:bookmarkStart w:id="129" w:name="_Toc195957248"/>
      <w:bookmarkStart w:id="130" w:name="_Toc195957474"/>
      <w:r w:rsidRPr="00635647">
        <w:rPr>
          <w:b/>
        </w:rPr>
        <w:t xml:space="preserve">Figure </w:t>
      </w:r>
      <w:r w:rsidRPr="00635647">
        <w:rPr>
          <w:b/>
          <w:iCs/>
        </w:rPr>
        <w:fldChar w:fldCharType="begin"/>
      </w:r>
      <w:r w:rsidRPr="00635647">
        <w:rPr>
          <w:b/>
        </w:rPr>
        <w:instrText xml:space="preserve"> SEQ Figure \* ARABIC </w:instrText>
      </w:r>
      <w:r w:rsidRPr="00635647">
        <w:rPr>
          <w:b/>
          <w:iCs/>
        </w:rPr>
        <w:fldChar w:fldCharType="separate"/>
      </w:r>
      <w:r w:rsidR="0094376D" w:rsidRPr="00635647">
        <w:rPr>
          <w:b/>
          <w:noProof/>
        </w:rPr>
        <w:t>28</w:t>
      </w:r>
      <w:r w:rsidRPr="00635647">
        <w:rPr>
          <w:b/>
          <w:iCs/>
        </w:rPr>
        <w:fldChar w:fldCharType="end"/>
      </w:r>
      <w:r w:rsidR="00F93B19" w:rsidRPr="00635647">
        <w:rPr>
          <w:b/>
        </w:rPr>
        <w:t>.</w:t>
      </w:r>
      <w:r w:rsidR="008A6FF1" w:rsidRPr="00635647">
        <w:t xml:space="preserve"> Constancy Index for each illuminant, averaged over display conditions and lightness levels. </w:t>
      </w:r>
      <w:r w:rsidR="00594B1D" w:rsidRPr="00635647">
        <w:t xml:space="preserve">Markers show the </w:t>
      </w:r>
      <w:r w:rsidR="00713966" w:rsidRPr="00635647">
        <w:t>average</w:t>
      </w:r>
      <w:r w:rsidR="00594B1D" w:rsidRPr="00635647">
        <w:t xml:space="preserve"> for each distribution along with standard error bars. </w:t>
      </w:r>
      <w:proofErr w:type="gramStart"/>
      <w:r w:rsidR="00C11E7C" w:rsidRPr="00635647">
        <w:t>Average</w:t>
      </w:r>
      <w:proofErr w:type="gramEnd"/>
      <w:r w:rsidR="00C11E7C" w:rsidRPr="00635647">
        <w:t xml:space="preserve"> constancy was highest for green, lowest for red, and similar</w:t>
      </w:r>
      <w:r w:rsidR="00981277" w:rsidRPr="00635647">
        <w:t xml:space="preserve"> for </w:t>
      </w:r>
      <w:proofErr w:type="gramStart"/>
      <w:r w:rsidR="00981277" w:rsidRPr="00635647">
        <w:t>the blue</w:t>
      </w:r>
      <w:proofErr w:type="gramEnd"/>
      <w:r w:rsidR="00981277" w:rsidRPr="00635647">
        <w:t xml:space="preserve"> and yellow illuminants.</w:t>
      </w:r>
      <w:bookmarkEnd w:id="129"/>
      <w:bookmarkEnd w:id="130"/>
      <w:r w:rsidR="00F93B19" w:rsidRPr="00635647">
        <w:t xml:space="preserve"> </w:t>
      </w:r>
    </w:p>
    <w:p w14:paraId="187CC436" w14:textId="68AA1147" w:rsidR="003A5087" w:rsidRPr="00635647" w:rsidRDefault="001D6263" w:rsidP="00635647">
      <w:pPr>
        <w:spacing w:line="480" w:lineRule="auto"/>
        <w:rPr>
          <w:rFonts w:ascii="Times New Roman" w:hAnsi="Times New Roman" w:cs="Times New Roman"/>
        </w:rPr>
      </w:pPr>
      <w:r w:rsidRPr="00635647">
        <w:rPr>
          <w:rFonts w:ascii="Times New Roman" w:hAnsi="Times New Roman" w:cs="Times New Roman"/>
        </w:rPr>
        <w:t>W</w:t>
      </w:r>
      <w:r w:rsidR="003A5087" w:rsidRPr="00635647">
        <w:rPr>
          <w:rFonts w:ascii="Times New Roman" w:hAnsi="Times New Roman" w:cs="Times New Roman"/>
        </w:rPr>
        <w:t>e can see that the distributions for each illuminant</w:t>
      </w:r>
      <w:r w:rsidR="008B123D" w:rsidRPr="00635647">
        <w:rPr>
          <w:rFonts w:ascii="Times New Roman" w:hAnsi="Times New Roman" w:cs="Times New Roman"/>
        </w:rPr>
        <w:t xml:space="preserve"> are roughly normally distributed</w:t>
      </w:r>
      <w:r w:rsidR="003A5087" w:rsidRPr="00635647">
        <w:rPr>
          <w:rFonts w:ascii="Times New Roman" w:hAnsi="Times New Roman" w:cs="Times New Roman"/>
        </w:rPr>
        <w:t xml:space="preserve">, </w:t>
      </w:r>
      <w:r w:rsidRPr="00635647">
        <w:rPr>
          <w:rFonts w:ascii="Times New Roman" w:hAnsi="Times New Roman" w:cs="Times New Roman"/>
        </w:rPr>
        <w:t>though the blue and yellow illuminants show a wider spread compared to the red and green</w:t>
      </w:r>
      <w:r w:rsidR="002F23A4" w:rsidRPr="00635647">
        <w:rPr>
          <w:rFonts w:ascii="Times New Roman" w:hAnsi="Times New Roman" w:cs="Times New Roman"/>
        </w:rPr>
        <w:t>.</w:t>
      </w:r>
      <w:r w:rsidR="00877CD0" w:rsidRPr="00635647">
        <w:rPr>
          <w:rFonts w:ascii="Times New Roman" w:hAnsi="Times New Roman" w:cs="Times New Roman"/>
        </w:rPr>
        <w:t xml:space="preserve"> This means that perhaps there was a greater variability in the participant responses under the blue and yellow illuminants.</w:t>
      </w:r>
      <w:r w:rsidR="002F23A4" w:rsidRPr="00635647">
        <w:rPr>
          <w:rFonts w:ascii="Times New Roman" w:hAnsi="Times New Roman" w:cs="Times New Roman"/>
        </w:rPr>
        <w:t xml:space="preserve"> </w:t>
      </w:r>
      <w:r w:rsidR="005F25C2" w:rsidRPr="00635647">
        <w:rPr>
          <w:rFonts w:ascii="Times New Roman" w:hAnsi="Times New Roman" w:cs="Times New Roman"/>
        </w:rPr>
        <w:t xml:space="preserve">From figure </w:t>
      </w:r>
      <w:r w:rsidR="0055761E" w:rsidRPr="00635647">
        <w:rPr>
          <w:rFonts w:ascii="Times New Roman" w:hAnsi="Times New Roman" w:cs="Times New Roman"/>
        </w:rPr>
        <w:t>28</w:t>
      </w:r>
      <w:r w:rsidR="005F25C2" w:rsidRPr="00635647">
        <w:rPr>
          <w:rFonts w:ascii="Times New Roman" w:hAnsi="Times New Roman" w:cs="Times New Roman"/>
        </w:rPr>
        <w:t>, we can also compare the illuminants along the Planckian axis with those perpendicular to it. The blue and yellow illuminants had nearly identical CI means, while the red and green illuminants showed the highest and lowest values, respectively.</w:t>
      </w:r>
      <w:r w:rsidR="00E56A50" w:rsidRPr="00635647">
        <w:rPr>
          <w:rFonts w:ascii="Times New Roman" w:hAnsi="Times New Roman" w:cs="Times New Roman"/>
        </w:rPr>
        <w:t xml:space="preserve"> </w:t>
      </w:r>
    </w:p>
    <w:p w14:paraId="4F85C9F6" w14:textId="13E91EEF" w:rsidR="00E57087" w:rsidRPr="00635647" w:rsidRDefault="00E57087" w:rsidP="00635647">
      <w:pPr>
        <w:pStyle w:val="Subsections"/>
        <w:spacing w:line="480" w:lineRule="auto"/>
      </w:pPr>
      <w:bookmarkStart w:id="131" w:name="_Toc195975251"/>
      <w:r w:rsidRPr="00635647">
        <w:lastRenderedPageBreak/>
        <w:t>5.</w:t>
      </w:r>
      <w:r w:rsidR="00FC7805" w:rsidRPr="00635647">
        <w:t>2.3 Effect of Target Lightness</w:t>
      </w:r>
      <w:bookmarkEnd w:id="131"/>
    </w:p>
    <w:p w14:paraId="7DD656C8" w14:textId="5F0E9A79" w:rsidR="00173BEB" w:rsidRPr="00635647" w:rsidRDefault="000A03B7" w:rsidP="00635647">
      <w:pPr>
        <w:spacing w:line="480" w:lineRule="auto"/>
        <w:rPr>
          <w:rFonts w:ascii="Times New Roman" w:hAnsi="Times New Roman" w:cs="Times New Roman"/>
        </w:rPr>
      </w:pPr>
      <w:r w:rsidRPr="00635647">
        <w:rPr>
          <w:rFonts w:ascii="Times New Roman" w:hAnsi="Times New Roman" w:cs="Times New Roman"/>
        </w:rPr>
        <w:t xml:space="preserve">Thirdly, we found that </w:t>
      </w:r>
      <w:r w:rsidR="004B6434" w:rsidRPr="00635647">
        <w:rPr>
          <w:rFonts w:ascii="Times New Roman" w:hAnsi="Times New Roman" w:cs="Times New Roman"/>
        </w:rPr>
        <w:t xml:space="preserve">there was a significant </w:t>
      </w:r>
      <w:r w:rsidR="25242925" w:rsidRPr="00635647">
        <w:rPr>
          <w:rFonts w:ascii="Times New Roman" w:hAnsi="Times New Roman" w:cs="Times New Roman"/>
        </w:rPr>
        <w:t xml:space="preserve">main </w:t>
      </w:r>
      <w:r w:rsidR="004B6434" w:rsidRPr="00635647">
        <w:rPr>
          <w:rFonts w:ascii="Times New Roman" w:hAnsi="Times New Roman" w:cs="Times New Roman"/>
        </w:rPr>
        <w:t xml:space="preserve">effect of </w:t>
      </w:r>
      <w:r w:rsidR="009474DB" w:rsidRPr="00635647">
        <w:rPr>
          <w:rFonts w:ascii="Times New Roman" w:hAnsi="Times New Roman" w:cs="Times New Roman"/>
        </w:rPr>
        <w:t>l</w:t>
      </w:r>
      <w:r w:rsidR="004B6434" w:rsidRPr="00635647">
        <w:rPr>
          <w:rFonts w:ascii="Times New Roman" w:hAnsi="Times New Roman" w:cs="Times New Roman"/>
        </w:rPr>
        <w:t>ightness, F</w:t>
      </w:r>
      <w:r w:rsidR="003356DC" w:rsidRPr="00635647">
        <w:rPr>
          <w:rFonts w:ascii="Times New Roman" w:hAnsi="Times New Roman" w:cs="Times New Roman"/>
        </w:rPr>
        <w:t>(2, 68)</w:t>
      </w:r>
      <w:r w:rsidR="00A32DCF" w:rsidRPr="00635647">
        <w:rPr>
          <w:rFonts w:ascii="Times New Roman" w:hAnsi="Times New Roman" w:cs="Times New Roman"/>
        </w:rPr>
        <w:t xml:space="preserve"> = 13.69, p &lt; 0.001</w:t>
      </w:r>
      <w:r w:rsidR="00C57221" w:rsidRPr="00635647">
        <w:rPr>
          <w:rFonts w:ascii="Times New Roman" w:hAnsi="Times New Roman" w:cs="Times New Roman"/>
        </w:rPr>
        <w:t>, indicating that CI was lower for lightness L* 70 (M</w:t>
      </w:r>
      <w:r w:rsidR="00F5424D" w:rsidRPr="00635647">
        <w:rPr>
          <w:rFonts w:ascii="Times New Roman" w:hAnsi="Times New Roman" w:cs="Times New Roman"/>
        </w:rPr>
        <w:t xml:space="preserve"> </w:t>
      </w:r>
      <w:r w:rsidR="00C57221" w:rsidRPr="00635647">
        <w:rPr>
          <w:rFonts w:ascii="Times New Roman" w:hAnsi="Times New Roman" w:cs="Times New Roman"/>
        </w:rPr>
        <w:t>=</w:t>
      </w:r>
      <w:r w:rsidR="00F5424D" w:rsidRPr="00635647">
        <w:rPr>
          <w:rFonts w:ascii="Times New Roman" w:hAnsi="Times New Roman" w:cs="Times New Roman"/>
        </w:rPr>
        <w:t xml:space="preserve"> </w:t>
      </w:r>
      <w:r w:rsidR="00FB4347" w:rsidRPr="00635647">
        <w:rPr>
          <w:rFonts w:ascii="Times New Roman" w:hAnsi="Times New Roman" w:cs="Times New Roman"/>
        </w:rPr>
        <w:t>0.528,</w:t>
      </w:r>
      <w:r w:rsidR="00F5424D" w:rsidRPr="00635647">
        <w:rPr>
          <w:rFonts w:ascii="Times New Roman" w:hAnsi="Times New Roman" w:cs="Times New Roman"/>
        </w:rPr>
        <w:t xml:space="preserve"> </w:t>
      </w:r>
      <w:r w:rsidR="00FB4347" w:rsidRPr="00635647">
        <w:rPr>
          <w:rFonts w:ascii="Times New Roman" w:hAnsi="Times New Roman" w:cs="Times New Roman"/>
        </w:rPr>
        <w:t>SE</w:t>
      </w:r>
      <w:r w:rsidR="00F5424D" w:rsidRPr="00635647">
        <w:rPr>
          <w:rFonts w:ascii="Times New Roman" w:hAnsi="Times New Roman" w:cs="Times New Roman"/>
        </w:rPr>
        <w:t xml:space="preserve"> </w:t>
      </w:r>
      <w:r w:rsidR="00FB4347" w:rsidRPr="00635647">
        <w:rPr>
          <w:rFonts w:ascii="Times New Roman" w:hAnsi="Times New Roman" w:cs="Times New Roman"/>
        </w:rPr>
        <w:t>=</w:t>
      </w:r>
      <w:r w:rsidR="00F5424D" w:rsidRPr="00635647">
        <w:rPr>
          <w:rFonts w:ascii="Times New Roman" w:hAnsi="Times New Roman" w:cs="Times New Roman"/>
        </w:rPr>
        <w:t xml:space="preserve"> </w:t>
      </w:r>
      <w:r w:rsidR="002C5842" w:rsidRPr="00635647">
        <w:rPr>
          <w:rFonts w:ascii="Times New Roman" w:hAnsi="Times New Roman" w:cs="Times New Roman"/>
        </w:rPr>
        <w:t xml:space="preserve">0.010), than for both lightness L* 55 </w:t>
      </w:r>
      <w:r w:rsidR="000E00AD" w:rsidRPr="00635647">
        <w:rPr>
          <w:rFonts w:ascii="Times New Roman" w:hAnsi="Times New Roman" w:cs="Times New Roman"/>
        </w:rPr>
        <w:t>(M</w:t>
      </w:r>
      <w:r w:rsidR="00F5424D" w:rsidRPr="00635647">
        <w:rPr>
          <w:rFonts w:ascii="Times New Roman" w:hAnsi="Times New Roman" w:cs="Times New Roman"/>
        </w:rPr>
        <w:t xml:space="preserve"> </w:t>
      </w:r>
      <w:r w:rsidR="000E00AD" w:rsidRPr="00635647">
        <w:rPr>
          <w:rFonts w:ascii="Times New Roman" w:hAnsi="Times New Roman" w:cs="Times New Roman"/>
        </w:rPr>
        <w:t xml:space="preserve">= 0.554, SE = 0.010) </w:t>
      </w:r>
      <w:r w:rsidR="002C5842" w:rsidRPr="00635647">
        <w:rPr>
          <w:rFonts w:ascii="Times New Roman" w:hAnsi="Times New Roman" w:cs="Times New Roman"/>
        </w:rPr>
        <w:t>and</w:t>
      </w:r>
      <w:r w:rsidR="000E00AD" w:rsidRPr="00635647">
        <w:rPr>
          <w:rFonts w:ascii="Times New Roman" w:hAnsi="Times New Roman" w:cs="Times New Roman"/>
        </w:rPr>
        <w:t xml:space="preserve"> L*</w:t>
      </w:r>
      <w:r w:rsidR="002C5842" w:rsidRPr="00635647">
        <w:rPr>
          <w:rFonts w:ascii="Times New Roman" w:hAnsi="Times New Roman" w:cs="Times New Roman"/>
        </w:rPr>
        <w:t xml:space="preserve"> 40</w:t>
      </w:r>
      <w:r w:rsidR="00F5424D" w:rsidRPr="00635647">
        <w:rPr>
          <w:rFonts w:ascii="Times New Roman" w:hAnsi="Times New Roman" w:cs="Times New Roman"/>
        </w:rPr>
        <w:t xml:space="preserve"> </w:t>
      </w:r>
      <w:r w:rsidR="000E00AD" w:rsidRPr="00635647">
        <w:rPr>
          <w:rFonts w:ascii="Times New Roman" w:hAnsi="Times New Roman" w:cs="Times New Roman"/>
        </w:rPr>
        <w:t xml:space="preserve">(M = </w:t>
      </w:r>
      <w:r w:rsidR="00F5424D" w:rsidRPr="00635647">
        <w:rPr>
          <w:rFonts w:ascii="Times New Roman" w:hAnsi="Times New Roman" w:cs="Times New Roman"/>
        </w:rPr>
        <w:t xml:space="preserve">0.561, SE = 0.008). </w:t>
      </w:r>
      <w:r w:rsidR="00E97368" w:rsidRPr="00635647">
        <w:rPr>
          <w:rFonts w:ascii="Times New Roman" w:hAnsi="Times New Roman" w:cs="Times New Roman"/>
        </w:rPr>
        <w:t xml:space="preserve">Figure </w:t>
      </w:r>
      <w:r w:rsidR="0055761E" w:rsidRPr="00635647">
        <w:rPr>
          <w:rFonts w:ascii="Times New Roman" w:hAnsi="Times New Roman" w:cs="Times New Roman"/>
        </w:rPr>
        <w:t>29</w:t>
      </w:r>
      <w:r w:rsidR="00E97368" w:rsidRPr="00635647">
        <w:rPr>
          <w:rFonts w:ascii="Times New Roman" w:hAnsi="Times New Roman" w:cs="Times New Roman"/>
        </w:rPr>
        <w:t xml:space="preserve"> shows the CI distribution for each lightness level averaged across both conditions and illuminants.</w:t>
      </w:r>
    </w:p>
    <w:p w14:paraId="7C2E8B76" w14:textId="3E6BB0F8" w:rsidR="0020032F" w:rsidRPr="00635647" w:rsidRDefault="00346F7E" w:rsidP="00635647">
      <w:pPr>
        <w:spacing w:line="480" w:lineRule="auto"/>
        <w:jc w:val="center"/>
        <w:rPr>
          <w:rFonts w:ascii="Times New Roman" w:hAnsi="Times New Roman" w:cs="Times New Roman"/>
        </w:rPr>
      </w:pPr>
      <w:r w:rsidRPr="00635647">
        <w:rPr>
          <w:rFonts w:ascii="Times New Roman" w:hAnsi="Times New Roman" w:cs="Times New Roman"/>
          <w:noProof/>
        </w:rPr>
        <w:drawing>
          <wp:inline distT="0" distB="0" distL="0" distR="0" wp14:anchorId="0683F585" wp14:editId="5347AC4B">
            <wp:extent cx="3435350" cy="2598739"/>
            <wp:effectExtent l="0" t="0" r="0" b="0"/>
            <wp:docPr id="18273114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11418" name="Picture 2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446737" cy="2607353"/>
                    </a:xfrm>
                    <a:prstGeom prst="rect">
                      <a:avLst/>
                    </a:prstGeom>
                  </pic:spPr>
                </pic:pic>
              </a:graphicData>
            </a:graphic>
          </wp:inline>
        </w:drawing>
      </w:r>
    </w:p>
    <w:p w14:paraId="2D900367" w14:textId="64C787B2" w:rsidR="00E404C9" w:rsidRPr="00635647" w:rsidRDefault="00157E1B" w:rsidP="0073533C">
      <w:pPr>
        <w:pStyle w:val="FigureCap"/>
        <w:rPr>
          <w:iCs/>
        </w:rPr>
      </w:pPr>
      <w:bookmarkStart w:id="132" w:name="_Toc195957249"/>
      <w:bookmarkStart w:id="133" w:name="_Toc195957475"/>
      <w:r w:rsidRPr="00635647">
        <w:rPr>
          <w:b/>
        </w:rPr>
        <w:t xml:space="preserve">Figure </w:t>
      </w:r>
      <w:r w:rsidRPr="00635647">
        <w:rPr>
          <w:b/>
          <w:iCs/>
        </w:rPr>
        <w:fldChar w:fldCharType="begin"/>
      </w:r>
      <w:r w:rsidRPr="00635647">
        <w:rPr>
          <w:b/>
        </w:rPr>
        <w:instrText xml:space="preserve"> SEQ Figure \* ARABIC </w:instrText>
      </w:r>
      <w:r w:rsidRPr="00635647">
        <w:rPr>
          <w:b/>
          <w:iCs/>
        </w:rPr>
        <w:fldChar w:fldCharType="separate"/>
      </w:r>
      <w:r w:rsidR="0094376D" w:rsidRPr="00635647">
        <w:rPr>
          <w:b/>
          <w:noProof/>
        </w:rPr>
        <w:t>29</w:t>
      </w:r>
      <w:r w:rsidRPr="00635647">
        <w:rPr>
          <w:b/>
          <w:iCs/>
        </w:rPr>
        <w:fldChar w:fldCharType="end"/>
      </w:r>
      <w:r w:rsidR="00B32980" w:rsidRPr="00635647">
        <w:rPr>
          <w:b/>
        </w:rPr>
        <w:t>.</w:t>
      </w:r>
      <w:r w:rsidR="00347C9C" w:rsidRPr="00635647">
        <w:t xml:space="preserve"> Constancy Index for each lightness level, averaged over display conditions and illuminants. Markers show the average for each distribution along with standard error bars.</w:t>
      </w:r>
      <w:bookmarkEnd w:id="132"/>
      <w:bookmarkEnd w:id="133"/>
      <w:r w:rsidR="00347C9C" w:rsidRPr="00635647">
        <w:t xml:space="preserve">  </w:t>
      </w:r>
    </w:p>
    <w:p w14:paraId="3928F7FA" w14:textId="2DCA1195" w:rsidR="00347C9C" w:rsidRPr="00635647" w:rsidRDefault="00D54769" w:rsidP="00635647">
      <w:pPr>
        <w:spacing w:line="480" w:lineRule="auto"/>
        <w:rPr>
          <w:rFonts w:ascii="Times New Roman" w:hAnsi="Times New Roman" w:cs="Times New Roman"/>
        </w:rPr>
      </w:pPr>
      <w:r>
        <w:rPr>
          <w:rFonts w:ascii="Times New Roman" w:hAnsi="Times New Roman" w:cs="Times New Roman"/>
        </w:rPr>
        <w:t>The CI differences per lightness level, while relatively small,</w:t>
      </w:r>
      <w:commentRangeStart w:id="134"/>
      <w:r w:rsidR="00184E0F" w:rsidRPr="00635647">
        <w:rPr>
          <w:rFonts w:ascii="Times New Roman" w:hAnsi="Times New Roman" w:cs="Times New Roman"/>
        </w:rPr>
        <w:t xml:space="preserve"> suggest that participants may have had more difficulty adapting to the chromatic illuminants when judging the lighter target.</w:t>
      </w:r>
      <w:r w:rsidR="006C6757" w:rsidRPr="00635647">
        <w:rPr>
          <w:rFonts w:ascii="Times New Roman" w:hAnsi="Times New Roman" w:cs="Times New Roman"/>
        </w:rPr>
        <w:t xml:space="preserve"> </w:t>
      </w:r>
      <w:r w:rsidR="00184E0F" w:rsidRPr="00635647">
        <w:rPr>
          <w:rFonts w:ascii="Times New Roman" w:hAnsi="Times New Roman" w:cs="Times New Roman"/>
        </w:rPr>
        <w:t>However, the effect of lightness on CI suggests that higher lightness may lead to lower adaptation</w:t>
      </w:r>
      <w:r w:rsidR="003D4711" w:rsidRPr="00635647">
        <w:rPr>
          <w:rFonts w:ascii="Times New Roman" w:hAnsi="Times New Roman" w:cs="Times New Roman"/>
        </w:rPr>
        <w:t xml:space="preserve">. </w:t>
      </w:r>
      <w:r w:rsidR="008F6B0A" w:rsidRPr="00635647">
        <w:rPr>
          <w:rFonts w:ascii="Times New Roman" w:hAnsi="Times New Roman" w:cs="Times New Roman"/>
        </w:rPr>
        <w:t>There is limited evidence supporting this from previous literature, and potential speculative explanations will be explored further in the discussion section.</w:t>
      </w:r>
      <w:commentRangeEnd w:id="134"/>
      <w:r w:rsidR="00E640F3">
        <w:rPr>
          <w:rStyle w:val="CommentReference"/>
        </w:rPr>
        <w:commentReference w:id="134"/>
      </w:r>
    </w:p>
    <w:p w14:paraId="3F57812D" w14:textId="2EADB122" w:rsidR="00685CFB" w:rsidRPr="00635647" w:rsidRDefault="00B32980" w:rsidP="00635647">
      <w:pPr>
        <w:pStyle w:val="Subsections"/>
        <w:spacing w:line="480" w:lineRule="auto"/>
      </w:pPr>
      <w:bookmarkStart w:id="135" w:name="_Toc195975252"/>
      <w:r w:rsidRPr="00635647">
        <w:lastRenderedPageBreak/>
        <w:t>5.</w:t>
      </w:r>
      <w:r w:rsidR="00802522" w:rsidRPr="00635647">
        <w:t>2</w:t>
      </w:r>
      <w:r w:rsidRPr="00635647">
        <w:t>.</w:t>
      </w:r>
      <w:r w:rsidR="00FC7805" w:rsidRPr="00635647">
        <w:t>4</w:t>
      </w:r>
      <w:r w:rsidRPr="00635647">
        <w:t xml:space="preserve"> </w:t>
      </w:r>
      <w:r w:rsidR="00101D52" w:rsidRPr="00635647">
        <w:t>Interaction of Condition and Illuminant</w:t>
      </w:r>
      <w:bookmarkEnd w:id="135"/>
    </w:p>
    <w:p w14:paraId="2B025AE6" w14:textId="4E6D8461" w:rsidR="005212D7" w:rsidRPr="00635647" w:rsidRDefault="00D36384" w:rsidP="00635647">
      <w:pPr>
        <w:spacing w:line="480" w:lineRule="auto"/>
        <w:rPr>
          <w:rFonts w:ascii="Times New Roman" w:hAnsi="Times New Roman" w:cs="Times New Roman"/>
        </w:rPr>
      </w:pPr>
      <w:r w:rsidRPr="00635647">
        <w:rPr>
          <w:rFonts w:ascii="Times New Roman" w:hAnsi="Times New Roman" w:cs="Times New Roman"/>
        </w:rPr>
        <w:t xml:space="preserve">We </w:t>
      </w:r>
      <w:r w:rsidR="004866CF" w:rsidRPr="00635647">
        <w:rPr>
          <w:rFonts w:ascii="Times New Roman" w:hAnsi="Times New Roman" w:cs="Times New Roman"/>
        </w:rPr>
        <w:t>did not find a significant interaction effect of</w:t>
      </w:r>
      <w:r w:rsidRPr="00635647">
        <w:rPr>
          <w:rFonts w:ascii="Times New Roman" w:hAnsi="Times New Roman" w:cs="Times New Roman"/>
        </w:rPr>
        <w:t xml:space="preserve"> </w:t>
      </w:r>
      <w:r w:rsidR="00DC48D9" w:rsidRPr="00635647">
        <w:rPr>
          <w:rFonts w:ascii="Times New Roman" w:hAnsi="Times New Roman" w:cs="Times New Roman"/>
        </w:rPr>
        <w:t>Condition</w:t>
      </w:r>
      <w:r w:rsidRPr="00635647">
        <w:rPr>
          <w:rFonts w:ascii="Times New Roman" w:hAnsi="Times New Roman" w:cs="Times New Roman"/>
        </w:rPr>
        <w:t xml:space="preserve">*Illuminant, </w:t>
      </w:r>
      <w:proofErr w:type="gramStart"/>
      <w:r w:rsidRPr="00635647">
        <w:rPr>
          <w:rFonts w:ascii="Times New Roman" w:hAnsi="Times New Roman" w:cs="Times New Roman"/>
        </w:rPr>
        <w:t>F(3,10</w:t>
      </w:r>
      <w:r w:rsidR="00B51A3D" w:rsidRPr="00635647">
        <w:rPr>
          <w:rFonts w:ascii="Times New Roman" w:hAnsi="Times New Roman" w:cs="Times New Roman"/>
        </w:rPr>
        <w:t>2</w:t>
      </w:r>
      <w:r w:rsidRPr="00635647">
        <w:rPr>
          <w:rFonts w:ascii="Times New Roman" w:hAnsi="Times New Roman" w:cs="Times New Roman"/>
        </w:rPr>
        <w:t>)=</w:t>
      </w:r>
      <w:proofErr w:type="gramEnd"/>
      <w:r w:rsidR="00E70CC2" w:rsidRPr="00635647">
        <w:rPr>
          <w:rFonts w:ascii="Times New Roman" w:hAnsi="Times New Roman" w:cs="Times New Roman"/>
        </w:rPr>
        <w:t>1.16</w:t>
      </w:r>
      <w:r w:rsidRPr="00635647">
        <w:rPr>
          <w:rFonts w:ascii="Times New Roman" w:hAnsi="Times New Roman" w:cs="Times New Roman"/>
        </w:rPr>
        <w:t xml:space="preserve">, p = </w:t>
      </w:r>
      <w:r w:rsidR="00036481" w:rsidRPr="00635647">
        <w:rPr>
          <w:rFonts w:ascii="Times New Roman" w:hAnsi="Times New Roman" w:cs="Times New Roman"/>
        </w:rPr>
        <w:t>0</w:t>
      </w:r>
      <w:r w:rsidRPr="00635647">
        <w:rPr>
          <w:rFonts w:ascii="Times New Roman" w:hAnsi="Times New Roman" w:cs="Times New Roman"/>
        </w:rPr>
        <w:t>.</w:t>
      </w:r>
      <w:r w:rsidR="00036481" w:rsidRPr="00635647">
        <w:rPr>
          <w:rFonts w:ascii="Times New Roman" w:hAnsi="Times New Roman" w:cs="Times New Roman"/>
        </w:rPr>
        <w:t>329</w:t>
      </w:r>
      <w:r w:rsidRPr="00635647">
        <w:rPr>
          <w:rFonts w:ascii="Times New Roman" w:hAnsi="Times New Roman" w:cs="Times New Roman"/>
        </w:rPr>
        <w:t xml:space="preserve">, suggesting that the effect of </w:t>
      </w:r>
      <w:r w:rsidR="00DC48D9" w:rsidRPr="00635647">
        <w:rPr>
          <w:rFonts w:ascii="Times New Roman" w:hAnsi="Times New Roman" w:cs="Times New Roman"/>
        </w:rPr>
        <w:t>Condition</w:t>
      </w:r>
      <w:r w:rsidRPr="00635647">
        <w:rPr>
          <w:rFonts w:ascii="Times New Roman" w:hAnsi="Times New Roman" w:cs="Times New Roman"/>
        </w:rPr>
        <w:t xml:space="preserve"> did not significantly vary as a function of </w:t>
      </w:r>
      <w:r w:rsidR="00B85947" w:rsidRPr="00635647">
        <w:rPr>
          <w:rFonts w:ascii="Times New Roman" w:hAnsi="Times New Roman" w:cs="Times New Roman"/>
        </w:rPr>
        <w:t>illuminant</w:t>
      </w:r>
      <w:r w:rsidRPr="00635647">
        <w:rPr>
          <w:rFonts w:ascii="Times New Roman" w:hAnsi="Times New Roman" w:cs="Times New Roman"/>
        </w:rPr>
        <w:t>.</w:t>
      </w:r>
      <w:r w:rsidR="00D7388A" w:rsidRPr="00635647">
        <w:rPr>
          <w:rFonts w:ascii="Times New Roman" w:hAnsi="Times New Roman" w:cs="Times New Roman"/>
        </w:rPr>
        <w:t xml:space="preserve">  </w:t>
      </w:r>
      <w:r w:rsidR="00290BEE" w:rsidRPr="00635647">
        <w:rPr>
          <w:rFonts w:ascii="Times New Roman" w:hAnsi="Times New Roman" w:cs="Times New Roman"/>
        </w:rPr>
        <w:t xml:space="preserve">In other words, the difference between Flat and VR </w:t>
      </w:r>
      <w:r w:rsidR="00B07198" w:rsidRPr="00635647">
        <w:rPr>
          <w:rFonts w:ascii="Times New Roman" w:hAnsi="Times New Roman" w:cs="Times New Roman"/>
        </w:rPr>
        <w:t>was consistent</w:t>
      </w:r>
      <w:r w:rsidR="00290BEE" w:rsidRPr="00635647">
        <w:rPr>
          <w:rFonts w:ascii="Times New Roman" w:hAnsi="Times New Roman" w:cs="Times New Roman"/>
        </w:rPr>
        <w:t xml:space="preserve"> for different illuminants.</w:t>
      </w:r>
      <w:r w:rsidR="005212D7" w:rsidRPr="00635647">
        <w:rPr>
          <w:rFonts w:ascii="Times New Roman" w:hAnsi="Times New Roman" w:cs="Times New Roman"/>
        </w:rPr>
        <w:t xml:space="preserve"> Figure </w:t>
      </w:r>
      <w:r w:rsidR="0055761E" w:rsidRPr="00635647">
        <w:rPr>
          <w:rFonts w:ascii="Times New Roman" w:hAnsi="Times New Roman" w:cs="Times New Roman"/>
        </w:rPr>
        <w:t>30</w:t>
      </w:r>
      <w:r w:rsidR="005212D7" w:rsidRPr="00635647">
        <w:rPr>
          <w:rFonts w:ascii="Times New Roman" w:hAnsi="Times New Roman" w:cs="Times New Roman"/>
        </w:rPr>
        <w:t xml:space="preserve"> </w:t>
      </w:r>
      <w:r w:rsidR="00B07198" w:rsidRPr="00635647">
        <w:rPr>
          <w:rFonts w:ascii="Times New Roman" w:hAnsi="Times New Roman" w:cs="Times New Roman"/>
        </w:rPr>
        <w:t xml:space="preserve">shows a bar plot of the mean CI for each illuminant in both display conditions. While the </w:t>
      </w:r>
      <w:r w:rsidR="0060236A" w:rsidRPr="00635647">
        <w:rPr>
          <w:rFonts w:ascii="Times New Roman" w:hAnsi="Times New Roman" w:cs="Times New Roman"/>
        </w:rPr>
        <w:t>interaction was</w:t>
      </w:r>
      <w:r w:rsidR="00B07198" w:rsidRPr="00635647">
        <w:rPr>
          <w:rFonts w:ascii="Times New Roman" w:hAnsi="Times New Roman" w:cs="Times New Roman"/>
        </w:rPr>
        <w:t xml:space="preserve"> not statistically significant, we observe similar trends across illuminants within each display condition. </w:t>
      </w:r>
      <w:r w:rsidR="0018732C" w:rsidRPr="00635647">
        <w:rPr>
          <w:rFonts w:ascii="Times New Roman" w:hAnsi="Times New Roman" w:cs="Times New Roman"/>
        </w:rPr>
        <w:t>Specifically,</w:t>
      </w:r>
      <w:r w:rsidR="00EE4444" w:rsidRPr="00635647">
        <w:rPr>
          <w:rFonts w:ascii="Times New Roman" w:hAnsi="Times New Roman" w:cs="Times New Roman"/>
        </w:rPr>
        <w:t xml:space="preserve"> the green illuminant had the highest CI for both display conditions and the red the lowest.</w:t>
      </w:r>
      <w:r w:rsidR="0018732C" w:rsidRPr="00635647">
        <w:rPr>
          <w:rFonts w:ascii="Times New Roman" w:hAnsi="Times New Roman" w:cs="Times New Roman"/>
        </w:rPr>
        <w:t xml:space="preserve"> </w:t>
      </w:r>
      <w:r w:rsidR="009F738C" w:rsidRPr="00635647">
        <w:rPr>
          <w:rFonts w:ascii="Times New Roman" w:hAnsi="Times New Roman" w:cs="Times New Roman"/>
        </w:rPr>
        <w:t xml:space="preserve">Between display modes, the green </w:t>
      </w:r>
      <w:r w:rsidR="00EF3665" w:rsidRPr="00635647">
        <w:rPr>
          <w:rFonts w:ascii="Times New Roman" w:hAnsi="Times New Roman" w:cs="Times New Roman"/>
        </w:rPr>
        <w:t xml:space="preserve">(VR: M = </w:t>
      </w:r>
      <w:r w:rsidR="004F68B2" w:rsidRPr="00635647">
        <w:rPr>
          <w:rFonts w:ascii="Times New Roman" w:hAnsi="Times New Roman" w:cs="Times New Roman"/>
        </w:rPr>
        <w:t>0</w:t>
      </w:r>
      <w:r w:rsidR="00EF3665" w:rsidRPr="00635647">
        <w:rPr>
          <w:rFonts w:ascii="Times New Roman" w:hAnsi="Times New Roman" w:cs="Times New Roman"/>
        </w:rPr>
        <w:t xml:space="preserve">.641, SE = </w:t>
      </w:r>
      <w:r w:rsidR="004F68B2" w:rsidRPr="00635647">
        <w:rPr>
          <w:rFonts w:ascii="Times New Roman" w:hAnsi="Times New Roman" w:cs="Times New Roman"/>
        </w:rPr>
        <w:t>0</w:t>
      </w:r>
      <w:r w:rsidR="00EF3665" w:rsidRPr="00635647">
        <w:rPr>
          <w:rFonts w:ascii="Times New Roman" w:hAnsi="Times New Roman" w:cs="Times New Roman"/>
        </w:rPr>
        <w:t>.017; Flat: M = 0.</w:t>
      </w:r>
      <w:r w:rsidR="004F68B2" w:rsidRPr="00635647">
        <w:rPr>
          <w:rFonts w:ascii="Times New Roman" w:hAnsi="Times New Roman" w:cs="Times New Roman"/>
        </w:rPr>
        <w:t>598, SE = 0.01</w:t>
      </w:r>
      <w:r w:rsidR="0020071F" w:rsidRPr="00635647">
        <w:rPr>
          <w:rFonts w:ascii="Times New Roman" w:hAnsi="Times New Roman" w:cs="Times New Roman"/>
        </w:rPr>
        <w:t>1</w:t>
      </w:r>
      <w:r w:rsidR="004F68B2" w:rsidRPr="00635647">
        <w:rPr>
          <w:rFonts w:ascii="Times New Roman" w:hAnsi="Times New Roman" w:cs="Times New Roman"/>
        </w:rPr>
        <w:t xml:space="preserve">) </w:t>
      </w:r>
      <w:r w:rsidR="009F738C" w:rsidRPr="00635647">
        <w:rPr>
          <w:rFonts w:ascii="Times New Roman" w:hAnsi="Times New Roman" w:cs="Times New Roman"/>
        </w:rPr>
        <w:t>and yellow</w:t>
      </w:r>
      <w:r w:rsidR="00EF3665" w:rsidRPr="00635647">
        <w:rPr>
          <w:rFonts w:ascii="Times New Roman" w:hAnsi="Times New Roman" w:cs="Times New Roman"/>
        </w:rPr>
        <w:t xml:space="preserve"> </w:t>
      </w:r>
      <w:r w:rsidR="002064C8" w:rsidRPr="00635647">
        <w:rPr>
          <w:rFonts w:ascii="Times New Roman" w:hAnsi="Times New Roman" w:cs="Times New Roman"/>
        </w:rPr>
        <w:t xml:space="preserve">(VR: M = </w:t>
      </w:r>
      <w:r w:rsidR="004F68B2" w:rsidRPr="00635647">
        <w:rPr>
          <w:rFonts w:ascii="Times New Roman" w:hAnsi="Times New Roman" w:cs="Times New Roman"/>
        </w:rPr>
        <w:t>0</w:t>
      </w:r>
      <w:r w:rsidR="0017326C" w:rsidRPr="00635647">
        <w:rPr>
          <w:rFonts w:ascii="Times New Roman" w:hAnsi="Times New Roman" w:cs="Times New Roman"/>
        </w:rPr>
        <w:t xml:space="preserve">.597, SE = </w:t>
      </w:r>
      <w:r w:rsidR="004F68B2" w:rsidRPr="00635647">
        <w:rPr>
          <w:rFonts w:ascii="Times New Roman" w:hAnsi="Times New Roman" w:cs="Times New Roman"/>
        </w:rPr>
        <w:t>0</w:t>
      </w:r>
      <w:r w:rsidR="0017326C" w:rsidRPr="00635647">
        <w:rPr>
          <w:rFonts w:ascii="Times New Roman" w:hAnsi="Times New Roman" w:cs="Times New Roman"/>
        </w:rPr>
        <w:t>.01</w:t>
      </w:r>
      <w:r w:rsidR="00D07231" w:rsidRPr="00635647">
        <w:rPr>
          <w:rFonts w:ascii="Times New Roman" w:hAnsi="Times New Roman" w:cs="Times New Roman"/>
        </w:rPr>
        <w:t>7</w:t>
      </w:r>
      <w:r w:rsidR="00EF3665" w:rsidRPr="00635647">
        <w:rPr>
          <w:rFonts w:ascii="Times New Roman" w:hAnsi="Times New Roman" w:cs="Times New Roman"/>
        </w:rPr>
        <w:t xml:space="preserve">; </w:t>
      </w:r>
      <w:r w:rsidR="0017326C" w:rsidRPr="00635647">
        <w:rPr>
          <w:rFonts w:ascii="Times New Roman" w:hAnsi="Times New Roman" w:cs="Times New Roman"/>
        </w:rPr>
        <w:t xml:space="preserve">Flat: M = </w:t>
      </w:r>
      <w:r w:rsidR="004F68B2" w:rsidRPr="00635647">
        <w:rPr>
          <w:rFonts w:ascii="Times New Roman" w:hAnsi="Times New Roman" w:cs="Times New Roman"/>
        </w:rPr>
        <w:t>0</w:t>
      </w:r>
      <w:r w:rsidR="0017326C" w:rsidRPr="00635647">
        <w:rPr>
          <w:rFonts w:ascii="Times New Roman" w:hAnsi="Times New Roman" w:cs="Times New Roman"/>
        </w:rPr>
        <w:t xml:space="preserve">.512, SE = </w:t>
      </w:r>
      <w:r w:rsidR="004F68B2" w:rsidRPr="00635647">
        <w:rPr>
          <w:rFonts w:ascii="Times New Roman" w:hAnsi="Times New Roman" w:cs="Times New Roman"/>
        </w:rPr>
        <w:t>0</w:t>
      </w:r>
      <w:r w:rsidR="00EF3665" w:rsidRPr="00635647">
        <w:rPr>
          <w:rFonts w:ascii="Times New Roman" w:hAnsi="Times New Roman" w:cs="Times New Roman"/>
        </w:rPr>
        <w:t>.02</w:t>
      </w:r>
      <w:r w:rsidR="00D07231" w:rsidRPr="00635647">
        <w:rPr>
          <w:rFonts w:ascii="Times New Roman" w:hAnsi="Times New Roman" w:cs="Times New Roman"/>
        </w:rPr>
        <w:t>4</w:t>
      </w:r>
      <w:r w:rsidR="00EF3665" w:rsidRPr="00635647">
        <w:rPr>
          <w:rFonts w:ascii="Times New Roman" w:hAnsi="Times New Roman" w:cs="Times New Roman"/>
        </w:rPr>
        <w:t>)</w:t>
      </w:r>
      <w:r w:rsidR="009F738C" w:rsidRPr="00635647">
        <w:rPr>
          <w:rFonts w:ascii="Times New Roman" w:hAnsi="Times New Roman" w:cs="Times New Roman"/>
        </w:rPr>
        <w:t xml:space="preserve"> illuminants had the largest difference in CI. Overall, t</w:t>
      </w:r>
      <w:r w:rsidR="00EE4444" w:rsidRPr="00635647">
        <w:rPr>
          <w:rFonts w:ascii="Times New Roman" w:hAnsi="Times New Roman" w:cs="Times New Roman"/>
        </w:rPr>
        <w:t>he</w:t>
      </w:r>
      <w:r w:rsidR="00B07198" w:rsidRPr="00635647">
        <w:rPr>
          <w:rFonts w:ascii="Times New Roman" w:hAnsi="Times New Roman" w:cs="Times New Roman"/>
        </w:rPr>
        <w:t xml:space="preserve"> CI for both conditions follows a consistent pattern, reinforcing the ANOVA findings of a significant main effect of display condition, but no significant interaction between mode and illuminant.</w:t>
      </w:r>
    </w:p>
    <w:p w14:paraId="39D740B8" w14:textId="4D221460" w:rsidR="007474DC" w:rsidRPr="00635647" w:rsidRDefault="75F60561" w:rsidP="00635647">
      <w:pPr>
        <w:spacing w:line="480" w:lineRule="auto"/>
        <w:jc w:val="center"/>
        <w:rPr>
          <w:rFonts w:ascii="Times New Roman" w:hAnsi="Times New Roman" w:cs="Times New Roman"/>
        </w:rPr>
      </w:pPr>
      <w:r w:rsidRPr="00635647">
        <w:rPr>
          <w:noProof/>
        </w:rPr>
        <w:drawing>
          <wp:inline distT="0" distB="0" distL="0" distR="0" wp14:anchorId="1595B860" wp14:editId="69FF74DE">
            <wp:extent cx="3080359" cy="2566622"/>
            <wp:effectExtent l="0" t="0" r="6350" b="5715"/>
            <wp:docPr id="13187592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59262" name="Picture 2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080359" cy="2566622"/>
                    </a:xfrm>
                    <a:prstGeom prst="rect">
                      <a:avLst/>
                    </a:prstGeom>
                  </pic:spPr>
                </pic:pic>
              </a:graphicData>
            </a:graphic>
          </wp:inline>
        </w:drawing>
      </w:r>
    </w:p>
    <w:p w14:paraId="2EC47C35" w14:textId="4DEBF526" w:rsidR="00B100C9" w:rsidRPr="00635647" w:rsidRDefault="00157E1B" w:rsidP="0073533C">
      <w:pPr>
        <w:pStyle w:val="FigureCap"/>
        <w:rPr>
          <w:iCs/>
        </w:rPr>
      </w:pPr>
      <w:bookmarkStart w:id="136" w:name="_Toc195957250"/>
      <w:bookmarkStart w:id="137" w:name="_Toc195957476"/>
      <w:r w:rsidRPr="00635647">
        <w:rPr>
          <w:b/>
        </w:rPr>
        <w:t xml:space="preserve">Figure </w:t>
      </w:r>
      <w:r w:rsidRPr="00635647">
        <w:rPr>
          <w:b/>
          <w:iCs/>
        </w:rPr>
        <w:fldChar w:fldCharType="begin"/>
      </w:r>
      <w:r w:rsidRPr="00635647">
        <w:rPr>
          <w:b/>
        </w:rPr>
        <w:instrText xml:space="preserve"> SEQ Figure \* ARABIC </w:instrText>
      </w:r>
      <w:r w:rsidRPr="00635647">
        <w:rPr>
          <w:b/>
          <w:iCs/>
        </w:rPr>
        <w:fldChar w:fldCharType="separate"/>
      </w:r>
      <w:r w:rsidR="0094376D" w:rsidRPr="00635647">
        <w:rPr>
          <w:b/>
          <w:noProof/>
        </w:rPr>
        <w:t>30</w:t>
      </w:r>
      <w:r w:rsidRPr="00635647">
        <w:rPr>
          <w:b/>
          <w:iCs/>
        </w:rPr>
        <w:fldChar w:fldCharType="end"/>
      </w:r>
      <w:r w:rsidR="007474DC" w:rsidRPr="00635647">
        <w:rPr>
          <w:b/>
        </w:rPr>
        <w:t>.</w:t>
      </w:r>
      <w:r w:rsidR="007474DC" w:rsidRPr="00635647">
        <w:t xml:space="preserve"> </w:t>
      </w:r>
      <w:r w:rsidR="00131683" w:rsidRPr="00635647">
        <w:t xml:space="preserve">Constancy Index per illuminant for both display conditions (VR/Flat), averaged over </w:t>
      </w:r>
      <w:r w:rsidR="00A50023" w:rsidRPr="00635647">
        <w:t xml:space="preserve">target </w:t>
      </w:r>
      <w:r w:rsidR="00131683" w:rsidRPr="00635647">
        <w:t xml:space="preserve">lightness levels. </w:t>
      </w:r>
      <w:r w:rsidR="00ED2FD9" w:rsidRPr="00635647">
        <w:t xml:space="preserve">CI is higher in VR than in Flat </w:t>
      </w:r>
      <w:r w:rsidR="007709FE" w:rsidRPr="00635647">
        <w:t>within each</w:t>
      </w:r>
      <w:r w:rsidR="00ED2FD9" w:rsidRPr="00635647">
        <w:t xml:space="preserve"> illuminant</w:t>
      </w:r>
      <w:r w:rsidR="007709FE" w:rsidRPr="00635647">
        <w:t xml:space="preserve">, with the </w:t>
      </w:r>
      <w:r w:rsidR="006C0098" w:rsidRPr="00635647">
        <w:t>largest</w:t>
      </w:r>
      <w:r w:rsidR="007709FE" w:rsidRPr="00635647">
        <w:t xml:space="preserve"> difference </w:t>
      </w:r>
      <w:r w:rsidR="006C0098" w:rsidRPr="00635647">
        <w:t>for</w:t>
      </w:r>
      <w:r w:rsidR="007709FE" w:rsidRPr="00635647">
        <w:t xml:space="preserve"> the yellow</w:t>
      </w:r>
      <w:r w:rsidR="006C0098" w:rsidRPr="00635647">
        <w:t xml:space="preserve"> and green illuminants.</w:t>
      </w:r>
      <w:bookmarkEnd w:id="136"/>
      <w:bookmarkEnd w:id="137"/>
      <w:r w:rsidR="00ED2FD9" w:rsidRPr="00635647">
        <w:t xml:space="preserve"> </w:t>
      </w:r>
    </w:p>
    <w:p w14:paraId="085447F5" w14:textId="05D63D0D" w:rsidR="00503A98" w:rsidRPr="00635647" w:rsidRDefault="00503A98" w:rsidP="00635647">
      <w:pPr>
        <w:spacing w:line="480" w:lineRule="auto"/>
        <w:rPr>
          <w:rFonts w:ascii="Times New Roman" w:hAnsi="Times New Roman" w:cs="Times New Roman"/>
        </w:rPr>
      </w:pPr>
      <w:r w:rsidRPr="00635647">
        <w:rPr>
          <w:rFonts w:ascii="Times New Roman" w:hAnsi="Times New Roman" w:cs="Times New Roman"/>
        </w:rPr>
        <w:lastRenderedPageBreak/>
        <w:t>To investigate this further</w:t>
      </w:r>
      <w:r w:rsidR="00A0659F" w:rsidRPr="00635647">
        <w:rPr>
          <w:rFonts w:ascii="Times New Roman" w:hAnsi="Times New Roman" w:cs="Times New Roman"/>
        </w:rPr>
        <w:t xml:space="preserve">, we looked at the </w:t>
      </w:r>
      <w:r w:rsidR="00DB4EA0" w:rsidRPr="00635647">
        <w:rPr>
          <w:rFonts w:ascii="Times New Roman" w:hAnsi="Times New Roman" w:cs="Times New Roman"/>
        </w:rPr>
        <w:t>actual participant responses before calculating CI, but after recentering them. We</w:t>
      </w:r>
      <w:r w:rsidRPr="00635647">
        <w:rPr>
          <w:rFonts w:ascii="Times New Roman" w:hAnsi="Times New Roman" w:cs="Times New Roman"/>
        </w:rPr>
        <w:t xml:space="preserve"> averaged the achromatic responses across all repetitions and lightness levels for each participant and illuminant. This resulted in one response per participant per illuminant for each display condition. Figure </w:t>
      </w:r>
      <w:r w:rsidR="0055761E" w:rsidRPr="00635647">
        <w:rPr>
          <w:rFonts w:ascii="Times New Roman" w:hAnsi="Times New Roman" w:cs="Times New Roman"/>
        </w:rPr>
        <w:t>31</w:t>
      </w:r>
      <w:r w:rsidRPr="00635647">
        <w:rPr>
          <w:rFonts w:ascii="Times New Roman" w:hAnsi="Times New Roman" w:cs="Times New Roman"/>
        </w:rPr>
        <w:t xml:space="preserve"> shows the average recentered responses for each participant in both conditions. </w:t>
      </w:r>
    </w:p>
    <w:p w14:paraId="24592EE3" w14:textId="77777777" w:rsidR="00503A98" w:rsidRPr="00635647" w:rsidRDefault="00503A98" w:rsidP="00635647">
      <w:pPr>
        <w:spacing w:line="480" w:lineRule="auto"/>
        <w:jc w:val="center"/>
        <w:rPr>
          <w:rFonts w:ascii="Times New Roman" w:hAnsi="Times New Roman" w:cs="Times New Roman"/>
        </w:rPr>
      </w:pPr>
      <w:r w:rsidRPr="00635647">
        <w:rPr>
          <w:rFonts w:ascii="Times New Roman" w:hAnsi="Times New Roman" w:cs="Times New Roman"/>
          <w:noProof/>
        </w:rPr>
        <w:drawing>
          <wp:inline distT="0" distB="0" distL="0" distR="0" wp14:anchorId="73D8CD28" wp14:editId="04112433">
            <wp:extent cx="2978701" cy="2635250"/>
            <wp:effectExtent l="0" t="0" r="0" b="0"/>
            <wp:docPr id="907337087" name="Picture 8" descr="A graph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37087" name="Picture 8" descr="A graph of different colored circles&#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980674" cy="2636996"/>
                    </a:xfrm>
                    <a:prstGeom prst="rect">
                      <a:avLst/>
                    </a:prstGeom>
                  </pic:spPr>
                </pic:pic>
              </a:graphicData>
            </a:graphic>
          </wp:inline>
        </w:drawing>
      </w:r>
    </w:p>
    <w:p w14:paraId="0C688CBD" w14:textId="09C99597" w:rsidR="00503A98" w:rsidRPr="00635647" w:rsidRDefault="0094376D" w:rsidP="0073533C">
      <w:pPr>
        <w:pStyle w:val="FigureCap"/>
        <w:rPr>
          <w:iCs/>
        </w:rPr>
      </w:pPr>
      <w:bookmarkStart w:id="138" w:name="_Toc195957251"/>
      <w:bookmarkStart w:id="139" w:name="_Toc195957477"/>
      <w:r w:rsidRPr="00635647">
        <w:rPr>
          <w:b/>
        </w:rPr>
        <w:t xml:space="preserve">Figure </w:t>
      </w:r>
      <w:r w:rsidRPr="00635647">
        <w:rPr>
          <w:b/>
          <w:iCs/>
        </w:rPr>
        <w:fldChar w:fldCharType="begin"/>
      </w:r>
      <w:r w:rsidRPr="00635647">
        <w:rPr>
          <w:b/>
        </w:rPr>
        <w:instrText xml:space="preserve"> SEQ Figure \* ARABIC </w:instrText>
      </w:r>
      <w:r w:rsidRPr="00635647">
        <w:rPr>
          <w:b/>
          <w:iCs/>
        </w:rPr>
        <w:fldChar w:fldCharType="separate"/>
      </w:r>
      <w:r w:rsidRPr="00635647">
        <w:rPr>
          <w:b/>
          <w:noProof/>
        </w:rPr>
        <w:t>31</w:t>
      </w:r>
      <w:r w:rsidRPr="00635647">
        <w:rPr>
          <w:b/>
          <w:iCs/>
        </w:rPr>
        <w:fldChar w:fldCharType="end"/>
      </w:r>
      <w:r w:rsidRPr="00635647">
        <w:rPr>
          <w:b/>
        </w:rPr>
        <w:t>.</w:t>
      </w:r>
      <w:r w:rsidR="00503A98" w:rsidRPr="00635647">
        <w:t xml:space="preserve"> Average recentered achromatic responses for each participant for VR (circles) and Flat (triangles) conditions. One-standard deviation ellipses are shown for each illuminant for VR (solid) and Flat (dashed). Mean responses are shown with a black X for VR and a black star for Flat.</w:t>
      </w:r>
      <w:bookmarkEnd w:id="138"/>
      <w:bookmarkEnd w:id="139"/>
      <w:r w:rsidR="00503A98" w:rsidRPr="00635647">
        <w:t xml:space="preserve"> </w:t>
      </w:r>
    </w:p>
    <w:p w14:paraId="50592E5B" w14:textId="1C838A89" w:rsidR="00503A98" w:rsidRPr="00635647" w:rsidRDefault="00503A98" w:rsidP="00635647">
      <w:pPr>
        <w:spacing w:line="480" w:lineRule="auto"/>
        <w:rPr>
          <w:rFonts w:ascii="Times New Roman" w:hAnsi="Times New Roman" w:cs="Times New Roman"/>
        </w:rPr>
      </w:pPr>
      <w:r w:rsidRPr="00635647">
        <w:rPr>
          <w:rFonts w:ascii="Times New Roman" w:hAnsi="Times New Roman" w:cs="Times New Roman"/>
        </w:rPr>
        <w:t xml:space="preserve">Figure </w:t>
      </w:r>
      <w:r w:rsidR="0055761E" w:rsidRPr="00635647">
        <w:rPr>
          <w:rFonts w:ascii="Times New Roman" w:hAnsi="Times New Roman" w:cs="Times New Roman"/>
        </w:rPr>
        <w:t>31</w:t>
      </w:r>
      <w:r w:rsidRPr="00635647">
        <w:rPr>
          <w:rFonts w:ascii="Times New Roman" w:hAnsi="Times New Roman" w:cs="Times New Roman"/>
        </w:rPr>
        <w:t xml:space="preserve"> shows that the dashed ellipses (Flat condition) are</w:t>
      </w:r>
      <w:r w:rsidR="00F74CE9" w:rsidRPr="00635647">
        <w:rPr>
          <w:rFonts w:ascii="Times New Roman" w:hAnsi="Times New Roman" w:cs="Times New Roman"/>
        </w:rPr>
        <w:t xml:space="preserve"> slightly</w:t>
      </w:r>
      <w:r w:rsidRPr="00635647">
        <w:rPr>
          <w:rFonts w:ascii="Times New Roman" w:hAnsi="Times New Roman" w:cs="Times New Roman"/>
        </w:rPr>
        <w:t xml:space="preserve"> closer to the white illuminant than the solid ellipses (VR condition) for all chromatic illuminants. The means are similar for the blue and green illuminants, with slightly larger differences for the red and yellow illuminants. Overall, </w:t>
      </w:r>
      <w:r w:rsidR="00F74CE9" w:rsidRPr="00635647">
        <w:rPr>
          <w:rFonts w:ascii="Times New Roman" w:hAnsi="Times New Roman" w:cs="Times New Roman"/>
        </w:rPr>
        <w:t xml:space="preserve">this </w:t>
      </w:r>
      <w:r w:rsidRPr="00635647">
        <w:rPr>
          <w:rFonts w:ascii="Times New Roman" w:hAnsi="Times New Roman" w:cs="Times New Roman"/>
        </w:rPr>
        <w:t>suggest</w:t>
      </w:r>
      <w:r w:rsidR="00F74CE9" w:rsidRPr="00635647">
        <w:rPr>
          <w:rFonts w:ascii="Times New Roman" w:hAnsi="Times New Roman" w:cs="Times New Roman"/>
        </w:rPr>
        <w:t xml:space="preserve">s </w:t>
      </w:r>
      <w:r w:rsidRPr="00635647">
        <w:rPr>
          <w:rFonts w:ascii="Times New Roman" w:hAnsi="Times New Roman" w:cs="Times New Roman"/>
        </w:rPr>
        <w:t>a lower degree of constancy to the chromatic illuminants</w:t>
      </w:r>
      <w:r w:rsidR="00837A89" w:rsidRPr="00635647">
        <w:rPr>
          <w:rFonts w:ascii="Times New Roman" w:hAnsi="Times New Roman" w:cs="Times New Roman"/>
        </w:rPr>
        <w:t xml:space="preserve"> in the Flat condition, which was supported by the ANOVA results. </w:t>
      </w:r>
    </w:p>
    <w:p w14:paraId="0A75ABA7" w14:textId="4C334E86" w:rsidR="00101D52" w:rsidRPr="00635647" w:rsidRDefault="00084303" w:rsidP="00635647">
      <w:pPr>
        <w:pStyle w:val="Subsections"/>
        <w:spacing w:line="480" w:lineRule="auto"/>
      </w:pPr>
      <w:bookmarkStart w:id="140" w:name="_Toc195975253"/>
      <w:r w:rsidRPr="00635647">
        <w:lastRenderedPageBreak/>
        <w:t>5.</w:t>
      </w:r>
      <w:r w:rsidR="00802522" w:rsidRPr="00635647">
        <w:t>2</w:t>
      </w:r>
      <w:r w:rsidRPr="00635647">
        <w:t>.</w:t>
      </w:r>
      <w:r w:rsidR="00FC7805" w:rsidRPr="00635647">
        <w:t>6</w:t>
      </w:r>
      <w:r w:rsidRPr="00635647">
        <w:t xml:space="preserve"> </w:t>
      </w:r>
      <w:r w:rsidR="00101D52" w:rsidRPr="00635647">
        <w:t xml:space="preserve">Interaction of </w:t>
      </w:r>
      <w:r w:rsidR="00D55A3B" w:rsidRPr="00635647">
        <w:t xml:space="preserve">Condition and </w:t>
      </w:r>
      <w:r w:rsidR="00101D52" w:rsidRPr="00635647">
        <w:t>Lightness</w:t>
      </w:r>
      <w:bookmarkEnd w:id="140"/>
      <w:r w:rsidR="00101D52" w:rsidRPr="00635647">
        <w:t xml:space="preserve"> </w:t>
      </w:r>
    </w:p>
    <w:p w14:paraId="7280CADB" w14:textId="71B072BB" w:rsidR="007474DC" w:rsidRPr="00635647" w:rsidRDefault="003D1937" w:rsidP="00635647">
      <w:pPr>
        <w:spacing w:line="480" w:lineRule="auto"/>
        <w:rPr>
          <w:rFonts w:ascii="Times New Roman" w:hAnsi="Times New Roman" w:cs="Times New Roman"/>
        </w:rPr>
      </w:pPr>
      <w:r w:rsidRPr="00635647">
        <w:rPr>
          <w:rFonts w:ascii="Times New Roman" w:hAnsi="Times New Roman" w:cs="Times New Roman"/>
        </w:rPr>
        <w:t xml:space="preserve">We also found </w:t>
      </w:r>
      <w:r w:rsidR="00066271" w:rsidRPr="00635647">
        <w:rPr>
          <w:rFonts w:ascii="Times New Roman" w:hAnsi="Times New Roman" w:cs="Times New Roman"/>
        </w:rPr>
        <w:t xml:space="preserve">that the </w:t>
      </w:r>
      <w:r w:rsidR="00DC48D9" w:rsidRPr="00635647">
        <w:rPr>
          <w:rFonts w:ascii="Times New Roman" w:hAnsi="Times New Roman" w:cs="Times New Roman"/>
        </w:rPr>
        <w:t>Condition</w:t>
      </w:r>
      <w:r w:rsidR="00066271" w:rsidRPr="00635647">
        <w:rPr>
          <w:rFonts w:ascii="Times New Roman" w:hAnsi="Times New Roman" w:cs="Times New Roman"/>
        </w:rPr>
        <w:t xml:space="preserve">*Lightness interaction was not significant, </w:t>
      </w:r>
      <w:proofErr w:type="gramStart"/>
      <w:r w:rsidR="00066271" w:rsidRPr="00635647">
        <w:rPr>
          <w:rFonts w:ascii="Times New Roman" w:hAnsi="Times New Roman" w:cs="Times New Roman"/>
        </w:rPr>
        <w:t>F(</w:t>
      </w:r>
      <w:proofErr w:type="gramEnd"/>
      <w:r w:rsidR="0037626B" w:rsidRPr="00635647">
        <w:rPr>
          <w:rFonts w:ascii="Times New Roman" w:hAnsi="Times New Roman" w:cs="Times New Roman"/>
        </w:rPr>
        <w:t>2</w:t>
      </w:r>
      <w:r w:rsidR="00066271" w:rsidRPr="00635647">
        <w:rPr>
          <w:rFonts w:ascii="Times New Roman" w:hAnsi="Times New Roman" w:cs="Times New Roman"/>
        </w:rPr>
        <w:t>,</w:t>
      </w:r>
      <w:proofErr w:type="gramStart"/>
      <w:r w:rsidR="0037626B" w:rsidRPr="00635647">
        <w:rPr>
          <w:rFonts w:ascii="Times New Roman" w:hAnsi="Times New Roman" w:cs="Times New Roman"/>
        </w:rPr>
        <w:t>68</w:t>
      </w:r>
      <w:r w:rsidR="00066271" w:rsidRPr="00635647">
        <w:rPr>
          <w:rFonts w:ascii="Times New Roman" w:hAnsi="Times New Roman" w:cs="Times New Roman"/>
        </w:rPr>
        <w:t>)=</w:t>
      </w:r>
      <w:proofErr w:type="gramEnd"/>
      <w:r w:rsidR="00515BA2" w:rsidRPr="00635647">
        <w:rPr>
          <w:rFonts w:ascii="Times New Roman" w:hAnsi="Times New Roman" w:cs="Times New Roman"/>
        </w:rPr>
        <w:t>0.26</w:t>
      </w:r>
      <w:r w:rsidR="00066271" w:rsidRPr="00635647">
        <w:rPr>
          <w:rFonts w:ascii="Times New Roman" w:hAnsi="Times New Roman" w:cs="Times New Roman"/>
        </w:rPr>
        <w:t>, p = 0.</w:t>
      </w:r>
      <w:r w:rsidR="00515BA2" w:rsidRPr="00635647">
        <w:rPr>
          <w:rFonts w:ascii="Times New Roman" w:hAnsi="Times New Roman" w:cs="Times New Roman"/>
        </w:rPr>
        <w:t>771</w:t>
      </w:r>
      <w:r w:rsidR="00066271" w:rsidRPr="00635647">
        <w:rPr>
          <w:rFonts w:ascii="Times New Roman" w:hAnsi="Times New Roman" w:cs="Times New Roman"/>
        </w:rPr>
        <w:t xml:space="preserve">, suggesting that the effect of </w:t>
      </w:r>
      <w:r w:rsidR="00131683" w:rsidRPr="00635647">
        <w:rPr>
          <w:rFonts w:ascii="Times New Roman" w:hAnsi="Times New Roman" w:cs="Times New Roman"/>
        </w:rPr>
        <w:t>display c</w:t>
      </w:r>
      <w:r w:rsidR="00DC48D9" w:rsidRPr="00635647">
        <w:rPr>
          <w:rFonts w:ascii="Times New Roman" w:hAnsi="Times New Roman" w:cs="Times New Roman"/>
        </w:rPr>
        <w:t>ondition</w:t>
      </w:r>
      <w:r w:rsidR="00066271" w:rsidRPr="00635647">
        <w:rPr>
          <w:rFonts w:ascii="Times New Roman" w:hAnsi="Times New Roman" w:cs="Times New Roman"/>
        </w:rPr>
        <w:t xml:space="preserve"> did not significantly vary as a function of </w:t>
      </w:r>
      <w:r w:rsidR="00515BA2" w:rsidRPr="00635647">
        <w:rPr>
          <w:rFonts w:ascii="Times New Roman" w:hAnsi="Times New Roman" w:cs="Times New Roman"/>
        </w:rPr>
        <w:t>lightness</w:t>
      </w:r>
      <w:r w:rsidR="00066271" w:rsidRPr="00635647">
        <w:rPr>
          <w:rFonts w:ascii="Times New Roman" w:hAnsi="Times New Roman" w:cs="Times New Roman"/>
        </w:rPr>
        <w:t>.</w:t>
      </w:r>
      <w:r w:rsidR="00DC48D9" w:rsidRPr="00635647">
        <w:rPr>
          <w:rFonts w:ascii="Times New Roman" w:hAnsi="Times New Roman" w:cs="Times New Roman"/>
        </w:rPr>
        <w:t xml:space="preserve"> </w:t>
      </w:r>
      <w:r w:rsidR="005F596B" w:rsidRPr="00635647">
        <w:rPr>
          <w:rFonts w:ascii="Times New Roman" w:hAnsi="Times New Roman" w:cs="Times New Roman"/>
        </w:rPr>
        <w:t xml:space="preserve">This means the difference between Flat and VR remained consistent regardless of the target’s lightness. Figure </w:t>
      </w:r>
      <w:r w:rsidR="0055761E" w:rsidRPr="00635647">
        <w:rPr>
          <w:rFonts w:ascii="Times New Roman" w:hAnsi="Times New Roman" w:cs="Times New Roman"/>
        </w:rPr>
        <w:t>32</w:t>
      </w:r>
      <w:r w:rsidR="005F596B" w:rsidRPr="00635647">
        <w:rPr>
          <w:rFonts w:ascii="Times New Roman" w:hAnsi="Times New Roman" w:cs="Times New Roman"/>
        </w:rPr>
        <w:t xml:space="preserve"> shows a bar plot of the mean CI for each lightness level in both display conditions. As in previous findings, the CI for VR is generally higher than for Flat</w:t>
      </w:r>
      <w:r w:rsidR="000B18B6" w:rsidRPr="00635647">
        <w:rPr>
          <w:rFonts w:ascii="Times New Roman" w:hAnsi="Times New Roman" w:cs="Times New Roman"/>
        </w:rPr>
        <w:t xml:space="preserve"> for each lightness level</w:t>
      </w:r>
      <w:r w:rsidR="008A1B61" w:rsidRPr="00635647">
        <w:rPr>
          <w:rFonts w:ascii="Times New Roman" w:hAnsi="Times New Roman" w:cs="Times New Roman"/>
        </w:rPr>
        <w:t>.</w:t>
      </w:r>
      <w:r w:rsidR="005F596B" w:rsidRPr="00635647">
        <w:rPr>
          <w:rFonts w:ascii="Times New Roman" w:hAnsi="Times New Roman" w:cs="Times New Roman"/>
        </w:rPr>
        <w:t xml:space="preserve"> </w:t>
      </w:r>
      <w:r w:rsidR="008A1B61" w:rsidRPr="00635647">
        <w:rPr>
          <w:rFonts w:ascii="Times New Roman" w:hAnsi="Times New Roman" w:cs="Times New Roman"/>
        </w:rPr>
        <w:t xml:space="preserve">For the target lightness </w:t>
      </w:r>
      <w:r w:rsidR="005F596B" w:rsidRPr="00635647">
        <w:rPr>
          <w:rFonts w:ascii="Times New Roman" w:hAnsi="Times New Roman" w:cs="Times New Roman"/>
        </w:rPr>
        <w:t>L* 70</w:t>
      </w:r>
      <w:r w:rsidR="008A1B61" w:rsidRPr="00635647">
        <w:rPr>
          <w:rFonts w:ascii="Times New Roman" w:hAnsi="Times New Roman" w:cs="Times New Roman"/>
        </w:rPr>
        <w:t xml:space="preserve">, the CI </w:t>
      </w:r>
      <w:r w:rsidR="005F596B" w:rsidRPr="00635647">
        <w:rPr>
          <w:rFonts w:ascii="Times New Roman" w:hAnsi="Times New Roman" w:cs="Times New Roman"/>
        </w:rPr>
        <w:t xml:space="preserve">is lower </w:t>
      </w:r>
      <w:r w:rsidR="00ED67B1" w:rsidRPr="00635647">
        <w:rPr>
          <w:rFonts w:ascii="Times New Roman" w:hAnsi="Times New Roman" w:cs="Times New Roman"/>
        </w:rPr>
        <w:t xml:space="preserve">(VR: M = 0.549, SE = 0.011; Flat: M = 0.508, SE = 0.012) </w:t>
      </w:r>
      <w:r w:rsidR="005F596B" w:rsidRPr="00635647">
        <w:rPr>
          <w:rFonts w:ascii="Times New Roman" w:hAnsi="Times New Roman" w:cs="Times New Roman"/>
        </w:rPr>
        <w:t xml:space="preserve">than for </w:t>
      </w:r>
      <w:r w:rsidR="00A47861" w:rsidRPr="00635647">
        <w:rPr>
          <w:rFonts w:ascii="Times New Roman" w:hAnsi="Times New Roman" w:cs="Times New Roman"/>
        </w:rPr>
        <w:t xml:space="preserve">L* 40 </w:t>
      </w:r>
      <w:r w:rsidR="0028277A" w:rsidRPr="00635647">
        <w:rPr>
          <w:rFonts w:ascii="Times New Roman" w:hAnsi="Times New Roman" w:cs="Times New Roman"/>
        </w:rPr>
        <w:t>(VR: M = 0.585, SE = 0.010</w:t>
      </w:r>
      <w:r w:rsidR="0032649E" w:rsidRPr="00635647">
        <w:rPr>
          <w:rFonts w:ascii="Times New Roman" w:hAnsi="Times New Roman" w:cs="Times New Roman"/>
        </w:rPr>
        <w:t>; Flat: M = 0.538, SE = 0.00</w:t>
      </w:r>
      <w:r w:rsidR="0020071F" w:rsidRPr="00635647">
        <w:rPr>
          <w:rFonts w:ascii="Times New Roman" w:hAnsi="Times New Roman" w:cs="Times New Roman"/>
        </w:rPr>
        <w:t>1</w:t>
      </w:r>
      <w:r w:rsidR="0032649E" w:rsidRPr="00635647">
        <w:rPr>
          <w:rFonts w:ascii="Times New Roman" w:hAnsi="Times New Roman" w:cs="Times New Roman"/>
        </w:rPr>
        <w:t xml:space="preserve">) </w:t>
      </w:r>
      <w:r w:rsidR="00A47861" w:rsidRPr="00635647">
        <w:rPr>
          <w:rFonts w:ascii="Times New Roman" w:hAnsi="Times New Roman" w:cs="Times New Roman"/>
        </w:rPr>
        <w:t xml:space="preserve">and L* 55 </w:t>
      </w:r>
      <w:r w:rsidR="0032649E" w:rsidRPr="00635647">
        <w:rPr>
          <w:rFonts w:ascii="Times New Roman" w:hAnsi="Times New Roman" w:cs="Times New Roman"/>
        </w:rPr>
        <w:t xml:space="preserve">(VR: M = </w:t>
      </w:r>
      <w:r w:rsidR="00D20BBB" w:rsidRPr="00635647">
        <w:rPr>
          <w:rFonts w:ascii="Times New Roman" w:hAnsi="Times New Roman" w:cs="Times New Roman"/>
        </w:rPr>
        <w:t>0.574, SE = 0.01</w:t>
      </w:r>
      <w:r w:rsidR="0020071F" w:rsidRPr="00635647">
        <w:rPr>
          <w:rFonts w:ascii="Times New Roman" w:hAnsi="Times New Roman" w:cs="Times New Roman"/>
        </w:rPr>
        <w:t>3</w:t>
      </w:r>
      <w:r w:rsidR="00D20BBB" w:rsidRPr="00635647">
        <w:rPr>
          <w:rFonts w:ascii="Times New Roman" w:hAnsi="Times New Roman" w:cs="Times New Roman"/>
        </w:rPr>
        <w:t>; Flat: M = 0.534, SE = 0.01</w:t>
      </w:r>
      <w:r w:rsidR="0020071F" w:rsidRPr="00635647">
        <w:rPr>
          <w:rFonts w:ascii="Times New Roman" w:hAnsi="Times New Roman" w:cs="Times New Roman"/>
        </w:rPr>
        <w:t>1</w:t>
      </w:r>
      <w:r w:rsidR="00D20BBB" w:rsidRPr="00635647">
        <w:rPr>
          <w:rFonts w:ascii="Times New Roman" w:hAnsi="Times New Roman" w:cs="Times New Roman"/>
        </w:rPr>
        <w:t xml:space="preserve">) </w:t>
      </w:r>
      <w:r w:rsidR="005F596B" w:rsidRPr="00635647">
        <w:rPr>
          <w:rFonts w:ascii="Times New Roman" w:hAnsi="Times New Roman" w:cs="Times New Roman"/>
        </w:rPr>
        <w:t>in both</w:t>
      </w:r>
      <w:r w:rsidR="00A47861" w:rsidRPr="00635647">
        <w:rPr>
          <w:rFonts w:ascii="Times New Roman" w:hAnsi="Times New Roman" w:cs="Times New Roman"/>
        </w:rPr>
        <w:t xml:space="preserve"> display</w:t>
      </w:r>
      <w:r w:rsidR="005F596B" w:rsidRPr="00635647">
        <w:rPr>
          <w:rFonts w:ascii="Times New Roman" w:hAnsi="Times New Roman" w:cs="Times New Roman"/>
        </w:rPr>
        <w:t xml:space="preserve"> conditions</w:t>
      </w:r>
      <w:r w:rsidR="006A512C" w:rsidRPr="00635647">
        <w:rPr>
          <w:rFonts w:ascii="Times New Roman" w:hAnsi="Times New Roman" w:cs="Times New Roman"/>
        </w:rPr>
        <w:t>.</w:t>
      </w:r>
    </w:p>
    <w:p w14:paraId="473AE66F" w14:textId="19E341E1" w:rsidR="00B42277" w:rsidRPr="00635647" w:rsidRDefault="00B42277" w:rsidP="00635647">
      <w:pPr>
        <w:spacing w:line="480" w:lineRule="auto"/>
        <w:jc w:val="center"/>
      </w:pPr>
      <w:r w:rsidRPr="00635647">
        <w:rPr>
          <w:noProof/>
        </w:rPr>
        <w:drawing>
          <wp:inline distT="0" distB="0" distL="0" distR="0" wp14:anchorId="3CA281C4" wp14:editId="731439EF">
            <wp:extent cx="3502854" cy="2941740"/>
            <wp:effectExtent l="0" t="0" r="2540" b="0"/>
            <wp:docPr id="16652466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46615" name="Picture 1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502854" cy="2941740"/>
                    </a:xfrm>
                    <a:prstGeom prst="rect">
                      <a:avLst/>
                    </a:prstGeom>
                  </pic:spPr>
                </pic:pic>
              </a:graphicData>
            </a:graphic>
          </wp:inline>
        </w:drawing>
      </w:r>
    </w:p>
    <w:p w14:paraId="7593E116" w14:textId="23A48D15" w:rsidR="00B7457B" w:rsidRPr="00635647" w:rsidRDefault="0094376D" w:rsidP="0073533C">
      <w:pPr>
        <w:pStyle w:val="FigureCap"/>
        <w:rPr>
          <w:iCs/>
        </w:rPr>
      </w:pPr>
      <w:bookmarkStart w:id="141" w:name="_Toc195957252"/>
      <w:bookmarkStart w:id="142" w:name="_Toc195957478"/>
      <w:r w:rsidRPr="00635647">
        <w:rPr>
          <w:b/>
        </w:rPr>
        <w:t xml:space="preserve">Figure </w:t>
      </w:r>
      <w:r w:rsidRPr="00635647">
        <w:rPr>
          <w:b/>
          <w:iCs/>
        </w:rPr>
        <w:fldChar w:fldCharType="begin"/>
      </w:r>
      <w:r w:rsidRPr="00635647">
        <w:rPr>
          <w:b/>
        </w:rPr>
        <w:instrText xml:space="preserve"> SEQ Figure \* ARABIC </w:instrText>
      </w:r>
      <w:r w:rsidRPr="00635647">
        <w:rPr>
          <w:b/>
          <w:iCs/>
        </w:rPr>
        <w:fldChar w:fldCharType="separate"/>
      </w:r>
      <w:r w:rsidRPr="00635647">
        <w:rPr>
          <w:b/>
          <w:noProof/>
        </w:rPr>
        <w:t>32</w:t>
      </w:r>
      <w:r w:rsidRPr="00635647">
        <w:rPr>
          <w:b/>
          <w:iCs/>
        </w:rPr>
        <w:fldChar w:fldCharType="end"/>
      </w:r>
      <w:r w:rsidR="00B7457B" w:rsidRPr="00635647">
        <w:rPr>
          <w:b/>
        </w:rPr>
        <w:t>.</w:t>
      </w:r>
      <w:r w:rsidR="00B7457B" w:rsidRPr="00635647">
        <w:t xml:space="preserve"> Constancy Index </w:t>
      </w:r>
      <w:r w:rsidR="007A0D95" w:rsidRPr="00635647">
        <w:t xml:space="preserve">per </w:t>
      </w:r>
      <w:r w:rsidR="0071624D" w:rsidRPr="00635647">
        <w:t xml:space="preserve">target </w:t>
      </w:r>
      <w:r w:rsidR="007A0D95" w:rsidRPr="00635647">
        <w:t xml:space="preserve">lightness for </w:t>
      </w:r>
      <w:r w:rsidR="00254959" w:rsidRPr="00635647">
        <w:t>both</w:t>
      </w:r>
      <w:r w:rsidR="007A0D95" w:rsidRPr="00635647">
        <w:t xml:space="preserve"> display condition</w:t>
      </w:r>
      <w:r w:rsidR="00254959" w:rsidRPr="00635647">
        <w:t>s (VR/Flat)</w:t>
      </w:r>
      <w:r w:rsidR="007A0D95" w:rsidRPr="00635647">
        <w:t>, averaged over illuminants.</w:t>
      </w:r>
      <w:r w:rsidR="0071624D" w:rsidRPr="00635647">
        <w:t xml:space="preserve"> CI is higher in VR than in Flat within each lightness</w:t>
      </w:r>
      <w:r w:rsidR="001D7E79" w:rsidRPr="00635647">
        <w:t xml:space="preserve"> level</w:t>
      </w:r>
      <w:r w:rsidR="0071624D" w:rsidRPr="00635647">
        <w:t>, with the lowest CI</w:t>
      </w:r>
      <w:r w:rsidR="001D7E79" w:rsidRPr="00635647">
        <w:t xml:space="preserve"> at L* 70 for both display conditions compared to L* 40 and L* 55.</w:t>
      </w:r>
      <w:bookmarkEnd w:id="141"/>
      <w:bookmarkEnd w:id="142"/>
      <w:r w:rsidR="001D7E79" w:rsidRPr="00635647">
        <w:t xml:space="preserve"> </w:t>
      </w:r>
      <w:r w:rsidR="0071624D" w:rsidRPr="00635647">
        <w:t xml:space="preserve"> </w:t>
      </w:r>
    </w:p>
    <w:p w14:paraId="69822665" w14:textId="00933780" w:rsidR="00D55A3B" w:rsidRPr="00635647" w:rsidRDefault="00084303" w:rsidP="00635647">
      <w:pPr>
        <w:pStyle w:val="Section"/>
        <w:spacing w:line="480" w:lineRule="auto"/>
      </w:pPr>
      <w:bookmarkStart w:id="143" w:name="_Toc195975254"/>
      <w:r w:rsidRPr="00635647">
        <w:lastRenderedPageBreak/>
        <w:t>5.</w:t>
      </w:r>
      <w:r w:rsidR="00802522" w:rsidRPr="00635647">
        <w:t>3</w:t>
      </w:r>
      <w:r w:rsidR="003A00AF" w:rsidRPr="00635647">
        <w:t xml:space="preserve"> </w:t>
      </w:r>
      <w:r w:rsidR="00033D3E" w:rsidRPr="00635647">
        <w:t>Projection</w:t>
      </w:r>
      <w:r w:rsidR="00F452A5" w:rsidRPr="00635647">
        <w:t xml:space="preserve"> </w:t>
      </w:r>
      <w:r w:rsidR="001D0C63" w:rsidRPr="00635647">
        <w:t>Analysis</w:t>
      </w:r>
      <w:bookmarkEnd w:id="143"/>
    </w:p>
    <w:p w14:paraId="482CB533" w14:textId="68B74339" w:rsidR="00736B36" w:rsidRPr="00635647" w:rsidRDefault="00D41985" w:rsidP="00635647">
      <w:pPr>
        <w:spacing w:line="480" w:lineRule="auto"/>
        <w:rPr>
          <w:rFonts w:ascii="Times New Roman" w:hAnsi="Times New Roman" w:cs="Times New Roman"/>
        </w:rPr>
      </w:pPr>
      <w:r w:rsidRPr="00635647">
        <w:rPr>
          <w:rFonts w:ascii="Times New Roman" w:hAnsi="Times New Roman" w:cs="Times New Roman"/>
        </w:rPr>
        <w:t xml:space="preserve">Lastly, we analyzed the </w:t>
      </w:r>
      <m:oMath>
        <m:sSub>
          <m:sSubPr>
            <m:ctrlPr>
              <w:rPr>
                <w:rFonts w:ascii="Cambria Math" w:hAnsi="Cambria Math" w:cs="Calibri"/>
                <w:i/>
              </w:rPr>
            </m:ctrlPr>
          </m:sSubPr>
          <m:e>
            <m:r>
              <m:rPr>
                <m:sty m:val="p"/>
              </m:rPr>
              <w:rPr>
                <w:rFonts w:ascii="Cambria Math" w:hAnsi="Cambria Math" w:cs="Calibri"/>
              </w:rPr>
              <m:t>δ</m:t>
            </m:r>
          </m:e>
          <m:sub>
            <m:r>
              <w:rPr>
                <w:rFonts w:ascii="Cambria Math" w:hAnsi="Cambria Math" w:cs="Calibri"/>
              </w:rPr>
              <m:t>uv</m:t>
            </m:r>
          </m:sub>
        </m:sSub>
      </m:oMath>
      <w:r w:rsidRPr="00635647">
        <w:rPr>
          <w:rFonts w:ascii="Times New Roman" w:hAnsi="Times New Roman" w:cs="Times New Roman"/>
        </w:rPr>
        <w:t xml:space="preserve"> term which was the distance between the </w:t>
      </w:r>
      <w:r w:rsidR="7F1AF953" w:rsidRPr="00635647">
        <w:rPr>
          <w:rFonts w:ascii="Times New Roman" w:hAnsi="Times New Roman" w:cs="Times New Roman"/>
        </w:rPr>
        <w:t>recentered</w:t>
      </w:r>
      <w:r w:rsidRPr="00635647">
        <w:rPr>
          <w:rFonts w:ascii="Times New Roman" w:hAnsi="Times New Roman" w:cs="Times New Roman"/>
        </w:rPr>
        <w:t xml:space="preserve"> </w:t>
      </w:r>
      <w:r w:rsidR="00F179F8" w:rsidRPr="00635647">
        <w:rPr>
          <w:rFonts w:ascii="Times New Roman" w:hAnsi="Times New Roman" w:cs="Times New Roman"/>
        </w:rPr>
        <w:t xml:space="preserve">observer </w:t>
      </w:r>
      <w:r w:rsidRPr="00635647">
        <w:rPr>
          <w:rFonts w:ascii="Times New Roman" w:hAnsi="Times New Roman" w:cs="Times New Roman"/>
        </w:rPr>
        <w:t>response and the one projected onto the illuminant line.</w:t>
      </w:r>
      <w:r w:rsidR="000C6C1F" w:rsidRPr="00635647">
        <w:rPr>
          <w:rFonts w:ascii="Times New Roman" w:hAnsi="Times New Roman" w:cs="Times New Roman"/>
        </w:rPr>
        <w:t xml:space="preserve"> </w:t>
      </w:r>
      <w:r w:rsidR="0041092E" w:rsidRPr="00635647">
        <w:rPr>
          <w:rFonts w:ascii="Times New Roman" w:hAnsi="Times New Roman" w:cs="Times New Roman"/>
        </w:rPr>
        <w:t xml:space="preserve">A higher </w:t>
      </w:r>
      <m:oMath>
        <m:sSub>
          <m:sSubPr>
            <m:ctrlPr>
              <w:rPr>
                <w:rFonts w:ascii="Cambria Math" w:hAnsi="Cambria Math" w:cs="Calibri"/>
                <w:i/>
              </w:rPr>
            </m:ctrlPr>
          </m:sSubPr>
          <m:e>
            <m:r>
              <m:rPr>
                <m:sty m:val="p"/>
              </m:rPr>
              <w:rPr>
                <w:rFonts w:ascii="Cambria Math" w:hAnsi="Cambria Math" w:cs="Calibri"/>
              </w:rPr>
              <m:t>δ</m:t>
            </m:r>
          </m:e>
          <m:sub>
            <m:r>
              <w:rPr>
                <w:rFonts w:ascii="Cambria Math" w:hAnsi="Cambria Math" w:cs="Calibri"/>
              </w:rPr>
              <m:t>uv</m:t>
            </m:r>
          </m:sub>
        </m:sSub>
      </m:oMath>
      <w:r w:rsidR="0041092E" w:rsidRPr="00635647">
        <w:rPr>
          <w:rFonts w:ascii="Times New Roman" w:hAnsi="Times New Roman" w:cs="Times New Roman"/>
        </w:rPr>
        <w:t xml:space="preserve"> indicates a greater deviation from the illuminant line. Positive values indicate that the recentered response is clockwise of the illuminant line, while negative values indicate it is counterclockwise</w:t>
      </w:r>
      <w:r w:rsidR="00955130" w:rsidRPr="00635647">
        <w:rPr>
          <w:rFonts w:ascii="Times New Roman" w:hAnsi="Times New Roman" w:cs="Times New Roman"/>
        </w:rPr>
        <w:t xml:space="preserve"> of the illuminant line</w:t>
      </w:r>
      <w:r w:rsidR="0041092E" w:rsidRPr="00635647">
        <w:rPr>
          <w:rFonts w:ascii="Times New Roman" w:hAnsi="Times New Roman" w:cs="Times New Roman"/>
        </w:rPr>
        <w:t>.</w:t>
      </w:r>
      <w:r w:rsidRPr="00635647">
        <w:rPr>
          <w:rFonts w:ascii="Times New Roman" w:hAnsi="Times New Roman" w:cs="Times New Roman"/>
        </w:rPr>
        <w:t xml:space="preserve"> </w:t>
      </w:r>
      <w:r w:rsidR="00424715" w:rsidRPr="00635647">
        <w:rPr>
          <w:rFonts w:ascii="Times New Roman" w:hAnsi="Times New Roman" w:cs="Times New Roman"/>
        </w:rPr>
        <w:t xml:space="preserve">We first created a frequency graph to examine how far participants' responses were from the illuminant line. Figure </w:t>
      </w:r>
      <w:r w:rsidR="0055761E" w:rsidRPr="00635647">
        <w:rPr>
          <w:rFonts w:ascii="Times New Roman" w:hAnsi="Times New Roman" w:cs="Times New Roman"/>
        </w:rPr>
        <w:t>33</w:t>
      </w:r>
      <w:r w:rsidR="00424715" w:rsidRPr="00635647">
        <w:rPr>
          <w:rFonts w:ascii="Times New Roman" w:hAnsi="Times New Roman" w:cs="Times New Roman"/>
        </w:rPr>
        <w:t xml:space="preserve"> shows the frequency of </w:t>
      </w:r>
      <m:oMath>
        <m:sSub>
          <m:sSubPr>
            <m:ctrlPr>
              <w:rPr>
                <w:rFonts w:ascii="Cambria Math" w:hAnsi="Cambria Math" w:cs="Calibri"/>
                <w:i/>
              </w:rPr>
            </m:ctrlPr>
          </m:sSubPr>
          <m:e>
            <m:r>
              <m:rPr>
                <m:sty m:val="p"/>
              </m:rPr>
              <w:rPr>
                <w:rFonts w:ascii="Cambria Math" w:hAnsi="Cambria Math" w:cs="Calibri"/>
              </w:rPr>
              <m:t>δ</m:t>
            </m:r>
          </m:e>
          <m:sub>
            <m:r>
              <w:rPr>
                <w:rFonts w:ascii="Cambria Math" w:hAnsi="Cambria Math" w:cs="Calibri"/>
              </w:rPr>
              <m:t>uv</m:t>
            </m:r>
          </m:sub>
        </m:sSub>
      </m:oMath>
      <w:r w:rsidR="00424715" w:rsidRPr="00635647">
        <w:rPr>
          <w:rFonts w:ascii="Times New Roman" w:hAnsi="Times New Roman" w:cs="Times New Roman"/>
        </w:rPr>
        <w:t xml:space="preserve"> for both VR and Flat conditions. The data is normally distributed, with most responses clustered around 0, indicating that many were close to the illuminant line even before projection. The VR condition shows a slightly narrower distribution, suggesting less variation from the illuminant line compared to the Flat condition</w:t>
      </w:r>
      <w:r w:rsidR="00823F8B" w:rsidRPr="00635647">
        <w:rPr>
          <w:rFonts w:ascii="Times New Roman" w:hAnsi="Times New Roman" w:cs="Times New Roman"/>
        </w:rPr>
        <w:t>.</w:t>
      </w:r>
    </w:p>
    <w:p w14:paraId="25824ABA" w14:textId="1521825C" w:rsidR="00976847" w:rsidRPr="00635647" w:rsidRDefault="00A05841" w:rsidP="00635647">
      <w:pPr>
        <w:spacing w:line="480" w:lineRule="auto"/>
        <w:jc w:val="center"/>
        <w:rPr>
          <w:rFonts w:ascii="Times New Roman" w:hAnsi="Times New Roman" w:cs="Times New Roman"/>
        </w:rPr>
      </w:pPr>
      <w:r w:rsidRPr="00635647">
        <w:rPr>
          <w:noProof/>
        </w:rPr>
        <w:drawing>
          <wp:inline distT="0" distB="0" distL="0" distR="0" wp14:anchorId="4192C00A" wp14:editId="62D91364">
            <wp:extent cx="2718652" cy="2308597"/>
            <wp:effectExtent l="0" t="0" r="5715" b="0"/>
            <wp:docPr id="6310536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53638" name="Picture 3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721340" cy="2310879"/>
                    </a:xfrm>
                    <a:prstGeom prst="rect">
                      <a:avLst/>
                    </a:prstGeom>
                  </pic:spPr>
                </pic:pic>
              </a:graphicData>
            </a:graphic>
          </wp:inline>
        </w:drawing>
      </w:r>
      <w:r w:rsidR="00976847" w:rsidRPr="00635647">
        <w:rPr>
          <w:noProof/>
        </w:rPr>
        <w:drawing>
          <wp:inline distT="0" distB="0" distL="0" distR="0" wp14:anchorId="1C0A93E1" wp14:editId="53F115AB">
            <wp:extent cx="2803572" cy="2322077"/>
            <wp:effectExtent l="0" t="0" r="0" b="2540"/>
            <wp:docPr id="204789096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90966" name="Picture 3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808082" cy="2325813"/>
                    </a:xfrm>
                    <a:prstGeom prst="rect">
                      <a:avLst/>
                    </a:prstGeom>
                  </pic:spPr>
                </pic:pic>
              </a:graphicData>
            </a:graphic>
          </wp:inline>
        </w:drawing>
      </w:r>
    </w:p>
    <w:p w14:paraId="38E494CC" w14:textId="5E2F7481" w:rsidR="74AB66F7" w:rsidRPr="00635647" w:rsidRDefault="0094376D" w:rsidP="0073533C">
      <w:pPr>
        <w:pStyle w:val="FigureCap"/>
        <w:rPr>
          <w:iCs/>
        </w:rPr>
      </w:pPr>
      <w:bookmarkStart w:id="144" w:name="_Toc195957253"/>
      <w:bookmarkStart w:id="145" w:name="_Toc195957479"/>
      <w:r w:rsidRPr="00635647">
        <w:rPr>
          <w:b/>
        </w:rPr>
        <w:t xml:space="preserve">Figure </w:t>
      </w:r>
      <w:r w:rsidRPr="00635647">
        <w:rPr>
          <w:b/>
          <w:iCs/>
        </w:rPr>
        <w:fldChar w:fldCharType="begin"/>
      </w:r>
      <w:r w:rsidRPr="00635647">
        <w:rPr>
          <w:b/>
        </w:rPr>
        <w:instrText xml:space="preserve"> SEQ Figure \* ARABIC </w:instrText>
      </w:r>
      <w:r w:rsidRPr="00635647">
        <w:rPr>
          <w:b/>
          <w:iCs/>
        </w:rPr>
        <w:fldChar w:fldCharType="separate"/>
      </w:r>
      <w:r w:rsidRPr="00635647">
        <w:rPr>
          <w:b/>
          <w:noProof/>
        </w:rPr>
        <w:t>33</w:t>
      </w:r>
      <w:r w:rsidRPr="00635647">
        <w:rPr>
          <w:b/>
          <w:iCs/>
        </w:rPr>
        <w:fldChar w:fldCharType="end"/>
      </w:r>
      <w:r w:rsidR="74AB66F7" w:rsidRPr="00635647">
        <w:rPr>
          <w:b/>
        </w:rPr>
        <w:t>.</w:t>
      </w:r>
      <w:r w:rsidR="74AB66F7" w:rsidRPr="00635647">
        <w:t xml:space="preserve"> </w:t>
      </w:r>
      <w:r w:rsidR="00E54CF1" w:rsidRPr="00635647">
        <w:t xml:space="preserve">Frequency of </w:t>
      </w:r>
      <m:oMath>
        <m:sSub>
          <m:sSubPr>
            <m:ctrlPr>
              <w:rPr>
                <w:rFonts w:ascii="Cambria Math" w:hAnsi="Cambria Math"/>
              </w:rPr>
            </m:ctrlPr>
          </m:sSubPr>
          <m:e>
            <m:r>
              <w:rPr>
                <w:rFonts w:ascii="Cambria Math" w:hAnsi="Cambria Math"/>
              </w:rPr>
              <m:t>δ</m:t>
            </m:r>
          </m:e>
          <m:sub>
            <m:r>
              <w:rPr>
                <w:rFonts w:ascii="Cambria Math" w:hAnsi="Cambria Math"/>
              </w:rPr>
              <m:t>uv</m:t>
            </m:r>
          </m:sub>
        </m:sSub>
      </m:oMath>
      <w:r w:rsidR="00E54CF1" w:rsidRPr="00635647">
        <w:t xml:space="preserve"> for </w:t>
      </w:r>
      <w:r w:rsidR="00DD4381" w:rsidRPr="00635647">
        <w:t>VR and Flat conditions.</w:t>
      </w:r>
      <w:bookmarkEnd w:id="144"/>
      <w:bookmarkEnd w:id="145"/>
      <w:r w:rsidR="00DD4381" w:rsidRPr="00635647">
        <w:t xml:space="preserve"> </w:t>
      </w:r>
    </w:p>
    <w:p w14:paraId="45995D6C" w14:textId="14ECC3CA" w:rsidR="74AB66F7" w:rsidRPr="00635647" w:rsidRDefault="008D7097" w:rsidP="00635647">
      <w:pPr>
        <w:spacing w:line="480" w:lineRule="auto"/>
        <w:rPr>
          <w:rFonts w:ascii="Times New Roman" w:hAnsi="Times New Roman" w:cs="Times New Roman"/>
        </w:rPr>
      </w:pPr>
      <w:r w:rsidRPr="00635647">
        <w:rPr>
          <w:rFonts w:ascii="Times New Roman" w:hAnsi="Times New Roman" w:cs="Times New Roman"/>
        </w:rPr>
        <w:t xml:space="preserve">Next, we examined whether there was any correlation between </w:t>
      </w:r>
      <m:oMath>
        <m:sSub>
          <m:sSubPr>
            <m:ctrlPr>
              <w:rPr>
                <w:rFonts w:ascii="Cambria Math" w:hAnsi="Cambria Math" w:cs="Calibri"/>
                <w:i/>
              </w:rPr>
            </m:ctrlPr>
          </m:sSubPr>
          <m:e>
            <m:r>
              <m:rPr>
                <m:sty m:val="p"/>
              </m:rPr>
              <w:rPr>
                <w:rFonts w:ascii="Cambria Math" w:hAnsi="Cambria Math" w:cs="Calibri"/>
              </w:rPr>
              <m:t>δ</m:t>
            </m:r>
          </m:e>
          <m:sub>
            <m:r>
              <w:rPr>
                <w:rFonts w:ascii="Cambria Math" w:hAnsi="Cambria Math" w:cs="Calibri"/>
              </w:rPr>
              <m:t>uv</m:t>
            </m:r>
          </m:sub>
        </m:sSub>
      </m:oMath>
      <w:r w:rsidRPr="00635647">
        <w:rPr>
          <w:rFonts w:ascii="Times New Roman" w:hAnsi="Times New Roman" w:cs="Times New Roman"/>
        </w:rPr>
        <w:t xml:space="preserve"> f and CI to determine if the projection might have biased the CIs. Figure </w:t>
      </w:r>
      <w:r w:rsidR="0055761E" w:rsidRPr="00635647">
        <w:rPr>
          <w:rFonts w:ascii="Times New Roman" w:hAnsi="Times New Roman" w:cs="Times New Roman"/>
        </w:rPr>
        <w:t>34</w:t>
      </w:r>
      <w:r w:rsidRPr="00635647">
        <w:rPr>
          <w:rFonts w:ascii="Times New Roman" w:hAnsi="Times New Roman" w:cs="Times New Roman"/>
        </w:rPr>
        <w:t xml:space="preserve"> shows </w:t>
      </w:r>
      <w:r w:rsidR="0042676F" w:rsidRPr="00635647">
        <w:rPr>
          <w:rFonts w:ascii="Times New Roman" w:hAnsi="Times New Roman" w:cs="Times New Roman"/>
        </w:rPr>
        <w:t xml:space="preserve">the magnitude of </w:t>
      </w:r>
      <m:oMath>
        <m:sSub>
          <m:sSubPr>
            <m:ctrlPr>
              <w:rPr>
                <w:rFonts w:ascii="Cambria Math" w:hAnsi="Cambria Math" w:cs="Calibri"/>
                <w:i/>
              </w:rPr>
            </m:ctrlPr>
          </m:sSubPr>
          <m:e>
            <m:r>
              <m:rPr>
                <m:sty m:val="p"/>
              </m:rPr>
              <w:rPr>
                <w:rFonts w:ascii="Cambria Math" w:hAnsi="Cambria Math" w:cs="Calibri"/>
              </w:rPr>
              <m:t>δ</m:t>
            </m:r>
          </m:e>
          <m:sub>
            <m:r>
              <w:rPr>
                <w:rFonts w:ascii="Cambria Math" w:hAnsi="Cambria Math" w:cs="Calibri"/>
              </w:rPr>
              <m:t>uv</m:t>
            </m:r>
          </m:sub>
        </m:sSub>
      </m:oMath>
      <w:r w:rsidRPr="00635647">
        <w:rPr>
          <w:rFonts w:ascii="Times New Roman" w:hAnsi="Times New Roman" w:cs="Times New Roman"/>
        </w:rPr>
        <w:t xml:space="preserve"> versus CI plots for both VR and Flat conditions. There is no apparent trend in either graph</w:t>
      </w:r>
      <w:r w:rsidR="00283A10" w:rsidRPr="00635647">
        <w:rPr>
          <w:rFonts w:ascii="Times New Roman" w:hAnsi="Times New Roman" w:cs="Times New Roman"/>
        </w:rPr>
        <w:t xml:space="preserve"> (VR: r = </w:t>
      </w:r>
      <w:r w:rsidR="00AF7761" w:rsidRPr="00635647">
        <w:rPr>
          <w:rFonts w:ascii="Times New Roman" w:hAnsi="Times New Roman" w:cs="Times New Roman"/>
        </w:rPr>
        <w:t>-</w:t>
      </w:r>
      <w:r w:rsidR="00283A10" w:rsidRPr="00635647">
        <w:rPr>
          <w:rFonts w:ascii="Times New Roman" w:hAnsi="Times New Roman" w:cs="Times New Roman"/>
        </w:rPr>
        <w:t xml:space="preserve">0.1155; Flat: r </w:t>
      </w:r>
      <w:r w:rsidR="00283A10" w:rsidRPr="00635647">
        <w:rPr>
          <w:rFonts w:ascii="Times New Roman" w:hAnsi="Times New Roman" w:cs="Times New Roman"/>
        </w:rPr>
        <w:lastRenderedPageBreak/>
        <w:t xml:space="preserve">= </w:t>
      </w:r>
      <w:r w:rsidR="00BA0906" w:rsidRPr="00635647">
        <w:rPr>
          <w:rFonts w:ascii="Times New Roman" w:hAnsi="Times New Roman" w:cs="Times New Roman"/>
        </w:rPr>
        <w:t>-0.1425)</w:t>
      </w:r>
      <w:r w:rsidRPr="00635647">
        <w:rPr>
          <w:rFonts w:ascii="Times New Roman" w:hAnsi="Times New Roman" w:cs="Times New Roman"/>
        </w:rPr>
        <w:t xml:space="preserve">, suggesting that projecting responses with high </w:t>
      </w:r>
      <m:oMath>
        <m:sSub>
          <m:sSubPr>
            <m:ctrlPr>
              <w:rPr>
                <w:rFonts w:ascii="Cambria Math" w:hAnsi="Cambria Math" w:cs="Calibri"/>
                <w:i/>
              </w:rPr>
            </m:ctrlPr>
          </m:sSubPr>
          <m:e>
            <m:r>
              <m:rPr>
                <m:sty m:val="p"/>
              </m:rPr>
              <w:rPr>
                <w:rFonts w:ascii="Cambria Math" w:hAnsi="Cambria Math" w:cs="Calibri"/>
              </w:rPr>
              <m:t>δ</m:t>
            </m:r>
          </m:e>
          <m:sub>
            <m:r>
              <w:rPr>
                <w:rFonts w:ascii="Cambria Math" w:hAnsi="Cambria Math" w:cs="Calibri"/>
              </w:rPr>
              <m:t>uv</m:t>
            </m:r>
          </m:sub>
        </m:sSub>
      </m:oMath>
      <w:r w:rsidRPr="00635647">
        <w:rPr>
          <w:rFonts w:ascii="Times New Roman" w:hAnsi="Times New Roman" w:cs="Times New Roman"/>
        </w:rPr>
        <w:t xml:space="preserve"> does not result in artificially high or low CIs.</w:t>
      </w:r>
    </w:p>
    <w:p w14:paraId="5A2A49E9" w14:textId="7B41BF6E" w:rsidR="54FE73B4" w:rsidRPr="00635647" w:rsidRDefault="54FE73B4" w:rsidP="00635647">
      <w:pPr>
        <w:spacing w:line="480" w:lineRule="auto"/>
        <w:jc w:val="center"/>
      </w:pPr>
      <w:r w:rsidRPr="00635647">
        <w:rPr>
          <w:noProof/>
        </w:rPr>
        <w:drawing>
          <wp:inline distT="0" distB="0" distL="0" distR="0" wp14:anchorId="2E56AD5E" wp14:editId="64B6CD5B">
            <wp:extent cx="2920709" cy="2399222"/>
            <wp:effectExtent l="0" t="0" r="0" b="1270"/>
            <wp:docPr id="2054622193" name="Picture 205462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22193" name="Picture 205462219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926739" cy="2404175"/>
                    </a:xfrm>
                    <a:prstGeom prst="rect">
                      <a:avLst/>
                    </a:prstGeom>
                  </pic:spPr>
                </pic:pic>
              </a:graphicData>
            </a:graphic>
          </wp:inline>
        </w:drawing>
      </w:r>
      <w:r w:rsidRPr="00635647">
        <w:rPr>
          <w:noProof/>
        </w:rPr>
        <w:drawing>
          <wp:inline distT="0" distB="0" distL="0" distR="0" wp14:anchorId="6EB53C79" wp14:editId="79E1C105">
            <wp:extent cx="2908495" cy="2389188"/>
            <wp:effectExtent l="0" t="0" r="6350" b="0"/>
            <wp:docPr id="163613302" name="Picture 163613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3302" name="Picture 16361330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912904" cy="2392809"/>
                    </a:xfrm>
                    <a:prstGeom prst="rect">
                      <a:avLst/>
                    </a:prstGeom>
                  </pic:spPr>
                </pic:pic>
              </a:graphicData>
            </a:graphic>
          </wp:inline>
        </w:drawing>
      </w:r>
    </w:p>
    <w:p w14:paraId="1C5CD6A3" w14:textId="3CAC66B9" w:rsidR="00685CFB" w:rsidRDefault="0094376D" w:rsidP="0073533C">
      <w:pPr>
        <w:pStyle w:val="FigureCap"/>
        <w:rPr>
          <w:iCs/>
        </w:rPr>
      </w:pPr>
      <w:bookmarkStart w:id="146" w:name="_Toc195957254"/>
      <w:bookmarkStart w:id="147" w:name="_Toc195957480"/>
      <w:r w:rsidRPr="00635647">
        <w:rPr>
          <w:b/>
        </w:rPr>
        <w:t xml:space="preserve">Figure </w:t>
      </w:r>
      <w:r w:rsidRPr="00635647">
        <w:rPr>
          <w:b/>
          <w:iCs/>
        </w:rPr>
        <w:fldChar w:fldCharType="begin"/>
      </w:r>
      <w:r w:rsidRPr="00635647">
        <w:rPr>
          <w:b/>
        </w:rPr>
        <w:instrText xml:space="preserve"> SEQ Figure \* ARABIC </w:instrText>
      </w:r>
      <w:r w:rsidRPr="00635647">
        <w:rPr>
          <w:b/>
          <w:iCs/>
        </w:rPr>
        <w:fldChar w:fldCharType="separate"/>
      </w:r>
      <w:r w:rsidRPr="00635647">
        <w:rPr>
          <w:b/>
          <w:noProof/>
        </w:rPr>
        <w:t>34</w:t>
      </w:r>
      <w:r w:rsidRPr="00635647">
        <w:rPr>
          <w:b/>
          <w:iCs/>
        </w:rPr>
        <w:fldChar w:fldCharType="end"/>
      </w:r>
      <w:r w:rsidR="54FE73B4" w:rsidRPr="00635647">
        <w:rPr>
          <w:b/>
        </w:rPr>
        <w:t>.</w:t>
      </w:r>
      <w:r w:rsidR="54FE73B4" w:rsidRPr="00635647">
        <w:t xml:space="preserve"> </w:t>
      </w:r>
      <w:r w:rsidR="007314AF" w:rsidRPr="00635647">
        <w:t xml:space="preserve">Magnitude of </w:t>
      </w:r>
      <m:oMath>
        <m:sSub>
          <m:sSubPr>
            <m:ctrlPr>
              <w:rPr>
                <w:rFonts w:ascii="Cambria Math" w:hAnsi="Cambria Math"/>
              </w:rPr>
            </m:ctrlPr>
          </m:sSubPr>
          <m:e>
            <m:r>
              <w:rPr>
                <w:rFonts w:ascii="Cambria Math" w:hAnsi="Cambria Math"/>
              </w:rPr>
              <m:t>δ</m:t>
            </m:r>
          </m:e>
          <m:sub>
            <m:r>
              <w:rPr>
                <w:rFonts w:ascii="Cambria Math" w:hAnsi="Cambria Math"/>
              </w:rPr>
              <m:t>uv</m:t>
            </m:r>
          </m:sub>
        </m:sSub>
      </m:oMath>
      <w:r w:rsidR="008D7097" w:rsidRPr="00635647">
        <w:t xml:space="preserve"> </w:t>
      </w:r>
      <w:r w:rsidR="007314AF" w:rsidRPr="00635647">
        <w:t xml:space="preserve">as a function of CI for VR and Flat conditions. </w:t>
      </w:r>
      <w:r w:rsidR="00A22802" w:rsidRPr="00635647">
        <w:t>R-values indicate low correlation for either display condition (VR: r = -0.1155; Flat: r = -0.1425).</w:t>
      </w:r>
      <w:bookmarkEnd w:id="146"/>
      <w:bookmarkEnd w:id="147"/>
    </w:p>
    <w:p w14:paraId="3580F40E" w14:textId="77777777" w:rsidR="00635647" w:rsidRDefault="00635647" w:rsidP="00635647"/>
    <w:p w14:paraId="67729059" w14:textId="77777777" w:rsidR="00635647" w:rsidRDefault="00635647" w:rsidP="00635647"/>
    <w:p w14:paraId="74C07341" w14:textId="77777777" w:rsidR="00635647" w:rsidRDefault="00635647" w:rsidP="00635647"/>
    <w:p w14:paraId="64A047C4" w14:textId="77777777" w:rsidR="00635647" w:rsidRDefault="00635647" w:rsidP="00635647"/>
    <w:p w14:paraId="30B24E2D" w14:textId="77777777" w:rsidR="00635647" w:rsidRDefault="00635647" w:rsidP="00635647"/>
    <w:p w14:paraId="62C94BBB" w14:textId="77777777" w:rsidR="00635647" w:rsidRDefault="00635647" w:rsidP="00635647"/>
    <w:p w14:paraId="65B0A6B1" w14:textId="77777777" w:rsidR="00635647" w:rsidRDefault="00635647" w:rsidP="00635647"/>
    <w:p w14:paraId="1FE80B84" w14:textId="77777777" w:rsidR="00635647" w:rsidRDefault="00635647" w:rsidP="00635647"/>
    <w:p w14:paraId="28FAC6CC" w14:textId="77777777" w:rsidR="00635647" w:rsidRDefault="00635647" w:rsidP="00635647"/>
    <w:p w14:paraId="1F078F1D" w14:textId="77777777" w:rsidR="00635647" w:rsidRPr="00635647" w:rsidRDefault="00635647" w:rsidP="00635647"/>
    <w:p w14:paraId="7EEEEA6B" w14:textId="3F10A599" w:rsidR="00453A42" w:rsidRPr="00635647" w:rsidRDefault="00685CFB" w:rsidP="00635647">
      <w:pPr>
        <w:pStyle w:val="ChapterTitle"/>
        <w:spacing w:line="480" w:lineRule="auto"/>
      </w:pPr>
      <w:bookmarkStart w:id="148" w:name="_Toc195975255"/>
      <w:r w:rsidRPr="00635647">
        <w:lastRenderedPageBreak/>
        <w:t xml:space="preserve">Chapter 6: </w:t>
      </w:r>
      <w:r w:rsidR="00F929E0" w:rsidRPr="00635647">
        <w:t>Discussion</w:t>
      </w:r>
      <w:bookmarkEnd w:id="148"/>
      <w:r w:rsidR="617BFBCE" w:rsidRPr="00635647">
        <w:t xml:space="preserve"> </w:t>
      </w:r>
    </w:p>
    <w:p w14:paraId="14402A97" w14:textId="2F50DEE2" w:rsidR="00972DC4" w:rsidRPr="00635647" w:rsidRDefault="00972DC4" w:rsidP="00635647">
      <w:pPr>
        <w:spacing w:line="480" w:lineRule="auto"/>
        <w:rPr>
          <w:rFonts w:ascii="Times New Roman" w:hAnsi="Times New Roman" w:cs="Times New Roman"/>
        </w:rPr>
      </w:pPr>
      <w:r w:rsidRPr="00635647">
        <w:rPr>
          <w:rFonts w:ascii="Times New Roman" w:hAnsi="Times New Roman" w:cs="Times New Roman"/>
        </w:rPr>
        <w:t xml:space="preserve">In Chapter 3, we presented a psychophysical experiment designed </w:t>
      </w:r>
      <w:r w:rsidR="000E698C" w:rsidRPr="00635647">
        <w:rPr>
          <w:rFonts w:ascii="Times New Roman" w:hAnsi="Times New Roman" w:cs="Times New Roman"/>
        </w:rPr>
        <w:t xml:space="preserve">to evaluate whether and to what extent color constancy varied when adapting to virtual scenes while viewing different displays (VR vs flat), under different chromatic light sources (red, green, blue, yellow), and with different target lightness (L* = 40, 55, 70). </w:t>
      </w:r>
      <w:r w:rsidRPr="00635647">
        <w:rPr>
          <w:rFonts w:ascii="Times New Roman" w:hAnsi="Times New Roman" w:cs="Times New Roman"/>
        </w:rPr>
        <w:t xml:space="preserve">Our findings demonstrated that color constancy was significantly greater when participants viewed the scene through a VR headset compared to a flat-panel display, providing support for our hypothesis that the increased immersion of VR enhances chromatic adaptation. This main effect of display </w:t>
      </w:r>
      <w:r w:rsidR="00A563A8" w:rsidRPr="00635647">
        <w:rPr>
          <w:rFonts w:ascii="Times New Roman" w:hAnsi="Times New Roman" w:cs="Times New Roman"/>
        </w:rPr>
        <w:t>type</w:t>
      </w:r>
      <w:r w:rsidRPr="00635647">
        <w:rPr>
          <w:rFonts w:ascii="Times New Roman" w:hAnsi="Times New Roman" w:cs="Times New Roman"/>
        </w:rPr>
        <w:t xml:space="preserve"> was consistent across different illuminants and lightness levels. While we did not observe strong interactions between display </w:t>
      </w:r>
      <w:r w:rsidR="00A563A8" w:rsidRPr="00635647">
        <w:rPr>
          <w:rFonts w:ascii="Times New Roman" w:hAnsi="Times New Roman" w:cs="Times New Roman"/>
        </w:rPr>
        <w:t>condition</w:t>
      </w:r>
      <w:r w:rsidRPr="00635647">
        <w:rPr>
          <w:rFonts w:ascii="Times New Roman" w:hAnsi="Times New Roman" w:cs="Times New Roman"/>
        </w:rPr>
        <w:t xml:space="preserve"> and the other factors, we did uncover some unexpected differences between specific illuminants and lightness levels. In the following sections, we discuss these findings in more detail, considering possible interpretations and connecting them to prior research in the field.</w:t>
      </w:r>
    </w:p>
    <w:p w14:paraId="4B2984B8" w14:textId="5719CFA7" w:rsidR="00BF5331" w:rsidRPr="00635647" w:rsidRDefault="00904801" w:rsidP="00635647">
      <w:pPr>
        <w:pStyle w:val="Section"/>
        <w:spacing w:line="480" w:lineRule="auto"/>
      </w:pPr>
      <w:bookmarkStart w:id="149" w:name="_Toc195975256"/>
      <w:r w:rsidRPr="00635647">
        <w:t>6.1 Display Condition</w:t>
      </w:r>
      <w:bookmarkEnd w:id="149"/>
    </w:p>
    <w:p w14:paraId="6452ACE2" w14:textId="78E058F2" w:rsidR="000841AA" w:rsidRPr="00635647" w:rsidRDefault="00D46CDE" w:rsidP="00635647">
      <w:pPr>
        <w:pStyle w:val="Body"/>
        <w:spacing w:line="480" w:lineRule="auto"/>
      </w:pPr>
      <w:r w:rsidRPr="00635647">
        <w:t>We found that CI was significantly higher in VR compared to the flat-panel display. Although this difference was statistically significant, the effect size was small, indicating that while VR offers improved color constancy over flat-panel displays, it may still fall short of replicating real-world visual experiences</w:t>
      </w:r>
      <w:r w:rsidR="00F22BBD" w:rsidRPr="00635647">
        <w:t>.</w:t>
      </w:r>
      <w:r w:rsidR="000841AA" w:rsidRPr="00635647">
        <w:t xml:space="preserve"> </w:t>
      </w:r>
      <w:r w:rsidR="00A122C9" w:rsidRPr="00635647">
        <w:t xml:space="preserve"> Color constancy indices (CI) vary widely depending on experimental conditions. In achromatic adjustment tasks on monitors, CI values can range from 0.28 to 0.87 </w:t>
      </w:r>
      <w:sdt>
        <w:sdtPr>
          <w:rPr>
            <w:color w:val="000000"/>
          </w:rPr>
          <w:tag w:val="MENDELEY_CITATION_v3_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"/>
          <w:id w:val="-1850555877"/>
          <w:placeholder>
            <w:docPart w:val="DefaultPlaceholder_-1854013440"/>
          </w:placeholder>
        </w:sdtPr>
        <w:sdtContent>
          <w:r w:rsidR="00617901" w:rsidRPr="00617901">
            <w:rPr>
              <w:color w:val="000000"/>
            </w:rPr>
            <w:t>(Foster, 2011)</w:t>
          </w:r>
        </w:sdtContent>
      </w:sdt>
      <w:r w:rsidR="00A122C9" w:rsidRPr="00635647">
        <w:t xml:space="preserve"> while real illuminated scenes often yield higher constancy, typically at or above 0.8 </w:t>
      </w:r>
      <w:sdt>
        <w:sdtPr>
          <w:rPr>
            <w:color w:val="000000"/>
          </w:rPr>
          <w:tag w:val="MENDELEY_CITATION_v3_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"/>
          <w:id w:val="1104161994"/>
          <w:placeholder>
            <w:docPart w:val="DefaultPlaceholder_-1854013440"/>
          </w:placeholder>
        </w:sdtPr>
        <w:sdtContent>
          <w:r w:rsidR="00617901" w:rsidRPr="00617901">
            <w:rPr>
              <w:color w:val="000000"/>
            </w:rPr>
            <w:t>(Díaz-Barrancas et al., 2024)</w:t>
          </w:r>
        </w:sdtContent>
      </w:sdt>
      <w:r w:rsidR="00A122C9" w:rsidRPr="00635647">
        <w:t xml:space="preserve"> However, because CI is not a standardized measure, its magnitude is best interpreted relative to other conditions within the same experiment. Cross-study comparisons are challenging due to differences in task type, color space, and </w:t>
      </w:r>
      <w:r w:rsidR="00A122C9" w:rsidRPr="00635647">
        <w:lastRenderedPageBreak/>
        <w:t>computational methods.</w:t>
      </w:r>
      <w:r w:rsidR="002316BD" w:rsidRPr="00635647">
        <w:t xml:space="preserve"> </w:t>
      </w:r>
      <w:r w:rsidR="00A122C9" w:rsidRPr="00635647">
        <w:t xml:space="preserve">For example, our average CI in the VR condition (0.569) was lower than that reported by </w:t>
      </w:r>
      <w:sdt>
        <w:sdtPr>
          <w:rPr>
            <w:color w:val="000000"/>
          </w:rPr>
          <w:tag w:val="MENDELEY_CITATION_v3_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"/>
          <w:id w:val="237531617"/>
          <w:placeholder>
            <w:docPart w:val="DefaultPlaceholder_-1854013440"/>
          </w:placeholder>
        </w:sdtPr>
        <w:sdtContent>
          <w:r w:rsidR="00617901" w:rsidRPr="00617901">
            <w:rPr>
              <w:color w:val="000000"/>
            </w:rPr>
            <w:t>Gil Rodríguez et al. (2024)</w:t>
          </w:r>
        </w:sdtContent>
      </w:sdt>
      <w:r w:rsidR="00A122C9" w:rsidRPr="00635647">
        <w:t>, that found a CI of 0.96 in a VR indoor scene. However, their study used a forced-choice selection task instead of achromatic adjustment, and calculated CI in CIELAB space using a different method. Despite both studies using the same color characterization protocol, same chromaticity of illuminants, and Unreal Engine for rendering, differences in scene content, VR hardware, and experiment procedure make direct comparisons difficult.</w:t>
      </w:r>
    </w:p>
    <w:p w14:paraId="0C8B9272" w14:textId="5C773D59" w:rsidR="007B1E46" w:rsidRPr="00635647" w:rsidRDefault="002316BD" w:rsidP="00635647">
      <w:pPr>
        <w:pStyle w:val="Body"/>
        <w:spacing w:line="480" w:lineRule="auto"/>
      </w:pPr>
      <w:r w:rsidRPr="00635647">
        <w:t>Nevertheless, i</w:t>
      </w:r>
      <w:r w:rsidR="001E1DB2" w:rsidRPr="00635647">
        <w:t xml:space="preserve">n our case, the characteristics of VR, such as a larger field of view, binocular disparity, and depth cues, appear to support constancy. </w:t>
      </w:r>
      <w:r w:rsidR="00FD6AB8" w:rsidRPr="00635647">
        <w:t xml:space="preserve">Several prior studies reinforce this: </w:t>
      </w:r>
      <w:sdt>
        <w:sdtPr>
          <w:rPr>
            <w:color w:val="000000"/>
          </w:rPr>
          <w:tag w:val="MENDELEY_CITATION_v3_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"/>
          <w:id w:val="1963304465"/>
          <w:placeholder>
            <w:docPart w:val="DefaultPlaceholder_-1854013440"/>
          </w:placeholder>
        </w:sdtPr>
        <w:sdtContent>
          <w:r w:rsidR="00617901" w:rsidRPr="00617901">
            <w:rPr>
              <w:color w:val="000000"/>
            </w:rPr>
            <w:t>Murray et al. (2006)</w:t>
          </w:r>
        </w:sdtContent>
      </w:sdt>
      <w:r w:rsidR="00FD6AB8" w:rsidRPr="00635647">
        <w:t xml:space="preserve"> showed that a wider adapting field of view increases constancy, </w:t>
      </w:r>
      <w:sdt>
        <w:sdtPr>
          <w:rPr>
            <w:color w:val="000000"/>
          </w:rPr>
          <w:tag w:val="MENDELEY_CITATION_v3_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"/>
          <w:id w:val="-393658467"/>
          <w:placeholder>
            <w:docPart w:val="DefaultPlaceholder_-1854013440"/>
          </w:placeholder>
        </w:sdtPr>
        <w:sdtContent>
          <w:r w:rsidR="00617901" w:rsidRPr="00617901">
            <w:rPr>
              <w:color w:val="000000"/>
            </w:rPr>
            <w:t>Hedrich et al. (2009)</w:t>
          </w:r>
        </w:sdtContent>
      </w:sdt>
      <w:r w:rsidR="00DA0C8E" w:rsidRPr="00635647">
        <w:t xml:space="preserve"> </w:t>
      </w:r>
      <w:r w:rsidR="00FD6AB8" w:rsidRPr="00635647">
        <w:t xml:space="preserve">found improvements in constancy when viewing 3D objects rather than 2D, and </w:t>
      </w:r>
      <w:sdt>
        <w:sdtPr>
          <w:rPr>
            <w:color w:val="000000"/>
          </w:rPr>
          <w:tag w:val="MENDELEY_CITATION_v3_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"/>
          <w:id w:val="-628703807"/>
          <w:placeholder>
            <w:docPart w:val="DefaultPlaceholder_-1854013440"/>
          </w:placeholder>
        </w:sdtPr>
        <w:sdtContent>
          <w:r w:rsidR="00617901" w:rsidRPr="00617901">
            <w:rPr>
              <w:rFonts w:eastAsia="Times New Roman"/>
              <w:color w:val="000000"/>
            </w:rPr>
            <w:t>Yang &amp; Shevell (2002)</w:t>
          </w:r>
        </w:sdtContent>
      </w:sdt>
      <w:r w:rsidR="007A4523" w:rsidRPr="00635647">
        <w:t xml:space="preserve"> </w:t>
      </w:r>
      <w:r w:rsidR="00FD6AB8" w:rsidRPr="00635647">
        <w:t>demonstrated that binocular disparity enhances constancy.</w:t>
      </w:r>
      <w:r w:rsidR="0088514D" w:rsidRPr="00635647">
        <w:t xml:space="preserve"> </w:t>
      </w:r>
      <w:r w:rsidR="00FD6AB8" w:rsidRPr="00635647">
        <w:t xml:space="preserve">More recently, </w:t>
      </w:r>
      <w:sdt>
        <w:sdtPr>
          <w:rPr>
            <w:color w:val="000000"/>
          </w:rPr>
          <w:tag w:val="MENDELEY_CITATION_v3_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"/>
          <w:id w:val="887217306"/>
          <w:placeholder>
            <w:docPart w:val="DefaultPlaceholder_-1854013440"/>
          </w:placeholder>
        </w:sdtPr>
        <w:sdtContent>
          <w:r w:rsidR="00617901" w:rsidRPr="00617901">
            <w:rPr>
              <w:color w:val="000000"/>
            </w:rPr>
            <w:t>Gil Rodríguez et al. (2024)</w:t>
          </w:r>
        </w:sdtContent>
      </w:sdt>
      <w:r w:rsidR="00820003" w:rsidRPr="00635647">
        <w:t xml:space="preserve"> </w:t>
      </w:r>
      <w:r w:rsidR="00FD6AB8" w:rsidRPr="00635647">
        <w:t xml:space="preserve">reported high color constancy across both indoor and outdoor virtual environments rendered in Unreal Engine. Our results are consistent with these findings, showing higher </w:t>
      </w:r>
      <w:r w:rsidR="00574D6D" w:rsidRPr="00635647">
        <w:t xml:space="preserve">color </w:t>
      </w:r>
      <w:r w:rsidR="00FD6AB8" w:rsidRPr="00635647">
        <w:t>constancy in VR than on a flat-panel display.</w:t>
      </w:r>
      <w:r w:rsidR="002B20B7" w:rsidRPr="00635647">
        <w:t xml:space="preserve"> </w:t>
      </w:r>
    </w:p>
    <w:p w14:paraId="2E2ED890" w14:textId="3DD15764" w:rsidR="0008500C" w:rsidRPr="00635647" w:rsidRDefault="00815BF3" w:rsidP="00635647">
      <w:pPr>
        <w:spacing w:line="480" w:lineRule="auto"/>
        <w:rPr>
          <w:rFonts w:ascii="Times New Roman" w:hAnsi="Times New Roman" w:cs="Times New Roman"/>
        </w:rPr>
      </w:pPr>
      <w:r w:rsidRPr="00635647">
        <w:rPr>
          <w:rFonts w:ascii="Times New Roman" w:hAnsi="Times New Roman" w:cs="Times New Roman"/>
        </w:rPr>
        <w:t>Similarly</w:t>
      </w:r>
      <w:r w:rsidR="001C7BAB" w:rsidRPr="00635647">
        <w:rPr>
          <w:rFonts w:ascii="Times New Roman" w:hAnsi="Times New Roman" w:cs="Times New Roman"/>
        </w:rPr>
        <w:t>, t</w:t>
      </w:r>
      <w:r w:rsidR="001E457B" w:rsidRPr="00635647">
        <w:rPr>
          <w:rFonts w:ascii="Times New Roman" w:hAnsi="Times New Roman" w:cs="Times New Roman"/>
        </w:rPr>
        <w:t xml:space="preserve">his </w:t>
      </w:r>
      <w:r w:rsidR="001C7BAB" w:rsidRPr="00635647">
        <w:rPr>
          <w:rFonts w:ascii="Times New Roman" w:hAnsi="Times New Roman" w:cs="Times New Roman"/>
        </w:rPr>
        <w:t>type</w:t>
      </w:r>
      <w:r w:rsidR="001E457B" w:rsidRPr="00635647">
        <w:rPr>
          <w:rFonts w:ascii="Times New Roman" w:hAnsi="Times New Roman" w:cs="Times New Roman"/>
        </w:rPr>
        <w:t xml:space="preserve"> of comparison can be found in lightness constancy research</w:t>
      </w:r>
      <w:r w:rsidR="007B1E46" w:rsidRPr="00635647">
        <w:rPr>
          <w:rFonts w:ascii="Times New Roman" w:hAnsi="Times New Roman" w:cs="Times New Roman"/>
        </w:rPr>
        <w:t>.</w:t>
      </w:r>
      <w:r w:rsidR="00B8409A" w:rsidRPr="00635647">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"/>
          <w:id w:val="-2076269071"/>
          <w:placeholder>
            <w:docPart w:val="DefaultPlaceholder_-1854013440"/>
          </w:placeholder>
        </w:sdtPr>
        <w:sdtContent>
          <w:r w:rsidR="00617901" w:rsidRPr="00617901">
            <w:rPr>
              <w:rFonts w:ascii="Times New Roman" w:hAnsi="Times New Roman" w:cs="Times New Roman"/>
              <w:color w:val="000000"/>
            </w:rPr>
            <w:t>Patel et al. (2024)</w:t>
          </w:r>
        </w:sdtContent>
      </w:sdt>
      <w:r w:rsidR="00B8409A" w:rsidRPr="00635647">
        <w:rPr>
          <w:rFonts w:ascii="Times New Roman" w:hAnsi="Times New Roman" w:cs="Times New Roman"/>
        </w:rPr>
        <w:t xml:space="preserve"> </w:t>
      </w:r>
      <w:r w:rsidR="00502184" w:rsidRPr="00635647">
        <w:rPr>
          <w:rFonts w:ascii="Times New Roman" w:hAnsi="Times New Roman" w:cs="Times New Roman"/>
        </w:rPr>
        <w:t>conducted a study comparing lightness constancy across real environments, VR, and flat displays. They found that VR was not significantly different from the real environment, and both were significantly better than the flat-panel display. However, the differences among all three were relatively small, with mean Thouless ratios of 0.87 for the physical environment, 0.83 for VR, and 0.79 for the flat display.</w:t>
      </w:r>
      <w:r w:rsidR="0048407E" w:rsidRPr="00635647">
        <w:rPr>
          <w:rFonts w:ascii="Times New Roman" w:hAnsi="Times New Roman" w:cs="Times New Roman"/>
        </w:rPr>
        <w:t xml:space="preserve"> </w:t>
      </w:r>
      <w:r w:rsidR="00DA05A8" w:rsidRPr="00635647">
        <w:rPr>
          <w:rFonts w:ascii="Times New Roman" w:hAnsi="Times New Roman" w:cs="Times New Roman"/>
        </w:rPr>
        <w:t>Similar to our finding of small but significant differences between VR and flat displays, this suggests that flat displays can still support relatively high levels of constancy.</w:t>
      </w:r>
      <w:r w:rsidR="002A7DB3" w:rsidRPr="00635647">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"/>
          <w:id w:val="-1122611371"/>
          <w:placeholder>
            <w:docPart w:val="DefaultPlaceholder_-1854013440"/>
          </w:placeholder>
        </w:sdtPr>
        <w:sdtContent>
          <w:r w:rsidR="00617901" w:rsidRPr="00617901">
            <w:rPr>
              <w:rFonts w:ascii="Times New Roman" w:hAnsi="Times New Roman" w:cs="Times New Roman"/>
              <w:color w:val="000000"/>
            </w:rPr>
            <w:t>Kuriki et al. (2024)</w:t>
          </w:r>
        </w:sdtContent>
      </w:sdt>
      <w:r w:rsidR="00DA6FE2" w:rsidRPr="00635647">
        <w:rPr>
          <w:rFonts w:ascii="Times New Roman" w:hAnsi="Times New Roman" w:cs="Times New Roman"/>
        </w:rPr>
        <w:t xml:space="preserve"> </w:t>
      </w:r>
      <w:r w:rsidR="002A7DB3" w:rsidRPr="00635647">
        <w:rPr>
          <w:rFonts w:ascii="Times New Roman" w:hAnsi="Times New Roman" w:cs="Times New Roman"/>
        </w:rPr>
        <w:t>further support this pattern,</w:t>
      </w:r>
      <w:r w:rsidR="00B7375E" w:rsidRPr="00635647">
        <w:rPr>
          <w:rFonts w:ascii="Times New Roman" w:hAnsi="Times New Roman" w:cs="Times New Roman"/>
        </w:rPr>
        <w:t xml:space="preserve"> although their differences </w:t>
      </w:r>
      <w:r w:rsidR="00B7375E" w:rsidRPr="00635647">
        <w:rPr>
          <w:rFonts w:ascii="Times New Roman" w:hAnsi="Times New Roman" w:cs="Times New Roman"/>
        </w:rPr>
        <w:lastRenderedPageBreak/>
        <w:t>were higher,</w:t>
      </w:r>
      <w:r w:rsidR="002A7DB3" w:rsidRPr="00635647">
        <w:rPr>
          <w:rFonts w:ascii="Times New Roman" w:hAnsi="Times New Roman" w:cs="Times New Roman"/>
        </w:rPr>
        <w:t xml:space="preserve"> reporting high lightness constancy in VR</w:t>
      </w:r>
      <w:r w:rsidR="005658E4" w:rsidRPr="00635647">
        <w:rPr>
          <w:rFonts w:ascii="Times New Roman" w:hAnsi="Times New Roman" w:cs="Times New Roman"/>
        </w:rPr>
        <w:t xml:space="preserve"> around </w:t>
      </w:r>
      <w:r w:rsidR="002A7DB3" w:rsidRPr="00635647">
        <w:rPr>
          <w:rFonts w:ascii="Times New Roman" w:hAnsi="Times New Roman" w:cs="Times New Roman"/>
        </w:rPr>
        <w:t>74.2% compared to around 65% on flat displays. Though our study did not include a real-world baseline, these comparisons reinforce the idea that VR lies somewhere between flat displays and physical environments in its ability to support stable perception under changing illumination.</w:t>
      </w:r>
    </w:p>
    <w:p w14:paraId="36EA8FEC" w14:textId="4A0C0E33" w:rsidR="00A97BFB" w:rsidRPr="00635647" w:rsidRDefault="003A1D19" w:rsidP="00635647">
      <w:pPr>
        <w:spacing w:line="480" w:lineRule="auto"/>
        <w:rPr>
          <w:rFonts w:ascii="Times New Roman" w:hAnsi="Times New Roman" w:cs="Times New Roman"/>
        </w:rPr>
      </w:pPr>
      <w:r w:rsidRPr="00635647">
        <w:rPr>
          <w:rFonts w:ascii="Times New Roman" w:hAnsi="Times New Roman" w:cs="Times New Roman"/>
        </w:rPr>
        <w:t xml:space="preserve">Overall, while VR appears to enhance constancy relative to flat-panel displays, the small effect size suggests there is still a </w:t>
      </w:r>
      <w:r w:rsidR="000D6761" w:rsidRPr="00635647">
        <w:rPr>
          <w:rFonts w:ascii="Times New Roman" w:hAnsi="Times New Roman" w:cs="Times New Roman"/>
        </w:rPr>
        <w:t>discrepancy</w:t>
      </w:r>
      <w:r w:rsidRPr="00635647">
        <w:rPr>
          <w:rFonts w:ascii="Times New Roman" w:hAnsi="Times New Roman" w:cs="Times New Roman"/>
        </w:rPr>
        <w:t xml:space="preserve"> between VR and real-world viewing conditions. Future work should aim </w:t>
      </w:r>
      <w:r w:rsidR="000D6761" w:rsidRPr="00635647">
        <w:rPr>
          <w:rFonts w:ascii="Times New Roman" w:hAnsi="Times New Roman" w:cs="Times New Roman"/>
        </w:rPr>
        <w:t>to</w:t>
      </w:r>
      <w:r w:rsidRPr="00635647">
        <w:rPr>
          <w:rFonts w:ascii="Times New Roman" w:hAnsi="Times New Roman" w:cs="Times New Roman"/>
        </w:rPr>
        <w:t xml:space="preserve"> directly compare </w:t>
      </w:r>
      <w:r w:rsidR="00E733BA" w:rsidRPr="00635647">
        <w:rPr>
          <w:rFonts w:ascii="Times New Roman" w:hAnsi="Times New Roman" w:cs="Times New Roman"/>
        </w:rPr>
        <w:t xml:space="preserve">color constancy in </w:t>
      </w:r>
      <w:r w:rsidRPr="00635647">
        <w:rPr>
          <w:rFonts w:ascii="Times New Roman" w:hAnsi="Times New Roman" w:cs="Times New Roman"/>
        </w:rPr>
        <w:t xml:space="preserve">VR with real stimuli under </w:t>
      </w:r>
      <w:r w:rsidR="00382BA2" w:rsidRPr="00635647">
        <w:rPr>
          <w:rFonts w:ascii="Times New Roman" w:hAnsi="Times New Roman" w:cs="Times New Roman"/>
        </w:rPr>
        <w:t>the same</w:t>
      </w:r>
      <w:r w:rsidRPr="00635647">
        <w:rPr>
          <w:rFonts w:ascii="Times New Roman" w:hAnsi="Times New Roman" w:cs="Times New Roman"/>
        </w:rPr>
        <w:t xml:space="preserve"> experiment</w:t>
      </w:r>
      <w:r w:rsidR="00E733BA" w:rsidRPr="00635647">
        <w:rPr>
          <w:rFonts w:ascii="Times New Roman" w:hAnsi="Times New Roman" w:cs="Times New Roman"/>
        </w:rPr>
        <w:t>al task and conditions</w:t>
      </w:r>
      <w:r w:rsidR="00382BA2" w:rsidRPr="00635647">
        <w:rPr>
          <w:rFonts w:ascii="Times New Roman" w:hAnsi="Times New Roman" w:cs="Times New Roman"/>
        </w:rPr>
        <w:t>.</w:t>
      </w:r>
    </w:p>
    <w:p w14:paraId="278569B1" w14:textId="0D7AA37C" w:rsidR="00F45EC9" w:rsidRPr="00635647" w:rsidRDefault="003F2248" w:rsidP="00635647">
      <w:pPr>
        <w:pStyle w:val="Section"/>
        <w:spacing w:line="480" w:lineRule="auto"/>
      </w:pPr>
      <w:bookmarkStart w:id="150" w:name="_Toc195975257"/>
      <w:r w:rsidRPr="00635647">
        <w:t>6.</w:t>
      </w:r>
      <w:r w:rsidR="00FC7805" w:rsidRPr="00635647">
        <w:t>2</w:t>
      </w:r>
      <w:r w:rsidRPr="00635647">
        <w:t xml:space="preserve"> </w:t>
      </w:r>
      <w:r w:rsidR="00F45EC9" w:rsidRPr="00635647">
        <w:t>Illuminant Changes</w:t>
      </w:r>
      <w:bookmarkEnd w:id="150"/>
    </w:p>
    <w:p w14:paraId="29BC81D3" w14:textId="521A14C5" w:rsidR="00D86508" w:rsidRPr="00635647" w:rsidRDefault="00AC62C8" w:rsidP="00635647">
      <w:pPr>
        <w:pStyle w:val="Body"/>
        <w:spacing w:line="480" w:lineRule="auto"/>
      </w:pPr>
      <w:r w:rsidRPr="00635647">
        <w:t>In our study, we found statistically significant differences in color constancy between illuminants</w:t>
      </w:r>
      <w:r w:rsidR="000A2403" w:rsidRPr="00635647">
        <w:t xml:space="preserve">. </w:t>
      </w:r>
      <w:r w:rsidR="00512946" w:rsidRPr="00635647">
        <w:t>The g</w:t>
      </w:r>
      <w:r w:rsidRPr="00635647">
        <w:t xml:space="preserve">reen </w:t>
      </w:r>
      <w:r w:rsidR="00512946" w:rsidRPr="00635647">
        <w:t xml:space="preserve">illuminant </w:t>
      </w:r>
      <w:r w:rsidRPr="00635647">
        <w:t xml:space="preserve">had the highest CI, followed by yellow and blue, which were similar, and </w:t>
      </w:r>
      <w:r w:rsidR="00512946" w:rsidRPr="00635647">
        <w:t xml:space="preserve">the red illuminant </w:t>
      </w:r>
      <w:r w:rsidRPr="00635647">
        <w:t xml:space="preserve">had the lowest CI. </w:t>
      </w:r>
      <w:r w:rsidR="000A2403" w:rsidRPr="00635647">
        <w:t xml:space="preserve">This pattern revealed differences between illuminants aligned with the Planckian locus (yellow and blue) and those </w:t>
      </w:r>
      <w:r w:rsidR="7E3EB8EA" w:rsidRPr="00635647">
        <w:t xml:space="preserve">orthogonal to it </w:t>
      </w:r>
      <w:r w:rsidR="000A2403" w:rsidRPr="00635647">
        <w:t>(red and green</w:t>
      </w:r>
      <w:r w:rsidR="003C3831" w:rsidRPr="00635647">
        <w:t>) but</w:t>
      </w:r>
      <w:r w:rsidR="000A2403" w:rsidRPr="00635647">
        <w:t xml:space="preserve"> did not support the notion that </w:t>
      </w:r>
      <w:r w:rsidR="03C3527F" w:rsidRPr="00635647">
        <w:t xml:space="preserve">Planckian </w:t>
      </w:r>
      <w:r w:rsidR="000A2403" w:rsidRPr="00635647">
        <w:t>locus-aligned illuminants yield better constancy.</w:t>
      </w:r>
      <w:r w:rsidR="003C3831" w:rsidRPr="00635647">
        <w:t xml:space="preserve"> </w:t>
      </w:r>
      <w:r w:rsidRPr="00635647">
        <w:t xml:space="preserve">This finding </w:t>
      </w:r>
      <w:r w:rsidR="002C31EF" w:rsidRPr="00635647">
        <w:t>is in line</w:t>
      </w:r>
      <w:r w:rsidRPr="00635647">
        <w:t xml:space="preserve"> with many prior </w:t>
      </w:r>
      <w:r w:rsidR="006D7007" w:rsidRPr="00635647">
        <w:t>studies across real scenes, flat displays and VR</w:t>
      </w:r>
      <w:r w:rsidR="00D61196" w:rsidRPr="00635647">
        <w:t xml:space="preserve">, </w:t>
      </w:r>
      <w:r w:rsidR="00512946" w:rsidRPr="00635647">
        <w:t xml:space="preserve">which </w:t>
      </w:r>
      <w:r w:rsidR="006D7007" w:rsidRPr="00635647">
        <w:t>show no clear evidence that participants adapted better to illuminants on the Planckian locus compared to those off-</w:t>
      </w:r>
      <w:r w:rsidR="00D61196" w:rsidRPr="00635647">
        <w:t xml:space="preserve">axis </w:t>
      </w:r>
      <w:sdt>
        <w:sdtPr>
          <w:rPr>
            <w:color w:val="000000"/>
          </w:rPr>
          <w:tag w:val="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"/>
          <w:id w:val="1547945253"/>
          <w:placeholder>
            <w:docPart w:val="DefaultPlaceholder_-1854013440"/>
          </w:placeholder>
        </w:sdtPr>
        <w:sdtContent>
          <w:r w:rsidR="00617901" w:rsidRPr="00617901">
            <w:rPr>
              <w:rFonts w:eastAsia="Times New Roman"/>
              <w:color w:val="000000"/>
            </w:rPr>
            <w:t>(Brainard, 1998; Delahunt &amp; Brainard, 2004; Gil Rodríguez et al., 2024; Gupta et al., 2020; Hansen et al., 2007; Hedrich et al., 2009)</w:t>
          </w:r>
        </w:sdtContent>
      </w:sdt>
      <w:r w:rsidR="00054E26" w:rsidRPr="00635647">
        <w:t>.</w:t>
      </w:r>
    </w:p>
    <w:p w14:paraId="290EA9E2" w14:textId="594FE6A5" w:rsidR="00A30E1B" w:rsidRPr="00635647" w:rsidRDefault="003F5CE6" w:rsidP="00635647">
      <w:pPr>
        <w:pStyle w:val="Body"/>
        <w:spacing w:line="480" w:lineRule="auto"/>
      </w:pPr>
      <w:r w:rsidRPr="00635647">
        <w:t>Specifically, o</w:t>
      </w:r>
      <w:r w:rsidR="00A30E1B" w:rsidRPr="00635647">
        <w:t xml:space="preserve">ur results </w:t>
      </w:r>
      <w:r w:rsidR="002349A2" w:rsidRPr="00635647">
        <w:t>show</w:t>
      </w:r>
      <w:r w:rsidRPr="00635647">
        <w:t xml:space="preserve"> similarity</w:t>
      </w:r>
      <w:r w:rsidR="00A30E1B" w:rsidRPr="00635647">
        <w:t xml:space="preserve"> with </w:t>
      </w:r>
      <w:sdt>
        <w:sdtPr>
          <w:rPr>
            <w:color w:val="000000"/>
          </w:rPr>
          <w:tag w:val="MENDELEY_CITATION_v3_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"/>
          <w:id w:val="834343993"/>
          <w:placeholder>
            <w:docPart w:val="DefaultPlaceholder_-1854013440"/>
          </w:placeholder>
        </w:sdtPr>
        <w:sdtContent>
          <w:r w:rsidR="00617901" w:rsidRPr="00617901">
            <w:rPr>
              <w:color w:val="000000"/>
            </w:rPr>
            <w:t>Gil Rodríguez et al. (2024)</w:t>
          </w:r>
        </w:sdtContent>
      </w:sdt>
      <w:r w:rsidR="00A30E1B" w:rsidRPr="00635647">
        <w:t xml:space="preserve">, </w:t>
      </w:r>
      <w:r w:rsidR="00207CB5" w:rsidRPr="00635647">
        <w:t xml:space="preserve">that </w:t>
      </w:r>
      <w:r w:rsidR="00A30E1B" w:rsidRPr="00635647">
        <w:t xml:space="preserve">found significantly higher constancy for green in an outdoor VR scene. </w:t>
      </w:r>
      <w:r w:rsidR="00D72438" w:rsidRPr="00635647">
        <w:t xml:space="preserve">They also align with </w:t>
      </w:r>
      <w:r w:rsidR="5BDF4969" w:rsidRPr="00635647">
        <w:t>numerical</w:t>
      </w:r>
      <w:r w:rsidR="00D72438" w:rsidRPr="00635647">
        <w:t xml:space="preserve"> trends reported by </w:t>
      </w:r>
      <w:sdt>
        <w:sdtPr>
          <w:rPr>
            <w:color w:val="000000"/>
          </w:rPr>
          <w:tag w:val="MENDELEY_CITATION_v3_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"/>
          <w:id w:val="-1105110214"/>
          <w:placeholder>
            <w:docPart w:val="DefaultPlaceholder_-1854013440"/>
          </w:placeholder>
        </w:sdtPr>
        <w:sdtContent>
          <w:r w:rsidR="00617901" w:rsidRPr="00617901">
            <w:rPr>
              <w:rFonts w:eastAsia="Times New Roman"/>
              <w:color w:val="000000"/>
            </w:rPr>
            <w:t>Delahunt &amp; Brainard (2004)</w:t>
          </w:r>
        </w:sdtContent>
      </w:sdt>
      <w:r w:rsidR="00207CB5" w:rsidRPr="00635647">
        <w:t xml:space="preserve"> </w:t>
      </w:r>
      <w:r w:rsidR="00D72438" w:rsidRPr="00635647">
        <w:t>who observed the second-highest CI for green and the lowest for red, though their findings were not statistically significant</w:t>
      </w:r>
      <w:r w:rsidR="00815BF3" w:rsidRPr="00635647">
        <w:t xml:space="preserve">. </w:t>
      </w:r>
      <w:r w:rsidR="00D72438" w:rsidRPr="00635647">
        <w:t xml:space="preserve">The high color constancy </w:t>
      </w:r>
      <w:r w:rsidR="00D72438" w:rsidRPr="00635647">
        <w:lastRenderedPageBreak/>
        <w:t xml:space="preserve">under green illumination may reflect </w:t>
      </w:r>
      <w:r w:rsidR="00717990" w:rsidRPr="00635647">
        <w:t xml:space="preserve">the effect of </w:t>
      </w:r>
      <w:r w:rsidR="00D72438" w:rsidRPr="00635647">
        <w:t>ecological familiarity</w:t>
      </w:r>
      <w:r w:rsidR="004F7F2F" w:rsidRPr="00635647">
        <w:t xml:space="preserve"> in the visual system</w:t>
      </w:r>
      <w:r w:rsidR="00D72438" w:rsidRPr="00635647">
        <w:t xml:space="preserve">, as Delahunt </w:t>
      </w:r>
      <w:r w:rsidR="00207CB5" w:rsidRPr="00635647">
        <w:t>&amp;</w:t>
      </w:r>
      <w:r w:rsidR="00D72438" w:rsidRPr="00635647">
        <w:t xml:space="preserve"> Brainard suggest, given the prevalence of green in </w:t>
      </w:r>
      <w:r w:rsidR="008A743B" w:rsidRPr="00635647">
        <w:t xml:space="preserve">our </w:t>
      </w:r>
      <w:r w:rsidR="00D72438" w:rsidRPr="00635647">
        <w:t xml:space="preserve">natural </w:t>
      </w:r>
      <w:r w:rsidR="008A743B" w:rsidRPr="00635647">
        <w:t>environment</w:t>
      </w:r>
      <w:r w:rsidR="00D72438" w:rsidRPr="00635647">
        <w:t xml:space="preserve"> due to foliage.</w:t>
      </w:r>
    </w:p>
    <w:p w14:paraId="785F5094" w14:textId="707B050B" w:rsidR="009C6921" w:rsidRPr="00635647" w:rsidRDefault="009D2746" w:rsidP="00635647">
      <w:pPr>
        <w:spacing w:line="480" w:lineRule="auto"/>
        <w:rPr>
          <w:rFonts w:ascii="Times New Roman" w:hAnsi="Times New Roman" w:cs="Times New Roman"/>
        </w:rPr>
      </w:pPr>
      <w:r w:rsidRPr="00635647">
        <w:rPr>
          <w:rFonts w:ascii="Times New Roman" w:hAnsi="Times New Roman" w:cs="Times New Roman"/>
        </w:rPr>
        <w:t>A</w:t>
      </w:r>
      <w:r w:rsidR="00F105DD" w:rsidRPr="00635647">
        <w:rPr>
          <w:rFonts w:ascii="Times New Roman" w:hAnsi="Times New Roman" w:cs="Times New Roman"/>
        </w:rPr>
        <w:t xml:space="preserve">nother reason for the observed CI differences between illuminants could be their unequal luminance due to </w:t>
      </w:r>
      <w:r w:rsidR="00AC3E33" w:rsidRPr="00635647">
        <w:rPr>
          <w:rFonts w:ascii="Times New Roman" w:hAnsi="Times New Roman" w:cs="Times New Roman"/>
        </w:rPr>
        <w:t xml:space="preserve">the display's gamut </w:t>
      </w:r>
      <w:r w:rsidR="00F105DD" w:rsidRPr="00635647">
        <w:rPr>
          <w:rFonts w:ascii="Times New Roman" w:hAnsi="Times New Roman" w:cs="Times New Roman"/>
        </w:rPr>
        <w:t xml:space="preserve">limitations. </w:t>
      </w:r>
      <w:r w:rsidR="00AF2351" w:rsidRPr="00635647">
        <w:rPr>
          <w:rFonts w:ascii="Times New Roman" w:hAnsi="Times New Roman" w:cs="Times New Roman"/>
        </w:rPr>
        <w:t>The</w:t>
      </w:r>
      <w:r w:rsidR="00113F67" w:rsidRPr="00635647">
        <w:rPr>
          <w:rFonts w:ascii="Times New Roman" w:hAnsi="Times New Roman" w:cs="Times New Roman"/>
        </w:rPr>
        <w:t xml:space="preserve"> aim</w:t>
      </w:r>
      <w:r w:rsidR="00AF2351" w:rsidRPr="00635647">
        <w:rPr>
          <w:rFonts w:ascii="Times New Roman" w:hAnsi="Times New Roman" w:cs="Times New Roman"/>
        </w:rPr>
        <w:t xml:space="preserve"> chromaticity of </w:t>
      </w:r>
      <w:r w:rsidR="00D912EA" w:rsidRPr="00635647">
        <w:rPr>
          <w:rFonts w:ascii="Times New Roman" w:hAnsi="Times New Roman" w:cs="Times New Roman"/>
        </w:rPr>
        <w:t>the chromatic illuminants could not be achieved at the same luminance as the white illuminant because</w:t>
      </w:r>
      <w:r w:rsidR="00113F67" w:rsidRPr="00635647">
        <w:rPr>
          <w:rFonts w:ascii="Times New Roman" w:hAnsi="Times New Roman" w:cs="Times New Roman"/>
        </w:rPr>
        <w:t xml:space="preserve"> they would be out of gamut for the display to reproduce</w:t>
      </w:r>
      <w:r w:rsidR="003323B0" w:rsidRPr="00635647">
        <w:rPr>
          <w:rFonts w:ascii="Times New Roman" w:hAnsi="Times New Roman" w:cs="Times New Roman"/>
        </w:rPr>
        <w:t xml:space="preserve"> within the virtual scene in Unreal Engine</w:t>
      </w:r>
      <w:r w:rsidR="00113F67" w:rsidRPr="00635647">
        <w:rPr>
          <w:rFonts w:ascii="Times New Roman" w:hAnsi="Times New Roman" w:cs="Times New Roman"/>
        </w:rPr>
        <w:t>.</w:t>
      </w:r>
      <w:r w:rsidR="00E90F12" w:rsidRPr="00635647">
        <w:rPr>
          <w:rFonts w:ascii="Times New Roman" w:hAnsi="Times New Roman" w:cs="Times New Roman"/>
        </w:rPr>
        <w:t xml:space="preserve"> This was especially true for the blue and red illuminants.</w:t>
      </w:r>
      <w:r w:rsidR="0086443C" w:rsidRPr="00635647">
        <w:rPr>
          <w:rFonts w:ascii="Times New Roman" w:hAnsi="Times New Roman" w:cs="Times New Roman"/>
        </w:rPr>
        <w:t xml:space="preserve"> We decided t</w:t>
      </w:r>
      <w:r w:rsidR="009C19F5" w:rsidRPr="00635647">
        <w:rPr>
          <w:rFonts w:ascii="Times New Roman" w:hAnsi="Times New Roman" w:cs="Times New Roman"/>
        </w:rPr>
        <w:t xml:space="preserve">o use different luminance levels for the chromatic illuminants so that they would be able to be as close to the aim </w:t>
      </w:r>
      <w:proofErr w:type="spellStart"/>
      <w:r w:rsidR="009C19F5" w:rsidRPr="00635647">
        <w:rPr>
          <w:rFonts w:ascii="Times New Roman" w:hAnsi="Times New Roman" w:cs="Times New Roman"/>
        </w:rPr>
        <w:t>chromaticities</w:t>
      </w:r>
      <w:proofErr w:type="spellEnd"/>
      <w:r w:rsidR="009C19F5" w:rsidRPr="00635647">
        <w:rPr>
          <w:rFonts w:ascii="Times New Roman" w:hAnsi="Times New Roman" w:cs="Times New Roman"/>
        </w:rPr>
        <w:t xml:space="preserve"> as possible.</w:t>
      </w:r>
      <w:r w:rsidR="00113F67" w:rsidRPr="00635647">
        <w:rPr>
          <w:rFonts w:ascii="Times New Roman" w:hAnsi="Times New Roman" w:cs="Times New Roman"/>
        </w:rPr>
        <w:t xml:space="preserve"> </w:t>
      </w:r>
      <w:r w:rsidR="00AC3E33" w:rsidRPr="00635647">
        <w:rPr>
          <w:rFonts w:ascii="Times New Roman" w:hAnsi="Times New Roman" w:cs="Times New Roman"/>
        </w:rPr>
        <w:t>Green had the highest luminance</w:t>
      </w:r>
      <w:r w:rsidR="00476829" w:rsidRPr="00635647">
        <w:rPr>
          <w:rFonts w:ascii="Times New Roman" w:hAnsi="Times New Roman" w:cs="Times New Roman"/>
        </w:rPr>
        <w:t xml:space="preserve"> (</w:t>
      </w:r>
      <w:r w:rsidR="000F4DC6" w:rsidRPr="00635647">
        <w:rPr>
          <w:rFonts w:ascii="Times New Roman" w:hAnsi="Times New Roman" w:cs="Times New Roman"/>
        </w:rPr>
        <w:t xml:space="preserve">~65 </w:t>
      </w:r>
      <w:r w:rsidR="00321901" w:rsidRPr="00635647">
        <w:rPr>
          <w:rFonts w:ascii="Times New Roman" w:hAnsi="Times New Roman" w:cs="Times New Roman"/>
        </w:rPr>
        <w:t>cd/m²</w:t>
      </w:r>
      <w:r w:rsidR="000F4DC6" w:rsidRPr="00635647">
        <w:rPr>
          <w:rFonts w:ascii="Times New Roman" w:hAnsi="Times New Roman" w:cs="Times New Roman"/>
        </w:rPr>
        <w:t>)</w:t>
      </w:r>
      <w:r w:rsidR="00AC3E33" w:rsidRPr="00635647">
        <w:rPr>
          <w:rFonts w:ascii="Times New Roman" w:hAnsi="Times New Roman" w:cs="Times New Roman"/>
        </w:rPr>
        <w:t>, followed by yellow</w:t>
      </w:r>
      <w:r w:rsidR="000F4DC6" w:rsidRPr="00635647">
        <w:rPr>
          <w:rFonts w:ascii="Times New Roman" w:hAnsi="Times New Roman" w:cs="Times New Roman"/>
        </w:rPr>
        <w:t xml:space="preserve"> (~51</w:t>
      </w:r>
      <w:r w:rsidR="00321901" w:rsidRPr="00635647">
        <w:rPr>
          <w:rFonts w:ascii="Times New Roman" w:hAnsi="Times New Roman" w:cs="Times New Roman"/>
        </w:rPr>
        <w:t xml:space="preserve"> cd/m²</w:t>
      </w:r>
      <w:r w:rsidR="000F4DC6" w:rsidRPr="00635647">
        <w:rPr>
          <w:rFonts w:ascii="Times New Roman" w:hAnsi="Times New Roman" w:cs="Times New Roman"/>
        </w:rPr>
        <w:t>)</w:t>
      </w:r>
      <w:r w:rsidR="00AC3E33" w:rsidRPr="00635647">
        <w:rPr>
          <w:rFonts w:ascii="Times New Roman" w:hAnsi="Times New Roman" w:cs="Times New Roman"/>
        </w:rPr>
        <w:t>, red</w:t>
      </w:r>
      <w:r w:rsidR="000F4DC6" w:rsidRPr="00635647">
        <w:rPr>
          <w:rFonts w:ascii="Times New Roman" w:hAnsi="Times New Roman" w:cs="Times New Roman"/>
        </w:rPr>
        <w:t xml:space="preserve"> (</w:t>
      </w:r>
      <w:r w:rsidR="00587722" w:rsidRPr="00635647">
        <w:rPr>
          <w:rFonts w:ascii="Times New Roman" w:hAnsi="Times New Roman" w:cs="Times New Roman"/>
        </w:rPr>
        <w:t>~45</w:t>
      </w:r>
      <w:r w:rsidR="00321901" w:rsidRPr="00635647">
        <w:rPr>
          <w:rFonts w:ascii="Times New Roman" w:hAnsi="Times New Roman" w:cs="Times New Roman"/>
        </w:rPr>
        <w:t xml:space="preserve"> cd/m²</w:t>
      </w:r>
      <w:r w:rsidR="00587722" w:rsidRPr="00635647">
        <w:rPr>
          <w:rFonts w:ascii="Times New Roman" w:hAnsi="Times New Roman" w:cs="Times New Roman"/>
        </w:rPr>
        <w:t>)</w:t>
      </w:r>
      <w:r w:rsidR="00AC3E33" w:rsidRPr="00635647">
        <w:rPr>
          <w:rFonts w:ascii="Times New Roman" w:hAnsi="Times New Roman" w:cs="Times New Roman"/>
        </w:rPr>
        <w:t>, and blue</w:t>
      </w:r>
      <w:r w:rsidR="00587722" w:rsidRPr="00635647">
        <w:rPr>
          <w:rFonts w:ascii="Times New Roman" w:hAnsi="Times New Roman" w:cs="Times New Roman"/>
        </w:rPr>
        <w:t xml:space="preserve"> (~42</w:t>
      </w:r>
      <w:r w:rsidR="00321901" w:rsidRPr="00635647">
        <w:rPr>
          <w:rFonts w:ascii="Times New Roman" w:hAnsi="Times New Roman" w:cs="Times New Roman"/>
        </w:rPr>
        <w:t xml:space="preserve"> cd/m²</w:t>
      </w:r>
      <w:r w:rsidR="00587722" w:rsidRPr="00635647">
        <w:rPr>
          <w:rFonts w:ascii="Times New Roman" w:hAnsi="Times New Roman" w:cs="Times New Roman"/>
        </w:rPr>
        <w:t xml:space="preserve">; </w:t>
      </w:r>
      <w:r w:rsidR="00AC3E33" w:rsidRPr="00635647">
        <w:rPr>
          <w:rFonts w:ascii="Times New Roman" w:hAnsi="Times New Roman" w:cs="Times New Roman"/>
        </w:rPr>
        <w:t xml:space="preserve">see Table </w:t>
      </w:r>
      <w:r w:rsidR="00BB0A93" w:rsidRPr="00635647">
        <w:rPr>
          <w:rFonts w:ascii="Times New Roman" w:hAnsi="Times New Roman" w:cs="Times New Roman"/>
        </w:rPr>
        <w:t>1</w:t>
      </w:r>
      <w:r w:rsidR="00AC3E33" w:rsidRPr="00635647">
        <w:rPr>
          <w:rFonts w:ascii="Times New Roman" w:hAnsi="Times New Roman" w:cs="Times New Roman"/>
        </w:rPr>
        <w:t xml:space="preserve">). </w:t>
      </w:r>
      <w:r w:rsidR="00FC2A07" w:rsidRPr="00635647">
        <w:rPr>
          <w:rFonts w:ascii="Times New Roman" w:hAnsi="Times New Roman" w:cs="Times New Roman"/>
        </w:rPr>
        <w:t>However, there is no clear trend on how</w:t>
      </w:r>
      <w:r w:rsidR="00AC3E33" w:rsidRPr="00635647">
        <w:rPr>
          <w:rFonts w:ascii="Times New Roman" w:hAnsi="Times New Roman" w:cs="Times New Roman"/>
        </w:rPr>
        <w:t xml:space="preserve"> luminance may have contributed to the observed CI differences</w:t>
      </w:r>
      <w:r w:rsidR="00FC2A07" w:rsidRPr="00635647">
        <w:rPr>
          <w:rFonts w:ascii="Times New Roman" w:hAnsi="Times New Roman" w:cs="Times New Roman"/>
        </w:rPr>
        <w:t>.</w:t>
      </w:r>
      <w:r w:rsidR="00AC3E33" w:rsidRPr="00635647">
        <w:rPr>
          <w:rFonts w:ascii="Times New Roman" w:hAnsi="Times New Roman" w:cs="Times New Roman"/>
        </w:rPr>
        <w:t xml:space="preserve"> </w:t>
      </w:r>
      <w:r w:rsidR="00321901" w:rsidRPr="00635647">
        <w:rPr>
          <w:rFonts w:ascii="Times New Roman" w:hAnsi="Times New Roman" w:cs="Times New Roman"/>
        </w:rPr>
        <w:t>For example, green had the highest luminance and the highest CI. However blue had the lowest luminance but not the lowest CI</w:t>
      </w:r>
      <w:r w:rsidR="00FC2A07" w:rsidRPr="00635647">
        <w:rPr>
          <w:rFonts w:ascii="Times New Roman" w:hAnsi="Times New Roman" w:cs="Times New Roman"/>
        </w:rPr>
        <w:t xml:space="preserve">. </w:t>
      </w:r>
      <w:r w:rsidR="00023B86" w:rsidRPr="00635647">
        <w:rPr>
          <w:rFonts w:ascii="Times New Roman" w:hAnsi="Times New Roman" w:cs="Times New Roman"/>
        </w:rPr>
        <w:t>More research needs to be</w:t>
      </w:r>
      <w:r w:rsidR="00321901" w:rsidRPr="00635647">
        <w:rPr>
          <w:rFonts w:ascii="Times New Roman" w:hAnsi="Times New Roman" w:cs="Times New Roman"/>
        </w:rPr>
        <w:t xml:space="preserve"> done to better understand whether the observed differences in color constancy between the lighting conditions were due to </w:t>
      </w:r>
      <w:r w:rsidR="004E7160" w:rsidRPr="00635647">
        <w:rPr>
          <w:rFonts w:ascii="Times New Roman" w:hAnsi="Times New Roman" w:cs="Times New Roman"/>
        </w:rPr>
        <w:t xml:space="preserve">illuminant </w:t>
      </w:r>
      <w:r w:rsidR="00321901" w:rsidRPr="00635647">
        <w:rPr>
          <w:rFonts w:ascii="Times New Roman" w:hAnsi="Times New Roman" w:cs="Times New Roman"/>
        </w:rPr>
        <w:t>color, luminance, or both.</w:t>
      </w:r>
      <w:r w:rsidR="004E7160" w:rsidRPr="00635647">
        <w:rPr>
          <w:rFonts w:ascii="Times New Roman" w:hAnsi="Times New Roman" w:cs="Times New Roman"/>
        </w:rPr>
        <w:t xml:space="preserve"> </w:t>
      </w:r>
      <w:r w:rsidR="00992FFD" w:rsidRPr="00635647">
        <w:rPr>
          <w:rFonts w:ascii="Times New Roman" w:hAnsi="Times New Roman" w:cs="Times New Roman"/>
        </w:rPr>
        <w:t>Altogether</w:t>
      </w:r>
      <w:r w:rsidR="0021692D" w:rsidRPr="00635647">
        <w:rPr>
          <w:rFonts w:ascii="Times New Roman" w:hAnsi="Times New Roman" w:cs="Times New Roman"/>
        </w:rPr>
        <w:t xml:space="preserve">, our results suggest </w:t>
      </w:r>
      <w:r w:rsidR="00877AF7" w:rsidRPr="00635647">
        <w:rPr>
          <w:rFonts w:ascii="Times New Roman" w:hAnsi="Times New Roman" w:cs="Times New Roman"/>
        </w:rPr>
        <w:t xml:space="preserve">we </w:t>
      </w:r>
      <w:r w:rsidR="0050162A" w:rsidRPr="00635647">
        <w:rPr>
          <w:rFonts w:ascii="Times New Roman" w:hAnsi="Times New Roman" w:cs="Times New Roman"/>
        </w:rPr>
        <w:t>adapt more to</w:t>
      </w:r>
      <w:r w:rsidR="004C59AB" w:rsidRPr="00635647">
        <w:rPr>
          <w:rFonts w:ascii="Times New Roman" w:hAnsi="Times New Roman" w:cs="Times New Roman"/>
        </w:rPr>
        <w:t xml:space="preserve"> </w:t>
      </w:r>
      <w:r w:rsidR="005D0CEF" w:rsidRPr="00635647">
        <w:rPr>
          <w:rFonts w:ascii="Times New Roman" w:hAnsi="Times New Roman" w:cs="Times New Roman"/>
        </w:rPr>
        <w:t>green illumina</w:t>
      </w:r>
      <w:r w:rsidR="004C59AB" w:rsidRPr="00635647">
        <w:rPr>
          <w:rFonts w:ascii="Times New Roman" w:hAnsi="Times New Roman" w:cs="Times New Roman"/>
        </w:rPr>
        <w:t>nt</w:t>
      </w:r>
      <w:r w:rsidR="0050162A" w:rsidRPr="00635647">
        <w:rPr>
          <w:rFonts w:ascii="Times New Roman" w:hAnsi="Times New Roman" w:cs="Times New Roman"/>
        </w:rPr>
        <w:t>s</w:t>
      </w:r>
      <w:r w:rsidR="0021692D" w:rsidRPr="00635647">
        <w:rPr>
          <w:rFonts w:ascii="Times New Roman" w:hAnsi="Times New Roman" w:cs="Times New Roman"/>
        </w:rPr>
        <w:t xml:space="preserve"> compared to </w:t>
      </w:r>
      <w:r w:rsidR="003431B7" w:rsidRPr="00635647">
        <w:rPr>
          <w:rFonts w:ascii="Times New Roman" w:hAnsi="Times New Roman" w:cs="Times New Roman"/>
        </w:rPr>
        <w:t>red</w:t>
      </w:r>
      <w:r w:rsidR="00F13315" w:rsidRPr="00635647">
        <w:rPr>
          <w:rFonts w:ascii="Times New Roman" w:hAnsi="Times New Roman" w:cs="Times New Roman"/>
        </w:rPr>
        <w:t xml:space="preserve"> regardless of the display type</w:t>
      </w:r>
      <w:r w:rsidR="0021692D" w:rsidRPr="00635647">
        <w:rPr>
          <w:rFonts w:ascii="Times New Roman" w:hAnsi="Times New Roman" w:cs="Times New Roman"/>
        </w:rPr>
        <w:t xml:space="preserve">. This adds nuance to the broader understanding that the human visual system does not consistently show better constancy for illuminants aligned with the </w:t>
      </w:r>
      <w:r w:rsidR="00C556F1" w:rsidRPr="00635647">
        <w:rPr>
          <w:rFonts w:ascii="Times New Roman" w:hAnsi="Times New Roman" w:cs="Times New Roman"/>
        </w:rPr>
        <w:t>Planckian</w:t>
      </w:r>
      <w:r w:rsidR="0021692D" w:rsidRPr="00635647">
        <w:rPr>
          <w:rFonts w:ascii="Times New Roman" w:hAnsi="Times New Roman" w:cs="Times New Roman"/>
        </w:rPr>
        <w:t xml:space="preserve"> locus. </w:t>
      </w:r>
    </w:p>
    <w:p w14:paraId="576251F2" w14:textId="709197EF" w:rsidR="004F6D72" w:rsidRPr="00635647" w:rsidRDefault="00992FFD" w:rsidP="00635647">
      <w:pPr>
        <w:pStyle w:val="Section"/>
        <w:spacing w:line="480" w:lineRule="auto"/>
      </w:pPr>
      <w:bookmarkStart w:id="151" w:name="_Toc195975258"/>
      <w:r w:rsidRPr="00635647">
        <w:t>6.</w:t>
      </w:r>
      <w:r w:rsidR="00FC7805" w:rsidRPr="00635647">
        <w:t>3</w:t>
      </w:r>
      <w:r w:rsidRPr="00635647">
        <w:t xml:space="preserve"> </w:t>
      </w:r>
      <w:r w:rsidR="00FC7805" w:rsidRPr="00635647">
        <w:t xml:space="preserve">Target </w:t>
      </w:r>
      <w:r w:rsidR="004F6D72" w:rsidRPr="00635647">
        <w:t xml:space="preserve">Lightness </w:t>
      </w:r>
      <w:r w:rsidR="00FC7805" w:rsidRPr="00635647">
        <w:t>Changes</w:t>
      </w:r>
      <w:bookmarkEnd w:id="151"/>
    </w:p>
    <w:p w14:paraId="6B9D6A16" w14:textId="52760BE7" w:rsidR="00B61FAE" w:rsidRPr="00635647" w:rsidRDefault="00AF063D" w:rsidP="00635647">
      <w:pPr>
        <w:pStyle w:val="Body"/>
        <w:spacing w:line="480" w:lineRule="auto"/>
      </w:pPr>
      <w:r w:rsidRPr="00635647">
        <w:t xml:space="preserve">We found that the highest lightness level (L* = 70) produced slightly higher color constancy indices on average compared to lower lightness levels. However, the magnitude of this difference </w:t>
      </w:r>
      <w:r w:rsidRPr="00635647">
        <w:lastRenderedPageBreak/>
        <w:t xml:space="preserve">was small. Previous studies have not reported consistent effects of lightness on color constancy, and in some cases, this factor was not directly analyzed. For example, </w:t>
      </w:r>
      <w:sdt>
        <w:sdtPr>
          <w:rPr>
            <w:color w:val="000000"/>
          </w:rPr>
          <w:tag w:val="MENDELEY_CITATION_v3_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"/>
          <w:id w:val="46500294"/>
          <w:placeholder>
            <w:docPart w:val="DefaultPlaceholder_-1854013440"/>
          </w:placeholder>
        </w:sdtPr>
        <w:sdtContent>
          <w:r w:rsidR="00617901" w:rsidRPr="00617901">
            <w:rPr>
              <w:color w:val="000000"/>
            </w:rPr>
            <w:t>Brainard (1998)</w:t>
          </w:r>
        </w:sdtContent>
      </w:sdt>
      <w:r w:rsidRPr="00635647">
        <w:t xml:space="preserve"> included achromatic adjustments at multiple L* values (50, 70, 90, </w:t>
      </w:r>
      <w:commentRangeStart w:id="152"/>
      <w:commentRangeStart w:id="153"/>
      <w:r w:rsidRPr="00635647">
        <w:t>110</w:t>
      </w:r>
      <w:commentRangeEnd w:id="152"/>
      <w:r w:rsidR="00E369CA">
        <w:rPr>
          <w:rStyle w:val="CommentReference"/>
          <w:rFonts w:asciiTheme="minorHAnsi" w:hAnsiTheme="minorHAnsi" w:cstheme="minorBidi"/>
        </w:rPr>
        <w:commentReference w:id="152"/>
      </w:r>
      <w:commentRangeEnd w:id="153"/>
      <w:r w:rsidR="00FF746F">
        <w:rPr>
          <w:rStyle w:val="CommentReference"/>
          <w:rFonts w:asciiTheme="minorHAnsi" w:hAnsiTheme="minorHAnsi" w:cstheme="minorBidi"/>
        </w:rPr>
        <w:commentReference w:id="153"/>
      </w:r>
      <w:r w:rsidRPr="00635647">
        <w:t xml:space="preserve">) but did not report significant differences in constancy across them. Similarly, </w:t>
      </w:r>
      <w:sdt>
        <w:sdtPr>
          <w:rPr>
            <w:color w:val="000000"/>
          </w:rPr>
          <w:tag w:val="MENDELEY_CITATION_v3_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"/>
          <w:id w:val="985670869"/>
          <w:placeholder>
            <w:docPart w:val="DefaultPlaceholder_-1854013440"/>
          </w:placeholder>
        </w:sdtPr>
        <w:sdtContent>
          <w:r w:rsidR="00617901" w:rsidRPr="00617901">
            <w:rPr>
              <w:rFonts w:eastAsia="Times New Roman"/>
              <w:color w:val="000000"/>
            </w:rPr>
            <w:t>Kraft &amp; Brainard (1999)</w:t>
          </w:r>
        </w:sdtContent>
      </w:sdt>
      <w:r w:rsidRPr="00635647">
        <w:t xml:space="preserve"> used targets of different luminance (4.6 and 10.7 cd/m²) but did not focus on lightness effects</w:t>
      </w:r>
      <w:r w:rsidR="00D43ED5" w:rsidRPr="00635647">
        <w:t xml:space="preserve"> due to finding no significant difference</w:t>
      </w:r>
      <w:r w:rsidRPr="00635647">
        <w:t>.</w:t>
      </w:r>
      <w:r w:rsidR="00B61FAE" w:rsidRPr="00635647">
        <w:t xml:space="preserve"> </w:t>
      </w:r>
      <w:r w:rsidR="003615D2" w:rsidRPr="00635647">
        <w:t xml:space="preserve">In our study, lightness was defined relative to the white point of each illuminant, meaning that the actual luminance of a target at a given lightness level varied across illuminants. </w:t>
      </w:r>
      <w:r w:rsidR="00E408E5" w:rsidRPr="00635647">
        <w:t xml:space="preserve">In other words, L*70 under the green illuminant had a higher luminance than L*70 under the blue illuminant. </w:t>
      </w:r>
      <w:r w:rsidR="003615D2" w:rsidRPr="00635647">
        <w:t xml:space="preserve">This variation limits our ability to attribute CI differences directly to lightness alone. </w:t>
      </w:r>
    </w:p>
    <w:p w14:paraId="1E37F372" w14:textId="622FE1C9" w:rsidR="003615D2" w:rsidRPr="00635647" w:rsidRDefault="003615D2" w:rsidP="00635647">
      <w:pPr>
        <w:pStyle w:val="Body"/>
        <w:spacing w:line="480" w:lineRule="auto"/>
      </w:pPr>
      <w:r w:rsidRPr="00635647">
        <w:t xml:space="preserve">In lightness constancy literature, </w:t>
      </w:r>
      <w:sdt>
        <w:sdtPr>
          <w:rPr>
            <w:color w:val="000000"/>
          </w:rPr>
          <w:tag w:val="MENDELEY_CITATION_v3_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"/>
          <w:id w:val="-777869143"/>
          <w:placeholder>
            <w:docPart w:val="DefaultPlaceholder_-1854013440"/>
          </w:placeholder>
        </w:sdtPr>
        <w:sdtContent>
          <w:r w:rsidR="00617901" w:rsidRPr="00617901">
            <w:rPr>
              <w:color w:val="000000"/>
            </w:rPr>
            <w:t>Patel et al. (2024)</w:t>
          </w:r>
        </w:sdtContent>
      </w:sdt>
      <w:r w:rsidR="00AE7EBE" w:rsidRPr="00635647">
        <w:t xml:space="preserve"> </w:t>
      </w:r>
      <w:r w:rsidRPr="00635647">
        <w:t xml:space="preserve">found </w:t>
      </w:r>
      <w:r w:rsidR="006147F1" w:rsidRPr="00635647">
        <w:t>a higher</w:t>
      </w:r>
      <w:r w:rsidRPr="00635647">
        <w:t xml:space="preserve"> constancy for </w:t>
      </w:r>
      <w:r w:rsidR="007C197E" w:rsidRPr="00635647">
        <w:t xml:space="preserve">a middle </w:t>
      </w:r>
      <w:r w:rsidRPr="00635647">
        <w:t>reflectance patch (</w:t>
      </w:r>
      <w:r w:rsidR="006639A9" w:rsidRPr="00635647">
        <w:t xml:space="preserve">R = </w:t>
      </w:r>
      <w:r w:rsidRPr="00635647">
        <w:t xml:space="preserve">0.39), </w:t>
      </w:r>
      <w:r w:rsidR="00B635CA" w:rsidRPr="00635647">
        <w:t>compared to the lower (</w:t>
      </w:r>
      <w:r w:rsidR="006639A9" w:rsidRPr="00635647">
        <w:t>R = 0</w:t>
      </w:r>
      <w:r w:rsidR="00B635CA" w:rsidRPr="00635647">
        <w:t>.18) and higher (</w:t>
      </w:r>
      <w:r w:rsidR="006639A9" w:rsidRPr="00635647">
        <w:t>R = 0</w:t>
      </w:r>
      <w:r w:rsidR="00B635CA" w:rsidRPr="00635647">
        <w:t>.</w:t>
      </w:r>
      <w:r w:rsidR="00774C73" w:rsidRPr="00635647">
        <w:t>55</w:t>
      </w:r>
      <w:r w:rsidR="00B635CA" w:rsidRPr="00635647">
        <w:t>) reflectance</w:t>
      </w:r>
      <w:r w:rsidR="006147F1" w:rsidRPr="00635647">
        <w:t xml:space="preserve"> bounds</w:t>
      </w:r>
      <w:r w:rsidR="00B635CA" w:rsidRPr="00635647">
        <w:t xml:space="preserve">. </w:t>
      </w:r>
      <w:r w:rsidR="006147F1" w:rsidRPr="00635647">
        <w:t>Patel</w:t>
      </w:r>
      <w:r w:rsidR="00106B0E" w:rsidRPr="00635647">
        <w:t xml:space="preserve"> et al explain that </w:t>
      </w:r>
      <w:r w:rsidRPr="00635647">
        <w:t>because it was close</w:t>
      </w:r>
      <w:r w:rsidR="00106B0E" w:rsidRPr="00635647">
        <w:t>st</w:t>
      </w:r>
      <w:r w:rsidRPr="00635647">
        <w:t xml:space="preserve"> in reflectance to the background (</w:t>
      </w:r>
      <w:r w:rsidR="006639A9" w:rsidRPr="00635647">
        <w:t xml:space="preserve">R = </w:t>
      </w:r>
      <w:r w:rsidRPr="00635647">
        <w:t xml:space="preserve">0.35), </w:t>
      </w:r>
      <w:r w:rsidR="00E7249D" w:rsidRPr="00635647">
        <w:t>observers</w:t>
      </w:r>
      <w:r w:rsidR="005A3CA8" w:rsidRPr="00635647">
        <w:t xml:space="preserve"> </w:t>
      </w:r>
      <w:r w:rsidR="00E7249D" w:rsidRPr="00635647">
        <w:t xml:space="preserve">naturally adjusted the </w:t>
      </w:r>
      <w:r w:rsidR="00106B0E" w:rsidRPr="00635647">
        <w:t xml:space="preserve">luminance of the target </w:t>
      </w:r>
      <w:r w:rsidR="00E7249D" w:rsidRPr="00635647">
        <w:t>to</w:t>
      </w:r>
      <w:r w:rsidR="00106B0E" w:rsidRPr="00635647">
        <w:t xml:space="preserve"> be higher than the background</w:t>
      </w:r>
      <w:r w:rsidR="00594A1E" w:rsidRPr="00635647">
        <w:t xml:space="preserve"> to avoid matching it</w:t>
      </w:r>
      <w:r w:rsidR="00E7249D" w:rsidRPr="00635647">
        <w:t xml:space="preserve">. </w:t>
      </w:r>
      <w:r w:rsidRPr="00635647">
        <w:t>However, our study differs in that our targets</w:t>
      </w:r>
      <w:r w:rsidR="00684D05" w:rsidRPr="00635647">
        <w:t xml:space="preserve"> always</w:t>
      </w:r>
      <w:r w:rsidRPr="00635647">
        <w:t xml:space="preserve"> had greater lightness contrast against the background (L* = 20)</w:t>
      </w:r>
      <w:r w:rsidR="00640432" w:rsidRPr="00635647">
        <w:t>. Despite that, it raises the possibility that lightness contrast with the background could still play a role.</w:t>
      </w:r>
      <w:r w:rsidR="00075EC3" w:rsidRPr="00635647">
        <w:t xml:space="preserve"> Another limitation was that we only tested three lightness values, which restricts the ability to generalize the effects of lightness on color constancy. </w:t>
      </w:r>
      <w:r w:rsidR="006A3B1C" w:rsidRPr="00635647">
        <w:t>A broader sampling would make it easier to draw concrete conclusions and may reveal stronger or more consistent patterns.</w:t>
      </w:r>
    </w:p>
    <w:p w14:paraId="34C3D4FA" w14:textId="13F26A15" w:rsidR="00D42D03" w:rsidRPr="00635647" w:rsidRDefault="006D2288" w:rsidP="00635647">
      <w:pPr>
        <w:pStyle w:val="Section"/>
        <w:spacing w:line="480" w:lineRule="auto"/>
      </w:pPr>
      <w:bookmarkStart w:id="154" w:name="_Toc195975259"/>
      <w:r w:rsidRPr="00635647">
        <w:lastRenderedPageBreak/>
        <w:t>6.</w:t>
      </w:r>
      <w:r w:rsidR="00FC7805" w:rsidRPr="00635647">
        <w:t>4</w:t>
      </w:r>
      <w:r w:rsidRPr="00635647">
        <w:t xml:space="preserve"> </w:t>
      </w:r>
      <w:r w:rsidR="00AB1695" w:rsidRPr="00635647">
        <w:t>Future Work and Limitations</w:t>
      </w:r>
      <w:bookmarkEnd w:id="154"/>
    </w:p>
    <w:p w14:paraId="5C04BA10" w14:textId="25C0DEA7" w:rsidR="002D2359" w:rsidRPr="00635647" w:rsidRDefault="00737DC4" w:rsidP="00635647">
      <w:pPr>
        <w:pStyle w:val="Body"/>
        <w:spacing w:line="480" w:lineRule="auto"/>
      </w:pPr>
      <w:r w:rsidRPr="00635647">
        <w:t>A key limitation of our study</w:t>
      </w:r>
      <w:r w:rsidR="00A84BEB" w:rsidRPr="00635647">
        <w:t xml:space="preserve"> </w:t>
      </w:r>
      <w:r w:rsidRPr="00635647">
        <w:t xml:space="preserve">is the challenge of comparing constancy across experiments due to differences in task design, analysis methods, and scene characteristics. While our VR condition showed improved constancy compared to the flat-panel display, it remains unclear how these values relate to those measured in real-world environments. Previous studies have reported a wide range of color constancy indices, even within the same viewing </w:t>
      </w:r>
      <w:r w:rsidR="00B560AC" w:rsidRPr="00635647">
        <w:t>conditions</w:t>
      </w:r>
      <w:r w:rsidRPr="00635647">
        <w:t>, depending on the experimental approach. For instance, differences in CI values have been observed between studies using achromatic adjustment tasks versus forced-choice</w:t>
      </w:r>
      <w:r w:rsidR="00015D21" w:rsidRPr="00635647">
        <w:t>, and asymmetric matching</w:t>
      </w:r>
      <w:r w:rsidRPr="00635647">
        <w:t>. These variations limit our ability to make direct comparisons across experiments.</w:t>
      </w:r>
      <w:r w:rsidR="00E5486A" w:rsidRPr="00635647">
        <w:t xml:space="preserve"> </w:t>
      </w:r>
      <w:r w:rsidR="005B476F" w:rsidRPr="00635647">
        <w:t xml:space="preserve">The choice of color space for computing CI is another important factor that influences outcomes and complicates cross-study </w:t>
      </w:r>
      <w:r w:rsidR="005B476F" w:rsidRPr="00635647">
        <w:rPr>
          <w:rStyle w:val="BodyChar"/>
        </w:rPr>
        <w:t>comparisons.</w:t>
      </w:r>
      <w:r w:rsidR="00015D21" w:rsidRPr="00635647">
        <w:rPr>
          <w:rStyle w:val="BodyChar"/>
        </w:rPr>
        <w:t xml:space="preserve"> While </w:t>
      </w:r>
      <w:sdt>
        <w:sdtPr>
          <w:rPr>
            <w:rStyle w:val="BodyChar"/>
            <w:color w:val="000000"/>
          </w:rPr>
          <w:tag w:val="MENDELEY_CITATION_v3_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"/>
          <w:id w:val="-403917312"/>
          <w:placeholder>
            <w:docPart w:val="F8575A907A484302A04B1DD77CD95316"/>
          </w:placeholder>
        </w:sdtPr>
        <w:sdtContent>
          <w:r w:rsidR="00617901" w:rsidRPr="00617901">
            <w:rPr>
              <w:rStyle w:val="BodyChar"/>
              <w:color w:val="000000"/>
            </w:rPr>
            <w:t>Gil Rodríguez et al. (2024)</w:t>
          </w:r>
        </w:sdtContent>
      </w:sdt>
      <w:r w:rsidR="00015D21" w:rsidRPr="00635647">
        <w:rPr>
          <w:rStyle w:val="BodyChar"/>
        </w:rPr>
        <w:t xml:space="preserve"> and </w:t>
      </w:r>
      <w:sdt>
        <w:sdtPr>
          <w:rPr>
            <w:rStyle w:val="BodyChar"/>
            <w:color w:val="000000"/>
          </w:rPr>
          <w:tag w:val="MENDELEY_CITATION_v3_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"/>
          <w:id w:val="1243060360"/>
          <w:placeholder>
            <w:docPart w:val="F8575A907A484302A04B1DD77CD95316"/>
          </w:placeholder>
        </w:sdtPr>
        <w:sdtContent>
          <w:proofErr w:type="spellStart"/>
          <w:r w:rsidR="00617901" w:rsidRPr="00617901">
            <w:rPr>
              <w:rStyle w:val="BodyChar"/>
              <w:color w:val="000000"/>
            </w:rPr>
            <w:t>Gegenfurtner</w:t>
          </w:r>
          <w:proofErr w:type="spellEnd"/>
          <w:r w:rsidR="00617901" w:rsidRPr="00617901">
            <w:rPr>
              <w:rStyle w:val="BodyChar"/>
              <w:color w:val="000000"/>
            </w:rPr>
            <w:t xml:space="preserve"> et al. (2024)</w:t>
          </w:r>
        </w:sdtContent>
      </w:sdt>
      <w:r w:rsidR="00015D21" w:rsidRPr="00635647">
        <w:rPr>
          <w:rStyle w:val="BodyChar"/>
        </w:rPr>
        <w:t xml:space="preserve"> used </w:t>
      </w:r>
      <w:commentRangeStart w:id="155"/>
      <w:commentRangeStart w:id="156"/>
      <w:commentRangeStart w:id="157"/>
      <w:r w:rsidR="00015D21" w:rsidRPr="00635647">
        <w:rPr>
          <w:rStyle w:val="BodyChar"/>
        </w:rPr>
        <w:t>CIELAB</w:t>
      </w:r>
      <w:commentRangeEnd w:id="155"/>
      <w:r w:rsidR="0030057C">
        <w:rPr>
          <w:rStyle w:val="CommentReference"/>
          <w:rFonts w:asciiTheme="minorHAnsi" w:hAnsiTheme="minorHAnsi" w:cstheme="minorBidi"/>
        </w:rPr>
        <w:commentReference w:id="155"/>
      </w:r>
      <w:commentRangeEnd w:id="156"/>
      <w:r w:rsidR="002E4344">
        <w:rPr>
          <w:rStyle w:val="CommentReference"/>
          <w:rFonts w:asciiTheme="minorHAnsi" w:hAnsiTheme="minorHAnsi" w:cstheme="minorBidi"/>
        </w:rPr>
        <w:commentReference w:id="156"/>
      </w:r>
      <w:commentRangeEnd w:id="157"/>
      <w:r w:rsidR="002E4344">
        <w:rPr>
          <w:rStyle w:val="CommentReference"/>
          <w:rFonts w:asciiTheme="minorHAnsi" w:hAnsiTheme="minorHAnsi" w:cstheme="minorBidi"/>
        </w:rPr>
        <w:commentReference w:id="157"/>
      </w:r>
      <w:r w:rsidR="00015D21" w:rsidRPr="00635647">
        <w:rPr>
          <w:rStyle w:val="BodyChar"/>
        </w:rPr>
        <w:t xml:space="preserve">, others have employed cone-opponent spaces </w:t>
      </w:r>
      <w:sdt>
        <w:sdtPr>
          <w:rPr>
            <w:rStyle w:val="BodyChar"/>
            <w:color w:val="000000"/>
          </w:rPr>
          <w:tag w:val="MENDELEY_CITATION_v3_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"/>
          <w:id w:val="757787753"/>
          <w:placeholder>
            <w:docPart w:val="F8575A907A484302A04B1DD77CD95316"/>
          </w:placeholder>
        </w:sdtPr>
        <w:sdtContent>
          <w:r w:rsidR="00617901" w:rsidRPr="00617901">
            <w:rPr>
              <w:rFonts w:eastAsia="Times New Roman"/>
              <w:color w:val="000000"/>
            </w:rPr>
            <w:t>(Olkkonen et al., 2008; Yang &amp; Shevell, 2002)</w:t>
          </w:r>
        </w:sdtContent>
      </w:sdt>
      <w:r w:rsidR="00015D21" w:rsidRPr="00635647">
        <w:rPr>
          <w:rStyle w:val="BodyChar"/>
        </w:rPr>
        <w:t xml:space="preserve">. We computed CI in the CIE 1976 </w:t>
      </w:r>
      <w:proofErr w:type="spellStart"/>
      <w:r w:rsidR="00015D21" w:rsidRPr="00635647">
        <w:rPr>
          <w:rStyle w:val="BodyChar"/>
        </w:rPr>
        <w:t>u’v</w:t>
      </w:r>
      <w:proofErr w:type="spellEnd"/>
      <w:r w:rsidR="00015D21" w:rsidRPr="00635647">
        <w:rPr>
          <w:rStyle w:val="BodyChar"/>
        </w:rPr>
        <w:t xml:space="preserve">’ space, which is also widely used </w:t>
      </w:r>
      <w:sdt>
        <w:sdtPr>
          <w:rPr>
            <w:rStyle w:val="BodyChar"/>
            <w:color w:val="000000"/>
          </w:rPr>
          <w:tag w:val="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"/>
          <w:id w:val="535169742"/>
          <w:placeholder>
            <w:docPart w:val="F8575A907A484302A04B1DD77CD95316"/>
          </w:placeholder>
        </w:sdtPr>
        <w:sdtContent>
          <w:r w:rsidR="00617901" w:rsidRPr="00617901">
            <w:rPr>
              <w:rFonts w:eastAsia="Times New Roman"/>
              <w:color w:val="000000"/>
            </w:rPr>
            <w:t>(Brainard, 1998; Delahunt &amp; Brainard, 2004; Kraft &amp; Brainard, 1999; Murray et al., 2006).</w:t>
          </w:r>
        </w:sdtContent>
      </w:sdt>
      <w:r w:rsidR="00015D21" w:rsidRPr="00635647">
        <w:rPr>
          <w:rStyle w:val="BodyChar"/>
        </w:rPr>
        <w:t xml:space="preserve"> We found this space to be well-suited for our data, as responses clustered along the illuminant line with a high frequency of near-zero </w:t>
      </w:r>
      <m:oMath>
        <m:sSub>
          <m:sSubPr>
            <m:ctrlPr>
              <w:rPr>
                <w:rStyle w:val="BodyChar"/>
                <w:rFonts w:ascii="Cambria Math" w:hAnsi="Cambria Math"/>
                <w:i/>
              </w:rPr>
            </m:ctrlPr>
          </m:sSubPr>
          <m:e>
            <m:r>
              <m:rPr>
                <m:sty m:val="p"/>
              </m:rPr>
              <w:rPr>
                <w:rStyle w:val="BodyChar"/>
                <w:rFonts w:ascii="Cambria Math" w:hAnsi="Cambria Math"/>
              </w:rPr>
              <m:t>δ</m:t>
            </m:r>
          </m:e>
          <m:sub>
            <m:r>
              <w:rPr>
                <w:rStyle w:val="BodyChar"/>
                <w:rFonts w:ascii="Cambria Math" w:hAnsi="Cambria Math"/>
              </w:rPr>
              <m:t>uv</m:t>
            </m:r>
          </m:sub>
        </m:sSub>
      </m:oMath>
      <w:r w:rsidR="00015D21" w:rsidRPr="00635647">
        <w:rPr>
          <w:rStyle w:val="BodyChar"/>
        </w:rPr>
        <w:t xml:space="preserve"> values (Figure </w:t>
      </w:r>
      <w:r w:rsidR="0055761E" w:rsidRPr="00635647">
        <w:rPr>
          <w:rStyle w:val="BodyChar"/>
        </w:rPr>
        <w:t>33</w:t>
      </w:r>
      <w:r w:rsidR="00015D21" w:rsidRPr="00635647">
        <w:rPr>
          <w:rStyle w:val="BodyChar"/>
        </w:rPr>
        <w:t>). However, no consensus exists on the optimal space or metric for computing CI, limiting the comparability of results across studies</w:t>
      </w:r>
      <w:r w:rsidR="00A84BEB" w:rsidRPr="00635647">
        <w:t xml:space="preserve"> </w:t>
      </w:r>
      <w:r w:rsidRPr="00635647">
        <w:t xml:space="preserve">Future work should aim to bridge these gaps by directly comparing constancy across VR, flat-panel, and real illuminated scenes </w:t>
      </w:r>
      <w:r w:rsidR="00E5486A" w:rsidRPr="00635647">
        <w:t xml:space="preserve">under the same experimental procedure and </w:t>
      </w:r>
      <w:r w:rsidR="00A84BEB" w:rsidRPr="00635647">
        <w:t xml:space="preserve">constancy calculation </w:t>
      </w:r>
      <w:r w:rsidR="00E5486A" w:rsidRPr="00635647">
        <w:t>methods</w:t>
      </w:r>
      <w:r w:rsidRPr="00635647">
        <w:t>.</w:t>
      </w:r>
    </w:p>
    <w:p w14:paraId="538DB64F" w14:textId="27390414" w:rsidR="00E733BA" w:rsidRDefault="00E733BA" w:rsidP="00635647">
      <w:pPr>
        <w:pStyle w:val="Body"/>
        <w:spacing w:line="480" w:lineRule="auto"/>
      </w:pPr>
      <w:r w:rsidRPr="00635647">
        <w:t xml:space="preserve">It’s also worth noting the role of realism in virtual scene design. Our VR environment, while rendered with physics-based lighting, was not photorealistic. The assets used were free models from the </w:t>
      </w:r>
      <w:r w:rsidR="009F0997" w:rsidRPr="00635647">
        <w:t>Epic Games</w:t>
      </w:r>
      <w:r w:rsidRPr="00635647">
        <w:t xml:space="preserve"> FAB library, featuring simple textures and geometry that did not offer a </w:t>
      </w:r>
      <w:r w:rsidRPr="00635647">
        <w:lastRenderedPageBreak/>
        <w:t>highly realistic appearance</w:t>
      </w:r>
      <w:r w:rsidR="00473404" w:rsidRPr="00635647">
        <w:t xml:space="preserve"> </w:t>
      </w:r>
      <w:sdt>
        <w:sdtPr>
          <w:rPr>
            <w:color w:val="000000"/>
          </w:rPr>
          <w:tag w:val="MENDELEY_CITATION_v3_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"/>
          <w:id w:val="1373567765"/>
          <w:placeholder>
            <w:docPart w:val="DefaultPlaceholder_-1854013440"/>
          </w:placeholder>
        </w:sdtPr>
        <w:sdtContent>
          <w:r w:rsidR="00617901" w:rsidRPr="00617901">
            <w:rPr>
              <w:rFonts w:eastAsia="Times New Roman"/>
              <w:color w:val="000000"/>
            </w:rPr>
            <w:t>(</w:t>
          </w:r>
          <w:r w:rsidR="00617901" w:rsidRPr="00617901">
            <w:rPr>
              <w:rFonts w:eastAsia="Times New Roman"/>
              <w:i/>
              <w:iCs/>
              <w:color w:val="000000"/>
            </w:rPr>
            <w:t>Fab.Com</w:t>
          </w:r>
          <w:r w:rsidR="00617901" w:rsidRPr="00617901">
            <w:rPr>
              <w:rFonts w:eastAsia="Times New Roman"/>
              <w:color w:val="000000"/>
            </w:rPr>
            <w:t>, 2024)</w:t>
          </w:r>
        </w:sdtContent>
      </w:sdt>
      <w:r w:rsidRPr="00635647">
        <w:t xml:space="preserve">. Additionally, participants </w:t>
      </w:r>
      <w:r w:rsidR="00DF4ABD" w:rsidRPr="00635647">
        <w:t>sometimes</w:t>
      </w:r>
      <w:r w:rsidRPr="00635647">
        <w:t xml:space="preserve"> reported discomfort with the headset. Commercial VR headsets introduce conflicting cues for depth through the vergence-accommodation conflict, a common issue in VR where our eyes attempt to focus on simulated distances beyond the physical screen, which can cause visual discomfort or "VR sickness"</w:t>
      </w:r>
      <w:r w:rsidR="00882021" w:rsidRPr="00635647">
        <w:t xml:space="preserve"> </w:t>
      </w:r>
      <w:sdt>
        <w:sdtPr>
          <w:rPr>
            <w:color w:val="000000"/>
          </w:rPr>
          <w:tag w:val="MENDELEY_CITATION_v3_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"/>
          <w:id w:val="2127962613"/>
          <w:placeholder>
            <w:docPart w:val="DefaultPlaceholder_-1854013440"/>
          </w:placeholder>
        </w:sdtPr>
        <w:sdtContent>
          <w:r w:rsidR="00617901" w:rsidRPr="00617901">
            <w:rPr>
              <w:color w:val="000000"/>
            </w:rPr>
            <w:t>(Hoffman et al., 2008)</w:t>
          </w:r>
        </w:sdtContent>
      </w:sdt>
      <w:r w:rsidR="00882021" w:rsidRPr="00635647">
        <w:t>.</w:t>
      </w:r>
      <w:r w:rsidRPr="00635647">
        <w:t xml:space="preserve"> These factors may limit the effectiveness of VR as a fully immersive medium for color constancy experiments.</w:t>
      </w:r>
    </w:p>
    <w:p w14:paraId="03B67DD1" w14:textId="77777777" w:rsidR="00635647" w:rsidRDefault="00635647" w:rsidP="00635647">
      <w:pPr>
        <w:pStyle w:val="Body"/>
        <w:spacing w:line="480" w:lineRule="auto"/>
      </w:pPr>
    </w:p>
    <w:p w14:paraId="4E77735E" w14:textId="77777777" w:rsidR="00635647" w:rsidRDefault="00635647" w:rsidP="00635647">
      <w:pPr>
        <w:pStyle w:val="Body"/>
        <w:spacing w:line="480" w:lineRule="auto"/>
      </w:pPr>
    </w:p>
    <w:p w14:paraId="0D739F66" w14:textId="77777777" w:rsidR="00635647" w:rsidRDefault="00635647" w:rsidP="00635647">
      <w:pPr>
        <w:pStyle w:val="Body"/>
        <w:spacing w:line="480" w:lineRule="auto"/>
      </w:pPr>
    </w:p>
    <w:p w14:paraId="397D17B4" w14:textId="77777777" w:rsidR="00635647" w:rsidRDefault="00635647" w:rsidP="00635647">
      <w:pPr>
        <w:pStyle w:val="Body"/>
        <w:spacing w:line="480" w:lineRule="auto"/>
      </w:pPr>
    </w:p>
    <w:p w14:paraId="2E6957F4" w14:textId="77777777" w:rsidR="00635647" w:rsidRDefault="00635647" w:rsidP="00635647">
      <w:pPr>
        <w:pStyle w:val="Body"/>
        <w:spacing w:line="480" w:lineRule="auto"/>
      </w:pPr>
    </w:p>
    <w:p w14:paraId="4ADDDAB7" w14:textId="77777777" w:rsidR="00635647" w:rsidRDefault="00635647" w:rsidP="00635647">
      <w:pPr>
        <w:pStyle w:val="Body"/>
        <w:spacing w:line="480" w:lineRule="auto"/>
      </w:pPr>
    </w:p>
    <w:p w14:paraId="7199C0F8" w14:textId="77777777" w:rsidR="00635647" w:rsidRDefault="00635647" w:rsidP="00635647">
      <w:pPr>
        <w:pStyle w:val="Body"/>
        <w:spacing w:line="480" w:lineRule="auto"/>
      </w:pPr>
    </w:p>
    <w:p w14:paraId="513DDA5E" w14:textId="77777777" w:rsidR="00635647" w:rsidRDefault="00635647" w:rsidP="00635647">
      <w:pPr>
        <w:pStyle w:val="Body"/>
        <w:spacing w:line="480" w:lineRule="auto"/>
      </w:pPr>
    </w:p>
    <w:p w14:paraId="5080FD65" w14:textId="77777777" w:rsidR="00635647" w:rsidRDefault="00635647" w:rsidP="00635647">
      <w:pPr>
        <w:pStyle w:val="Body"/>
        <w:spacing w:line="480" w:lineRule="auto"/>
      </w:pPr>
    </w:p>
    <w:p w14:paraId="513B4BC2" w14:textId="77777777" w:rsidR="00635647" w:rsidRDefault="00635647" w:rsidP="00635647">
      <w:pPr>
        <w:pStyle w:val="Body"/>
        <w:spacing w:line="480" w:lineRule="auto"/>
      </w:pPr>
    </w:p>
    <w:p w14:paraId="5427A041" w14:textId="77777777" w:rsidR="00635647" w:rsidRDefault="00635647" w:rsidP="00635647">
      <w:pPr>
        <w:pStyle w:val="Body"/>
        <w:spacing w:line="480" w:lineRule="auto"/>
      </w:pPr>
    </w:p>
    <w:p w14:paraId="0FDBA7E3" w14:textId="77777777" w:rsidR="002B3C29" w:rsidRDefault="002B3C29" w:rsidP="00635647">
      <w:pPr>
        <w:pStyle w:val="Body"/>
        <w:spacing w:line="480" w:lineRule="auto"/>
      </w:pPr>
    </w:p>
    <w:p w14:paraId="219D2747" w14:textId="073474BF" w:rsidR="005136FE" w:rsidRDefault="006D2288" w:rsidP="002B3C29">
      <w:pPr>
        <w:pStyle w:val="ChapterTitle"/>
        <w:spacing w:line="480" w:lineRule="auto"/>
      </w:pPr>
      <w:bookmarkStart w:id="158" w:name="_Toc195975260"/>
      <w:r>
        <w:lastRenderedPageBreak/>
        <w:t>Chapter 7: Conclusion</w:t>
      </w:r>
      <w:bookmarkEnd w:id="158"/>
    </w:p>
    <w:p w14:paraId="79B315FE" w14:textId="3AB855E7" w:rsidR="00D56B92" w:rsidRDefault="00102BE3" w:rsidP="002B3C29">
      <w:pPr>
        <w:spacing w:line="480" w:lineRule="auto"/>
        <w:rPr>
          <w:rFonts w:ascii="Times New Roman" w:hAnsi="Times New Roman" w:cs="Times New Roman"/>
        </w:rPr>
      </w:pPr>
      <w:r w:rsidRPr="00102BE3">
        <w:rPr>
          <w:rFonts w:ascii="Times New Roman" w:hAnsi="Times New Roman" w:cs="Times New Roman"/>
        </w:rPr>
        <w:t xml:space="preserve">This study investigated color constancy in virtual environments viewed through head-mounted displays (VR HMDs) compared to conventional flat-panel displays, using an achromatic adjustment task across different illuminants and target lightness levels. Our findings demonstrate that color constancy is significantly </w:t>
      </w:r>
      <w:r w:rsidR="00812F50">
        <w:rPr>
          <w:rFonts w:ascii="Times New Roman" w:hAnsi="Times New Roman" w:cs="Times New Roman"/>
        </w:rPr>
        <w:t>higher</w:t>
      </w:r>
      <w:r w:rsidRPr="00102BE3">
        <w:rPr>
          <w:rFonts w:ascii="Times New Roman" w:hAnsi="Times New Roman" w:cs="Times New Roman"/>
        </w:rPr>
        <w:t xml:space="preserve"> in VR than on flat</w:t>
      </w:r>
      <w:r w:rsidR="00812F50">
        <w:rPr>
          <w:rFonts w:ascii="Times New Roman" w:hAnsi="Times New Roman" w:cs="Times New Roman"/>
        </w:rPr>
        <w:t>-panel</w:t>
      </w:r>
      <w:r w:rsidRPr="00102BE3">
        <w:rPr>
          <w:rFonts w:ascii="Times New Roman" w:hAnsi="Times New Roman" w:cs="Times New Roman"/>
        </w:rPr>
        <w:t xml:space="preserve"> displays, suggesting that the immersive qualities of VR may support perceptual processes more similar to real-world viewing conditions. This advantage likely stems from VR’s ability to present scenes as </w:t>
      </w:r>
      <w:r w:rsidR="005152E7">
        <w:rPr>
          <w:rFonts w:ascii="Times New Roman" w:hAnsi="Times New Roman" w:cs="Times New Roman"/>
        </w:rPr>
        <w:t xml:space="preserve">three-dimensional </w:t>
      </w:r>
      <w:r w:rsidRPr="00102BE3">
        <w:rPr>
          <w:rFonts w:ascii="Times New Roman" w:hAnsi="Times New Roman" w:cs="Times New Roman"/>
        </w:rPr>
        <w:t>illuminated environments rather than as flat, emissive images, potentially engaging cognitive chromatic adaptation mechanisms.</w:t>
      </w:r>
      <w:r>
        <w:rPr>
          <w:rFonts w:ascii="Times New Roman" w:hAnsi="Times New Roman" w:cs="Times New Roman"/>
        </w:rPr>
        <w:t xml:space="preserve"> </w:t>
      </w:r>
      <w:r w:rsidRPr="00102BE3">
        <w:rPr>
          <w:rFonts w:ascii="Times New Roman" w:hAnsi="Times New Roman" w:cs="Times New Roman"/>
        </w:rPr>
        <w:t xml:space="preserve">In addition to display type, we found that color constancy varied with both illuminant chromaticity and target lightness. Among the illuminants tested, the green illuminant </w:t>
      </w:r>
      <w:r w:rsidR="002F4E72">
        <w:rPr>
          <w:rFonts w:ascii="Times New Roman" w:hAnsi="Times New Roman" w:cs="Times New Roman"/>
        </w:rPr>
        <w:t>yielded</w:t>
      </w:r>
      <w:r w:rsidRPr="00102BE3">
        <w:rPr>
          <w:rFonts w:ascii="Times New Roman" w:hAnsi="Times New Roman" w:cs="Times New Roman"/>
        </w:rPr>
        <w:t xml:space="preserve"> the highest constancy</w:t>
      </w:r>
      <w:r w:rsidR="00844CE6">
        <w:rPr>
          <w:rFonts w:ascii="Times New Roman" w:hAnsi="Times New Roman" w:cs="Times New Roman"/>
        </w:rPr>
        <w:t xml:space="preserve"> index</w:t>
      </w:r>
      <w:r w:rsidR="002F4E72">
        <w:rPr>
          <w:rFonts w:ascii="Times New Roman" w:hAnsi="Times New Roman" w:cs="Times New Roman"/>
        </w:rPr>
        <w:t xml:space="preserve">, the blue and yellow </w:t>
      </w:r>
      <w:r w:rsidR="00844CE6">
        <w:rPr>
          <w:rFonts w:ascii="Times New Roman" w:hAnsi="Times New Roman" w:cs="Times New Roman"/>
        </w:rPr>
        <w:t xml:space="preserve">illuminants </w:t>
      </w:r>
      <w:r w:rsidR="002F4E72">
        <w:rPr>
          <w:rFonts w:ascii="Times New Roman" w:hAnsi="Times New Roman" w:cs="Times New Roman"/>
        </w:rPr>
        <w:t>yielded about the same</w:t>
      </w:r>
      <w:r w:rsidR="00844CE6">
        <w:rPr>
          <w:rFonts w:ascii="Times New Roman" w:hAnsi="Times New Roman" w:cs="Times New Roman"/>
        </w:rPr>
        <w:t xml:space="preserve">, </w:t>
      </w:r>
      <w:r w:rsidRPr="00102BE3">
        <w:rPr>
          <w:rFonts w:ascii="Times New Roman" w:hAnsi="Times New Roman" w:cs="Times New Roman"/>
        </w:rPr>
        <w:t xml:space="preserve">and the red the lowest. Furthermore, constancy </w:t>
      </w:r>
      <w:r w:rsidR="00A26E65">
        <w:rPr>
          <w:rFonts w:ascii="Times New Roman" w:hAnsi="Times New Roman" w:cs="Times New Roman"/>
        </w:rPr>
        <w:t>decreased</w:t>
      </w:r>
      <w:r w:rsidRPr="00102BE3">
        <w:rPr>
          <w:rFonts w:ascii="Times New Roman" w:hAnsi="Times New Roman" w:cs="Times New Roman"/>
        </w:rPr>
        <w:t xml:space="preserve"> at </w:t>
      </w:r>
      <w:r w:rsidR="00767321">
        <w:rPr>
          <w:rFonts w:ascii="Times New Roman" w:hAnsi="Times New Roman" w:cs="Times New Roman"/>
        </w:rPr>
        <w:t>the highest</w:t>
      </w:r>
      <w:r w:rsidRPr="00102BE3">
        <w:rPr>
          <w:rFonts w:ascii="Times New Roman" w:hAnsi="Times New Roman" w:cs="Times New Roman"/>
        </w:rPr>
        <w:t xml:space="preserve"> </w:t>
      </w:r>
      <w:r w:rsidR="00767321">
        <w:rPr>
          <w:rFonts w:ascii="Times New Roman" w:hAnsi="Times New Roman" w:cs="Times New Roman"/>
        </w:rPr>
        <w:t xml:space="preserve">target </w:t>
      </w:r>
      <w:r w:rsidRPr="00102BE3">
        <w:rPr>
          <w:rFonts w:ascii="Times New Roman" w:hAnsi="Times New Roman" w:cs="Times New Roman"/>
        </w:rPr>
        <w:t>lightness level</w:t>
      </w:r>
      <w:r w:rsidR="00767321">
        <w:rPr>
          <w:rFonts w:ascii="Times New Roman" w:hAnsi="Times New Roman" w:cs="Times New Roman"/>
        </w:rPr>
        <w:t xml:space="preserve"> tested (L* 70)</w:t>
      </w:r>
      <w:r w:rsidRPr="00102BE3">
        <w:rPr>
          <w:rFonts w:ascii="Times New Roman" w:hAnsi="Times New Roman" w:cs="Times New Roman"/>
        </w:rPr>
        <w:t xml:space="preserve">, highlighting a potential interaction between </w:t>
      </w:r>
      <w:r w:rsidR="00955887">
        <w:rPr>
          <w:rFonts w:ascii="Times New Roman" w:hAnsi="Times New Roman" w:cs="Times New Roman"/>
        </w:rPr>
        <w:t xml:space="preserve">simulated </w:t>
      </w:r>
      <w:r w:rsidRPr="00102BE3">
        <w:rPr>
          <w:rFonts w:ascii="Times New Roman" w:hAnsi="Times New Roman" w:cs="Times New Roman"/>
        </w:rPr>
        <w:t>surface reflectance and adaptation mechanisms.</w:t>
      </w:r>
      <w:r>
        <w:rPr>
          <w:rFonts w:ascii="Times New Roman" w:hAnsi="Times New Roman" w:cs="Times New Roman"/>
        </w:rPr>
        <w:t xml:space="preserve"> </w:t>
      </w:r>
      <w:r w:rsidRPr="00102BE3">
        <w:rPr>
          <w:rFonts w:ascii="Times New Roman" w:hAnsi="Times New Roman" w:cs="Times New Roman"/>
        </w:rPr>
        <w:t>Together, these results offer new insight into how immersive display technologies like VR can affect perceptual processes such as c</w:t>
      </w:r>
      <w:r w:rsidR="00AB3B30">
        <w:rPr>
          <w:rFonts w:ascii="Times New Roman" w:hAnsi="Times New Roman" w:cs="Times New Roman"/>
        </w:rPr>
        <w:t>hromatic adaptation</w:t>
      </w:r>
      <w:r w:rsidRPr="00102BE3">
        <w:rPr>
          <w:rFonts w:ascii="Times New Roman" w:hAnsi="Times New Roman" w:cs="Times New Roman"/>
        </w:rPr>
        <w:t xml:space="preserve">. They also support the idea that </w:t>
      </w:r>
      <w:r w:rsidR="00F607FA">
        <w:rPr>
          <w:rFonts w:ascii="Times New Roman" w:hAnsi="Times New Roman" w:cs="Times New Roman"/>
        </w:rPr>
        <w:t>color constancy</w:t>
      </w:r>
      <w:r w:rsidRPr="00102BE3">
        <w:rPr>
          <w:rFonts w:ascii="Times New Roman" w:hAnsi="Times New Roman" w:cs="Times New Roman"/>
        </w:rPr>
        <w:t xml:space="preserve"> may serve as a useful metric for evaluating the realism and effectiveness of virtual environments.</w:t>
      </w:r>
      <w:r>
        <w:rPr>
          <w:rFonts w:ascii="Times New Roman" w:hAnsi="Times New Roman" w:cs="Times New Roman"/>
        </w:rPr>
        <w:t xml:space="preserve"> </w:t>
      </w:r>
      <w:r w:rsidRPr="00102BE3">
        <w:rPr>
          <w:rFonts w:ascii="Times New Roman" w:hAnsi="Times New Roman" w:cs="Times New Roman"/>
        </w:rPr>
        <w:t xml:space="preserve">Future work should explore how color constancy in VR compares not only to flat displays, but also to real-world environments under </w:t>
      </w:r>
      <w:r w:rsidR="00F607FA">
        <w:rPr>
          <w:rFonts w:ascii="Times New Roman" w:hAnsi="Times New Roman" w:cs="Times New Roman"/>
        </w:rPr>
        <w:t>different</w:t>
      </w:r>
      <w:r w:rsidRPr="00102BE3">
        <w:rPr>
          <w:rFonts w:ascii="Times New Roman" w:hAnsi="Times New Roman" w:cs="Times New Roman"/>
        </w:rPr>
        <w:t xml:space="preserve"> </w:t>
      </w:r>
      <w:r w:rsidR="00F607FA" w:rsidRPr="00102BE3">
        <w:rPr>
          <w:rFonts w:ascii="Times New Roman" w:hAnsi="Times New Roman" w:cs="Times New Roman"/>
        </w:rPr>
        <w:t>illuminations</w:t>
      </w:r>
      <w:r w:rsidRPr="00102BE3">
        <w:rPr>
          <w:rFonts w:ascii="Times New Roman" w:hAnsi="Times New Roman" w:cs="Times New Roman"/>
        </w:rPr>
        <w:t xml:space="preserve">. Establishing this baseline would clarify how closely VR approximates natural perception and would help identify specific visual or cognitive mechanisms that VR successfully </w:t>
      </w:r>
      <w:r w:rsidR="00696C30" w:rsidRPr="00102BE3">
        <w:rPr>
          <w:rFonts w:ascii="Times New Roman" w:hAnsi="Times New Roman" w:cs="Times New Roman"/>
        </w:rPr>
        <w:t>replicates</w:t>
      </w:r>
      <w:r w:rsidR="00696C30">
        <w:rPr>
          <w:rFonts w:ascii="Times New Roman" w:hAnsi="Times New Roman" w:cs="Times New Roman"/>
        </w:rPr>
        <w:t xml:space="preserve"> or</w:t>
      </w:r>
      <w:r w:rsidRPr="00102BE3">
        <w:rPr>
          <w:rFonts w:ascii="Times New Roman" w:hAnsi="Times New Roman" w:cs="Times New Roman"/>
        </w:rPr>
        <w:t xml:space="preserve"> fails to replicate. Such comparisons will be essential for refining VR systems intended to simulate real-world tasks or environments where accurate color perception is critical.</w:t>
      </w:r>
    </w:p>
    <w:p w14:paraId="08DAAC31" w14:textId="5CCEF9F5" w:rsidR="003421B7" w:rsidRDefault="003421B7" w:rsidP="002B3C29">
      <w:pPr>
        <w:pStyle w:val="ChapterTitle"/>
        <w:spacing w:line="480" w:lineRule="auto"/>
      </w:pPr>
      <w:bookmarkStart w:id="159" w:name="_Toc195975261"/>
      <w:r>
        <w:lastRenderedPageBreak/>
        <w:t>Bibliography</w:t>
      </w:r>
      <w:bookmarkEnd w:id="159"/>
    </w:p>
    <w:sdt>
      <w:sdtPr>
        <w:rPr>
          <w:rFonts w:ascii="Times New Roman" w:hAnsi="Times New Roman" w:cs="Times New Roman"/>
          <w:color w:val="000000"/>
        </w:rPr>
        <w:tag w:val="MENDELEY_BIBLIOGRAPHY"/>
        <w:id w:val="2013176073"/>
        <w:placeholder>
          <w:docPart w:val="DefaultPlaceholder_-1854013440"/>
        </w:placeholder>
      </w:sdtPr>
      <w:sdtContent>
        <w:p w14:paraId="45A328BD" w14:textId="77777777" w:rsidR="00617901" w:rsidRPr="00E0794F" w:rsidRDefault="00617901" w:rsidP="00E0794F">
          <w:pPr>
            <w:autoSpaceDE w:val="0"/>
            <w:autoSpaceDN w:val="0"/>
            <w:spacing w:line="480" w:lineRule="auto"/>
            <w:ind w:hanging="480"/>
            <w:divId w:val="1644919943"/>
            <w:rPr>
              <w:rFonts w:ascii="Times New Roman" w:eastAsia="Times New Roman" w:hAnsi="Times New Roman" w:cs="Times New Roman"/>
              <w:kern w:val="0"/>
              <w14:ligatures w14:val="none"/>
            </w:rPr>
          </w:pPr>
          <w:r w:rsidRPr="00E0794F">
            <w:rPr>
              <w:rFonts w:ascii="Times New Roman" w:eastAsia="Times New Roman" w:hAnsi="Times New Roman" w:cs="Times New Roman"/>
            </w:rPr>
            <w:t xml:space="preserve">Angelov, V., Petkov, E., </w:t>
          </w:r>
          <w:proofErr w:type="spellStart"/>
          <w:r w:rsidRPr="00E0794F">
            <w:rPr>
              <w:rFonts w:ascii="Times New Roman" w:eastAsia="Times New Roman" w:hAnsi="Times New Roman" w:cs="Times New Roman"/>
            </w:rPr>
            <w:t>Shipkovenski</w:t>
          </w:r>
          <w:proofErr w:type="spellEnd"/>
          <w:r w:rsidRPr="00E0794F">
            <w:rPr>
              <w:rFonts w:ascii="Times New Roman" w:eastAsia="Times New Roman" w:hAnsi="Times New Roman" w:cs="Times New Roman"/>
            </w:rPr>
            <w:t xml:space="preserve">, G., &amp; </w:t>
          </w:r>
          <w:proofErr w:type="spellStart"/>
          <w:r w:rsidRPr="00E0794F">
            <w:rPr>
              <w:rFonts w:ascii="Times New Roman" w:eastAsia="Times New Roman" w:hAnsi="Times New Roman" w:cs="Times New Roman"/>
            </w:rPr>
            <w:t>Kalushkov</w:t>
          </w:r>
          <w:proofErr w:type="spellEnd"/>
          <w:r w:rsidRPr="00E0794F">
            <w:rPr>
              <w:rFonts w:ascii="Times New Roman" w:eastAsia="Times New Roman" w:hAnsi="Times New Roman" w:cs="Times New Roman"/>
            </w:rPr>
            <w:t xml:space="preserve">, T. (2020). Modern Virtual Reality Headsets. </w:t>
          </w:r>
          <w:r w:rsidRPr="00E0794F">
            <w:rPr>
              <w:rFonts w:ascii="Times New Roman" w:eastAsia="Times New Roman" w:hAnsi="Times New Roman" w:cs="Times New Roman"/>
              <w:i/>
              <w:iCs/>
            </w:rPr>
            <w:t>2020 International Congress on Human-Computer Interaction, Optimization and Robotic Applications (HORA)</w:t>
          </w:r>
          <w:r w:rsidRPr="00E0794F">
            <w:rPr>
              <w:rFonts w:ascii="Times New Roman" w:eastAsia="Times New Roman" w:hAnsi="Times New Roman" w:cs="Times New Roman"/>
            </w:rPr>
            <w:t>, 1–5. https://doi.org/10.1109/HORA49412.2020.9152604</w:t>
          </w:r>
        </w:p>
        <w:p w14:paraId="1F5EBF84" w14:textId="77777777" w:rsidR="00617901" w:rsidRPr="00E0794F" w:rsidRDefault="00617901" w:rsidP="00E0794F">
          <w:pPr>
            <w:autoSpaceDE w:val="0"/>
            <w:autoSpaceDN w:val="0"/>
            <w:spacing w:line="480" w:lineRule="auto"/>
            <w:ind w:hanging="480"/>
            <w:divId w:val="1850869663"/>
            <w:rPr>
              <w:rFonts w:ascii="Times New Roman" w:eastAsia="Times New Roman" w:hAnsi="Times New Roman" w:cs="Times New Roman"/>
            </w:rPr>
          </w:pPr>
          <w:r w:rsidRPr="00E0794F">
            <w:rPr>
              <w:rFonts w:ascii="Times New Roman" w:eastAsia="Times New Roman" w:hAnsi="Times New Roman" w:cs="Times New Roman"/>
            </w:rPr>
            <w:t xml:space="preserve">Arend, L., &amp; Reeves, A. (1986). Simultaneous color constancy. In </w:t>
          </w:r>
          <w:r w:rsidRPr="00E0794F">
            <w:rPr>
              <w:rFonts w:ascii="Times New Roman" w:eastAsia="Times New Roman" w:hAnsi="Times New Roman" w:cs="Times New Roman"/>
              <w:i/>
              <w:iCs/>
            </w:rPr>
            <w:t>J. Opt. Soc. Am. A</w:t>
          </w:r>
          <w:r w:rsidRPr="00E0794F">
            <w:rPr>
              <w:rFonts w:ascii="Times New Roman" w:eastAsia="Times New Roman" w:hAnsi="Times New Roman" w:cs="Times New Roman"/>
            </w:rPr>
            <w:t xml:space="preserve"> (Vol. 3, Issue 10). https://doi.org/10.1364/OA_License_v1#VOR</w:t>
          </w:r>
        </w:p>
        <w:p w14:paraId="10E5F12A" w14:textId="77777777" w:rsidR="00617901" w:rsidRPr="00E0794F" w:rsidRDefault="00617901" w:rsidP="00E0794F">
          <w:pPr>
            <w:autoSpaceDE w:val="0"/>
            <w:autoSpaceDN w:val="0"/>
            <w:spacing w:line="480" w:lineRule="auto"/>
            <w:ind w:hanging="480"/>
            <w:divId w:val="1201746271"/>
            <w:rPr>
              <w:rFonts w:ascii="Times New Roman" w:eastAsia="Times New Roman" w:hAnsi="Times New Roman" w:cs="Times New Roman"/>
            </w:rPr>
          </w:pPr>
          <w:r w:rsidRPr="00E0794F">
            <w:rPr>
              <w:rFonts w:ascii="Times New Roman" w:eastAsia="Times New Roman" w:hAnsi="Times New Roman" w:cs="Times New Roman"/>
            </w:rPr>
            <w:t xml:space="preserve">Aston, S., Radonjić, A., Brainard, D. H., &amp; Hurlbert, A. C. (2019). Illumination discrimination for chromatically biased illuminations: Implications for color constancy. </w:t>
          </w:r>
          <w:r w:rsidRPr="00E0794F">
            <w:rPr>
              <w:rFonts w:ascii="Times New Roman" w:eastAsia="Times New Roman" w:hAnsi="Times New Roman" w:cs="Times New Roman"/>
              <w:i/>
              <w:iCs/>
            </w:rPr>
            <w:t>Journal of Vision</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19</w:t>
          </w:r>
          <w:r w:rsidRPr="00E0794F">
            <w:rPr>
              <w:rFonts w:ascii="Times New Roman" w:eastAsia="Times New Roman" w:hAnsi="Times New Roman" w:cs="Times New Roman"/>
            </w:rPr>
            <w:t>(3). https://doi.org/10.1167/19.3.15</w:t>
          </w:r>
        </w:p>
        <w:p w14:paraId="6061934D" w14:textId="77777777" w:rsidR="00617901" w:rsidRPr="00E0794F" w:rsidRDefault="00617901" w:rsidP="00E0794F">
          <w:pPr>
            <w:autoSpaceDE w:val="0"/>
            <w:autoSpaceDN w:val="0"/>
            <w:spacing w:line="480" w:lineRule="auto"/>
            <w:ind w:hanging="480"/>
            <w:divId w:val="1757750060"/>
            <w:rPr>
              <w:rFonts w:ascii="Times New Roman" w:eastAsia="Times New Roman" w:hAnsi="Times New Roman" w:cs="Times New Roman"/>
            </w:rPr>
          </w:pPr>
          <w:r w:rsidRPr="00E0794F">
            <w:rPr>
              <w:rFonts w:ascii="Times New Roman" w:eastAsia="Times New Roman" w:hAnsi="Times New Roman" w:cs="Times New Roman"/>
            </w:rPr>
            <w:t xml:space="preserve">Berns, R. S. (1996). Methods for characterizing CRT displays. </w:t>
          </w:r>
          <w:r w:rsidRPr="00E0794F">
            <w:rPr>
              <w:rFonts w:ascii="Times New Roman" w:eastAsia="Times New Roman" w:hAnsi="Times New Roman" w:cs="Times New Roman"/>
              <w:i/>
              <w:iCs/>
            </w:rPr>
            <w:t>Displays</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16</w:t>
          </w:r>
          <w:r w:rsidRPr="00E0794F">
            <w:rPr>
              <w:rFonts w:ascii="Times New Roman" w:eastAsia="Times New Roman" w:hAnsi="Times New Roman" w:cs="Times New Roman"/>
            </w:rPr>
            <w:t>(4), 173–182. https://doi.org/10.1016/0141-9382(96)01011-6</w:t>
          </w:r>
        </w:p>
        <w:p w14:paraId="1A5CCFE9" w14:textId="77777777" w:rsidR="00617901" w:rsidRPr="00E0794F" w:rsidRDefault="00617901" w:rsidP="00E0794F">
          <w:pPr>
            <w:autoSpaceDE w:val="0"/>
            <w:autoSpaceDN w:val="0"/>
            <w:spacing w:line="480" w:lineRule="auto"/>
            <w:ind w:hanging="480"/>
            <w:divId w:val="1204051698"/>
            <w:rPr>
              <w:rFonts w:ascii="Times New Roman" w:eastAsia="Times New Roman" w:hAnsi="Times New Roman" w:cs="Times New Roman"/>
            </w:rPr>
          </w:pPr>
          <w:r w:rsidRPr="00E0794F">
            <w:rPr>
              <w:rFonts w:ascii="Times New Roman" w:eastAsia="Times New Roman" w:hAnsi="Times New Roman" w:cs="Times New Roman"/>
            </w:rPr>
            <w:t xml:space="preserve">Berns, R. S. (2019). </w:t>
          </w:r>
          <w:r w:rsidRPr="00E0794F">
            <w:rPr>
              <w:rFonts w:ascii="Times New Roman" w:eastAsia="Times New Roman" w:hAnsi="Times New Roman" w:cs="Times New Roman"/>
              <w:i/>
              <w:iCs/>
            </w:rPr>
            <w:t>Billmeyer and Saltzman’s Principles of Color Technology</w:t>
          </w:r>
          <w:r w:rsidRPr="00E0794F">
            <w:rPr>
              <w:rFonts w:ascii="Times New Roman" w:eastAsia="Times New Roman" w:hAnsi="Times New Roman" w:cs="Times New Roman"/>
            </w:rPr>
            <w:t>. Wiley. https://doi.org/10.1002/9781119367314</w:t>
          </w:r>
        </w:p>
        <w:p w14:paraId="75A0D670" w14:textId="77777777" w:rsidR="00617901" w:rsidRPr="00E0794F" w:rsidRDefault="00617901" w:rsidP="00E0794F">
          <w:pPr>
            <w:autoSpaceDE w:val="0"/>
            <w:autoSpaceDN w:val="0"/>
            <w:spacing w:line="480" w:lineRule="auto"/>
            <w:ind w:hanging="480"/>
            <w:divId w:val="2134012530"/>
            <w:rPr>
              <w:rFonts w:ascii="Times New Roman" w:eastAsia="Times New Roman" w:hAnsi="Times New Roman" w:cs="Times New Roman"/>
            </w:rPr>
          </w:pPr>
          <w:r w:rsidRPr="00E0794F">
            <w:rPr>
              <w:rFonts w:ascii="Times New Roman" w:eastAsia="Times New Roman" w:hAnsi="Times New Roman" w:cs="Times New Roman"/>
            </w:rPr>
            <w:t xml:space="preserve">Brainard, D. H. (1998). </w:t>
          </w:r>
          <w:r w:rsidRPr="00E0794F">
            <w:rPr>
              <w:rFonts w:ascii="Times New Roman" w:eastAsia="Times New Roman" w:hAnsi="Times New Roman" w:cs="Times New Roman"/>
              <w:i/>
              <w:iCs/>
            </w:rPr>
            <w:t>Color constancy in the nearly natural image. 2. Achromatic loci</w:t>
          </w:r>
          <w:r w:rsidRPr="00E0794F">
            <w:rPr>
              <w:rFonts w:ascii="Times New Roman" w:eastAsia="Times New Roman" w:hAnsi="Times New Roman" w:cs="Times New Roman"/>
            </w:rPr>
            <w:t>.</w:t>
          </w:r>
        </w:p>
        <w:p w14:paraId="364F7AC1" w14:textId="77777777" w:rsidR="00617901" w:rsidRPr="00E0794F" w:rsidRDefault="00617901" w:rsidP="00E0794F">
          <w:pPr>
            <w:autoSpaceDE w:val="0"/>
            <w:autoSpaceDN w:val="0"/>
            <w:spacing w:line="480" w:lineRule="auto"/>
            <w:ind w:hanging="480"/>
            <w:divId w:val="771707385"/>
            <w:rPr>
              <w:rFonts w:ascii="Times New Roman" w:eastAsia="Times New Roman" w:hAnsi="Times New Roman" w:cs="Times New Roman"/>
            </w:rPr>
          </w:pPr>
          <w:r w:rsidRPr="00E0794F">
            <w:rPr>
              <w:rFonts w:ascii="Times New Roman" w:eastAsia="Times New Roman" w:hAnsi="Times New Roman" w:cs="Times New Roman"/>
            </w:rPr>
            <w:t xml:space="preserve">Brainard, D. H., Brunt, W. A., &amp; Speigle, J. M. (1997). </w:t>
          </w:r>
          <w:r w:rsidRPr="00E0794F">
            <w:rPr>
              <w:rFonts w:ascii="Times New Roman" w:eastAsia="Times New Roman" w:hAnsi="Times New Roman" w:cs="Times New Roman"/>
              <w:i/>
              <w:iCs/>
            </w:rPr>
            <w:t>Color constancy in the nearly natural image. I. Asymmetric matches</w:t>
          </w:r>
          <w:r w:rsidRPr="00E0794F">
            <w:rPr>
              <w:rFonts w:ascii="Times New Roman" w:eastAsia="Times New Roman" w:hAnsi="Times New Roman" w:cs="Times New Roman"/>
            </w:rPr>
            <w:t>. https://doi.org/10.1364/OA_License_v1#VOR</w:t>
          </w:r>
        </w:p>
        <w:p w14:paraId="2224FF87" w14:textId="77777777" w:rsidR="00617901" w:rsidRPr="00E0794F" w:rsidRDefault="00617901" w:rsidP="00E0794F">
          <w:pPr>
            <w:autoSpaceDE w:val="0"/>
            <w:autoSpaceDN w:val="0"/>
            <w:spacing w:line="480" w:lineRule="auto"/>
            <w:ind w:hanging="480"/>
            <w:divId w:val="615722632"/>
            <w:rPr>
              <w:rFonts w:ascii="Times New Roman" w:eastAsia="Times New Roman" w:hAnsi="Times New Roman" w:cs="Times New Roman"/>
            </w:rPr>
          </w:pPr>
          <w:r w:rsidRPr="00E0794F">
            <w:rPr>
              <w:rFonts w:ascii="Times New Roman" w:eastAsia="Times New Roman" w:hAnsi="Times New Roman" w:cs="Times New Roman"/>
            </w:rPr>
            <w:t xml:space="preserve">Brainard D. H., Rutherford M. D., &amp; Kraft J. M. (1997). Color constancy compared: experiments with real images and color monitors. </w:t>
          </w:r>
          <w:r w:rsidRPr="00E0794F">
            <w:rPr>
              <w:rFonts w:ascii="Times New Roman" w:eastAsia="Times New Roman" w:hAnsi="Times New Roman" w:cs="Times New Roman"/>
              <w:i/>
              <w:iCs/>
            </w:rPr>
            <w:t xml:space="preserve">Invest. </w:t>
          </w:r>
          <w:proofErr w:type="spellStart"/>
          <w:r w:rsidRPr="00E0794F">
            <w:rPr>
              <w:rFonts w:ascii="Times New Roman" w:eastAsia="Times New Roman" w:hAnsi="Times New Roman" w:cs="Times New Roman"/>
              <w:i/>
              <w:iCs/>
            </w:rPr>
            <w:t>Ophthalmol</w:t>
          </w:r>
          <w:proofErr w:type="spellEnd"/>
          <w:r w:rsidRPr="00E0794F">
            <w:rPr>
              <w:rFonts w:ascii="Times New Roman" w:eastAsia="Times New Roman" w:hAnsi="Times New Roman" w:cs="Times New Roman"/>
              <w:i/>
              <w:iCs/>
            </w:rPr>
            <w:t>. Visual Sci.</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38</w:t>
          </w:r>
          <w:r w:rsidRPr="00E0794F">
            <w:rPr>
              <w:rFonts w:ascii="Times New Roman" w:eastAsia="Times New Roman" w:hAnsi="Times New Roman" w:cs="Times New Roman"/>
            </w:rPr>
            <w:t>, 2206–2206.</w:t>
          </w:r>
        </w:p>
        <w:p w14:paraId="006BA77A" w14:textId="77777777" w:rsidR="00617901" w:rsidRPr="00E0794F" w:rsidRDefault="00617901" w:rsidP="00E0794F">
          <w:pPr>
            <w:autoSpaceDE w:val="0"/>
            <w:autoSpaceDN w:val="0"/>
            <w:spacing w:line="480" w:lineRule="auto"/>
            <w:ind w:hanging="480"/>
            <w:divId w:val="393508042"/>
            <w:rPr>
              <w:rFonts w:ascii="Times New Roman" w:eastAsia="Times New Roman" w:hAnsi="Times New Roman" w:cs="Times New Roman"/>
            </w:rPr>
          </w:pPr>
          <w:r w:rsidRPr="00E0794F">
            <w:rPr>
              <w:rFonts w:ascii="Times New Roman" w:eastAsia="Times New Roman" w:hAnsi="Times New Roman" w:cs="Times New Roman"/>
            </w:rPr>
            <w:lastRenderedPageBreak/>
            <w:t xml:space="preserve">Breneman, E. J. (1987). Corresponding </w:t>
          </w:r>
          <w:proofErr w:type="spellStart"/>
          <w:r w:rsidRPr="00E0794F">
            <w:rPr>
              <w:rFonts w:ascii="Times New Roman" w:eastAsia="Times New Roman" w:hAnsi="Times New Roman" w:cs="Times New Roman"/>
            </w:rPr>
            <w:t>chromaticities</w:t>
          </w:r>
          <w:proofErr w:type="spellEnd"/>
          <w:r w:rsidRPr="00E0794F">
            <w:rPr>
              <w:rFonts w:ascii="Times New Roman" w:eastAsia="Times New Roman" w:hAnsi="Times New Roman" w:cs="Times New Roman"/>
            </w:rPr>
            <w:t xml:space="preserve"> for different states of adaptation to complex visual fields. </w:t>
          </w:r>
          <w:r w:rsidRPr="00E0794F">
            <w:rPr>
              <w:rFonts w:ascii="Times New Roman" w:eastAsia="Times New Roman" w:hAnsi="Times New Roman" w:cs="Times New Roman"/>
              <w:i/>
              <w:iCs/>
            </w:rPr>
            <w:t>Journal of the Optical Society of America A</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4</w:t>
          </w:r>
          <w:r w:rsidRPr="00E0794F">
            <w:rPr>
              <w:rFonts w:ascii="Times New Roman" w:eastAsia="Times New Roman" w:hAnsi="Times New Roman" w:cs="Times New Roman"/>
            </w:rPr>
            <w:t>(6), 1115. https://doi.org/10.1364/JOSAA.4.001115</w:t>
          </w:r>
        </w:p>
        <w:p w14:paraId="3D04A719" w14:textId="77777777" w:rsidR="00617901" w:rsidRPr="00E0794F" w:rsidRDefault="00617901" w:rsidP="00E0794F">
          <w:pPr>
            <w:autoSpaceDE w:val="0"/>
            <w:autoSpaceDN w:val="0"/>
            <w:spacing w:line="480" w:lineRule="auto"/>
            <w:ind w:hanging="480"/>
            <w:divId w:val="495849407"/>
            <w:rPr>
              <w:rFonts w:ascii="Times New Roman" w:eastAsia="Times New Roman" w:hAnsi="Times New Roman" w:cs="Times New Roman"/>
            </w:rPr>
          </w:pPr>
          <w:r w:rsidRPr="00E0794F">
            <w:rPr>
              <w:rFonts w:ascii="Times New Roman" w:eastAsia="Times New Roman" w:hAnsi="Times New Roman" w:cs="Times New Roman"/>
            </w:rPr>
            <w:t xml:space="preserve">Brunswick, E. (1956). </w:t>
          </w:r>
          <w:r w:rsidRPr="00E0794F">
            <w:rPr>
              <w:rFonts w:ascii="Times New Roman" w:eastAsia="Times New Roman" w:hAnsi="Times New Roman" w:cs="Times New Roman"/>
              <w:i/>
              <w:iCs/>
            </w:rPr>
            <w:t>Perception and the representative design of psychological experiments</w:t>
          </w:r>
          <w:r w:rsidRPr="00E0794F">
            <w:rPr>
              <w:rFonts w:ascii="Times New Roman" w:eastAsia="Times New Roman" w:hAnsi="Times New Roman" w:cs="Times New Roman"/>
            </w:rPr>
            <w:t xml:space="preserve"> (2nd ed.). University of California Press.</w:t>
          </w:r>
        </w:p>
        <w:p w14:paraId="768B3143" w14:textId="77777777" w:rsidR="00617901" w:rsidRPr="00E0794F" w:rsidRDefault="00617901" w:rsidP="00E0794F">
          <w:pPr>
            <w:autoSpaceDE w:val="0"/>
            <w:autoSpaceDN w:val="0"/>
            <w:spacing w:line="480" w:lineRule="auto"/>
            <w:ind w:hanging="480"/>
            <w:divId w:val="854348346"/>
            <w:rPr>
              <w:rFonts w:ascii="Times New Roman" w:eastAsia="Times New Roman" w:hAnsi="Times New Roman" w:cs="Times New Roman"/>
            </w:rPr>
          </w:pPr>
          <w:r w:rsidRPr="00E0794F">
            <w:rPr>
              <w:rFonts w:ascii="Times New Roman" w:eastAsia="Times New Roman" w:hAnsi="Times New Roman" w:cs="Times New Roman"/>
            </w:rPr>
            <w:t xml:space="preserve">CIE. (2001). </w:t>
          </w:r>
          <w:r w:rsidRPr="00E0794F">
            <w:rPr>
              <w:rFonts w:ascii="Times New Roman" w:eastAsia="Times New Roman" w:hAnsi="Times New Roman" w:cs="Times New Roman"/>
              <w:i/>
              <w:iCs/>
            </w:rPr>
            <w:t xml:space="preserve">Improvement to industrial </w:t>
          </w:r>
          <w:proofErr w:type="spellStart"/>
          <w:r w:rsidRPr="00E0794F">
            <w:rPr>
              <w:rFonts w:ascii="Times New Roman" w:eastAsia="Times New Roman" w:hAnsi="Times New Roman" w:cs="Times New Roman"/>
              <w:i/>
              <w:iCs/>
            </w:rPr>
            <w:t>colour</w:t>
          </w:r>
          <w:proofErr w:type="spellEnd"/>
          <w:r w:rsidRPr="00E0794F">
            <w:rPr>
              <w:rFonts w:ascii="Times New Roman" w:eastAsia="Times New Roman" w:hAnsi="Times New Roman" w:cs="Times New Roman"/>
              <w:i/>
              <w:iCs/>
            </w:rPr>
            <w:t>-difference evaluation</w:t>
          </w:r>
          <w:r w:rsidRPr="00E0794F">
            <w:rPr>
              <w:rFonts w:ascii="Times New Roman" w:eastAsia="Times New Roman" w:hAnsi="Times New Roman" w:cs="Times New Roman"/>
            </w:rPr>
            <w:t>. Central Bureau of the CIE.</w:t>
          </w:r>
        </w:p>
        <w:p w14:paraId="54EDD212" w14:textId="77777777" w:rsidR="00617901" w:rsidRPr="00E0794F" w:rsidRDefault="00617901" w:rsidP="00E0794F">
          <w:pPr>
            <w:autoSpaceDE w:val="0"/>
            <w:autoSpaceDN w:val="0"/>
            <w:spacing w:line="480" w:lineRule="auto"/>
            <w:ind w:hanging="480"/>
            <w:divId w:val="203295381"/>
            <w:rPr>
              <w:rFonts w:ascii="Times New Roman" w:eastAsia="Times New Roman" w:hAnsi="Times New Roman" w:cs="Times New Roman"/>
            </w:rPr>
          </w:pPr>
          <w:r w:rsidRPr="00E0794F">
            <w:rPr>
              <w:rFonts w:ascii="Times New Roman" w:eastAsia="Times New Roman" w:hAnsi="Times New Roman" w:cs="Times New Roman"/>
            </w:rPr>
            <w:t xml:space="preserve">Day, E. A., Taplin, L., &amp; Berns, R. S. (2004). Colorimetric characterization of a computer-controlled liquid crystal display. </w:t>
          </w:r>
          <w:r w:rsidRPr="00E0794F">
            <w:rPr>
              <w:rFonts w:ascii="Times New Roman" w:eastAsia="Times New Roman" w:hAnsi="Times New Roman" w:cs="Times New Roman"/>
              <w:i/>
              <w:iCs/>
            </w:rPr>
            <w:t>Color Research and Application</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29</w:t>
          </w:r>
          <w:r w:rsidRPr="00E0794F">
            <w:rPr>
              <w:rFonts w:ascii="Times New Roman" w:eastAsia="Times New Roman" w:hAnsi="Times New Roman" w:cs="Times New Roman"/>
            </w:rPr>
            <w:t>(5), 365–373. https://doi.org/10.1002/col.20046</w:t>
          </w:r>
        </w:p>
        <w:p w14:paraId="42A0EAC2" w14:textId="77777777" w:rsidR="00617901" w:rsidRPr="00E0794F" w:rsidRDefault="00617901" w:rsidP="00E0794F">
          <w:pPr>
            <w:autoSpaceDE w:val="0"/>
            <w:autoSpaceDN w:val="0"/>
            <w:spacing w:line="480" w:lineRule="auto"/>
            <w:ind w:hanging="480"/>
            <w:divId w:val="474295776"/>
            <w:rPr>
              <w:rFonts w:ascii="Times New Roman" w:eastAsia="Times New Roman" w:hAnsi="Times New Roman" w:cs="Times New Roman"/>
            </w:rPr>
          </w:pPr>
          <w:r w:rsidRPr="00E0794F">
            <w:rPr>
              <w:rFonts w:ascii="Times New Roman" w:eastAsia="Times New Roman" w:hAnsi="Times New Roman" w:cs="Times New Roman"/>
            </w:rPr>
            <w:t xml:space="preserve">Delahunt, P. B., &amp; Brainard, D. H. (2004). Does human color constancy incorporate the statistical regularity of natural daylight? </w:t>
          </w:r>
          <w:r w:rsidRPr="00E0794F">
            <w:rPr>
              <w:rFonts w:ascii="Times New Roman" w:eastAsia="Times New Roman" w:hAnsi="Times New Roman" w:cs="Times New Roman"/>
              <w:i/>
              <w:iCs/>
            </w:rPr>
            <w:t>Journal of Vision</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4</w:t>
          </w:r>
          <w:r w:rsidRPr="00E0794F">
            <w:rPr>
              <w:rFonts w:ascii="Times New Roman" w:eastAsia="Times New Roman" w:hAnsi="Times New Roman" w:cs="Times New Roman"/>
            </w:rPr>
            <w:t>(2), 57–81. https://doi.org/10.1167/4.2.1</w:t>
          </w:r>
        </w:p>
        <w:p w14:paraId="325AF5BC" w14:textId="77777777" w:rsidR="00617901" w:rsidRPr="00E0794F" w:rsidRDefault="00617901" w:rsidP="00E0794F">
          <w:pPr>
            <w:autoSpaceDE w:val="0"/>
            <w:autoSpaceDN w:val="0"/>
            <w:spacing w:line="480" w:lineRule="auto"/>
            <w:ind w:hanging="480"/>
            <w:divId w:val="100808521"/>
            <w:rPr>
              <w:rFonts w:ascii="Times New Roman" w:eastAsia="Times New Roman" w:hAnsi="Times New Roman" w:cs="Times New Roman"/>
            </w:rPr>
          </w:pPr>
          <w:r w:rsidRPr="00E0794F">
            <w:rPr>
              <w:rFonts w:ascii="Times New Roman" w:eastAsia="Times New Roman" w:hAnsi="Times New Roman" w:cs="Times New Roman"/>
            </w:rPr>
            <w:t xml:space="preserve">Díaz-Barrancas, F., Gil Rodriguez, R., Bayer, F., </w:t>
          </w:r>
          <w:proofErr w:type="spellStart"/>
          <w:r w:rsidRPr="00E0794F">
            <w:rPr>
              <w:rFonts w:ascii="Times New Roman" w:eastAsia="Times New Roman" w:hAnsi="Times New Roman" w:cs="Times New Roman"/>
            </w:rPr>
            <w:t>Aizenman</w:t>
          </w:r>
          <w:proofErr w:type="spellEnd"/>
          <w:r w:rsidRPr="00E0794F">
            <w:rPr>
              <w:rFonts w:ascii="Times New Roman" w:eastAsia="Times New Roman" w:hAnsi="Times New Roman" w:cs="Times New Roman"/>
            </w:rPr>
            <w:t xml:space="preserve">, A., &amp; </w:t>
          </w:r>
          <w:proofErr w:type="spellStart"/>
          <w:r w:rsidRPr="00E0794F">
            <w:rPr>
              <w:rFonts w:ascii="Times New Roman" w:eastAsia="Times New Roman" w:hAnsi="Times New Roman" w:cs="Times New Roman"/>
            </w:rPr>
            <w:t>Gegenfurtner</w:t>
          </w:r>
          <w:proofErr w:type="spellEnd"/>
          <w:r w:rsidRPr="00E0794F">
            <w:rPr>
              <w:rFonts w:ascii="Times New Roman" w:eastAsia="Times New Roman" w:hAnsi="Times New Roman" w:cs="Times New Roman"/>
            </w:rPr>
            <w:t xml:space="preserve">, K. (2024). High-Fidelity Color Characterization in Virtual Reality Across Head Mounted Displays, Game Engines, and Materials. </w:t>
          </w:r>
          <w:r w:rsidRPr="00E0794F">
            <w:rPr>
              <w:rFonts w:ascii="Times New Roman" w:eastAsia="Times New Roman" w:hAnsi="Times New Roman" w:cs="Times New Roman"/>
              <w:i/>
              <w:iCs/>
            </w:rPr>
            <w:t>Optics Express</w:t>
          </w:r>
          <w:r w:rsidRPr="00E0794F">
            <w:rPr>
              <w:rFonts w:ascii="Times New Roman" w:eastAsia="Times New Roman" w:hAnsi="Times New Roman" w:cs="Times New Roman"/>
            </w:rPr>
            <w:t>. https://doi.org/10.1364/oe.520168</w:t>
          </w:r>
        </w:p>
        <w:p w14:paraId="6691FE4B" w14:textId="77777777" w:rsidR="00617901" w:rsidRPr="00E0794F" w:rsidRDefault="00617901" w:rsidP="00E0794F">
          <w:pPr>
            <w:autoSpaceDE w:val="0"/>
            <w:autoSpaceDN w:val="0"/>
            <w:spacing w:line="480" w:lineRule="auto"/>
            <w:ind w:hanging="480"/>
            <w:divId w:val="1680765842"/>
            <w:rPr>
              <w:rFonts w:ascii="Times New Roman" w:eastAsia="Times New Roman" w:hAnsi="Times New Roman" w:cs="Times New Roman"/>
            </w:rPr>
          </w:pPr>
          <w:r w:rsidRPr="00E0794F">
            <w:rPr>
              <w:rFonts w:ascii="Times New Roman" w:eastAsia="Times New Roman" w:hAnsi="Times New Roman" w:cs="Times New Roman"/>
            </w:rPr>
            <w:t>Díaz-Barrancas, F., Gil-</w:t>
          </w:r>
          <w:proofErr w:type="spellStart"/>
          <w:r w:rsidRPr="00E0794F">
            <w:rPr>
              <w:rFonts w:ascii="Times New Roman" w:eastAsia="Times New Roman" w:hAnsi="Times New Roman" w:cs="Times New Roman"/>
            </w:rPr>
            <w:t>Rodríquez</w:t>
          </w:r>
          <w:proofErr w:type="spellEnd"/>
          <w:r w:rsidRPr="00E0794F">
            <w:rPr>
              <w:rFonts w:ascii="Times New Roman" w:eastAsia="Times New Roman" w:hAnsi="Times New Roman" w:cs="Times New Roman"/>
            </w:rPr>
            <w:t xml:space="preserve">, R., </w:t>
          </w:r>
          <w:proofErr w:type="spellStart"/>
          <w:r w:rsidRPr="00E0794F">
            <w:rPr>
              <w:rFonts w:ascii="Times New Roman" w:eastAsia="Times New Roman" w:hAnsi="Times New Roman" w:cs="Times New Roman"/>
            </w:rPr>
            <w:t>Aizenman</w:t>
          </w:r>
          <w:proofErr w:type="spellEnd"/>
          <w:r w:rsidRPr="00E0794F">
            <w:rPr>
              <w:rFonts w:ascii="Times New Roman" w:eastAsia="Times New Roman" w:hAnsi="Times New Roman" w:cs="Times New Roman"/>
            </w:rPr>
            <w:t xml:space="preserve">, A., Bayer, F., &amp; </w:t>
          </w:r>
          <w:proofErr w:type="spellStart"/>
          <w:r w:rsidRPr="00E0794F">
            <w:rPr>
              <w:rFonts w:ascii="Times New Roman" w:eastAsia="Times New Roman" w:hAnsi="Times New Roman" w:cs="Times New Roman"/>
            </w:rPr>
            <w:t>Gegenfurtner</w:t>
          </w:r>
          <w:proofErr w:type="spellEnd"/>
          <w:r w:rsidRPr="00E0794F">
            <w:rPr>
              <w:rFonts w:ascii="Times New Roman" w:eastAsia="Times New Roman" w:hAnsi="Times New Roman" w:cs="Times New Roman"/>
            </w:rPr>
            <w:t xml:space="preserve">, K. (2023). Color calibration in virtual reality for Unity and Unreal. </w:t>
          </w:r>
          <w:r w:rsidRPr="00E0794F">
            <w:rPr>
              <w:rFonts w:ascii="Times New Roman" w:eastAsia="Times New Roman" w:hAnsi="Times New Roman" w:cs="Times New Roman"/>
              <w:i/>
              <w:iCs/>
            </w:rPr>
            <w:t>Proceedings - 2023 IEEE Conference on Virtual Reality and 3D User Interfaces Abstracts and Workshops, VRW 2023</w:t>
          </w:r>
          <w:r w:rsidRPr="00E0794F">
            <w:rPr>
              <w:rFonts w:ascii="Times New Roman" w:eastAsia="Times New Roman" w:hAnsi="Times New Roman" w:cs="Times New Roman"/>
            </w:rPr>
            <w:t>, 733–734. https://doi.org/10.1109/VRW58643.2023.00209</w:t>
          </w:r>
        </w:p>
        <w:p w14:paraId="09D56AA7" w14:textId="77777777" w:rsidR="00617901" w:rsidRPr="00E0794F" w:rsidRDefault="00617901" w:rsidP="00E0794F">
          <w:pPr>
            <w:autoSpaceDE w:val="0"/>
            <w:autoSpaceDN w:val="0"/>
            <w:spacing w:line="480" w:lineRule="auto"/>
            <w:ind w:hanging="480"/>
            <w:divId w:val="1779567436"/>
            <w:rPr>
              <w:rFonts w:ascii="Times New Roman" w:eastAsia="Times New Roman" w:hAnsi="Times New Roman" w:cs="Times New Roman"/>
            </w:rPr>
          </w:pPr>
          <w:proofErr w:type="spellStart"/>
          <w:r w:rsidRPr="00E0794F">
            <w:rPr>
              <w:rFonts w:ascii="Times New Roman" w:eastAsia="Times New Roman" w:hAnsi="Times New Roman" w:cs="Times New Roman"/>
            </w:rPr>
            <w:lastRenderedPageBreak/>
            <w:t>Duay</w:t>
          </w:r>
          <w:proofErr w:type="spellEnd"/>
          <w:r w:rsidRPr="00E0794F">
            <w:rPr>
              <w:rFonts w:ascii="Times New Roman" w:eastAsia="Times New Roman" w:hAnsi="Times New Roman" w:cs="Times New Roman"/>
            </w:rPr>
            <w:t xml:space="preserve">, K., &amp; Nagai, T. (2025). Impact of field of view on color constancy in virtual reality. </w:t>
          </w:r>
          <w:r w:rsidRPr="00E0794F">
            <w:rPr>
              <w:rFonts w:ascii="Times New Roman" w:eastAsia="Times New Roman" w:hAnsi="Times New Roman" w:cs="Times New Roman"/>
              <w:i/>
              <w:iCs/>
            </w:rPr>
            <w:t>Journal of the Optical Society of America A</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42</w:t>
          </w:r>
          <w:r w:rsidRPr="00E0794F">
            <w:rPr>
              <w:rFonts w:ascii="Times New Roman" w:eastAsia="Times New Roman" w:hAnsi="Times New Roman" w:cs="Times New Roman"/>
            </w:rPr>
            <w:t>(5), B199. https://doi.org/10.1364/JOSAA.544170</w:t>
          </w:r>
        </w:p>
        <w:p w14:paraId="5B692F41" w14:textId="77777777" w:rsidR="00617901" w:rsidRPr="00E0794F" w:rsidRDefault="00617901" w:rsidP="00E0794F">
          <w:pPr>
            <w:autoSpaceDE w:val="0"/>
            <w:autoSpaceDN w:val="0"/>
            <w:spacing w:line="480" w:lineRule="auto"/>
            <w:ind w:hanging="480"/>
            <w:divId w:val="66344210"/>
            <w:rPr>
              <w:rFonts w:ascii="Times New Roman" w:eastAsia="Times New Roman" w:hAnsi="Times New Roman" w:cs="Times New Roman"/>
            </w:rPr>
          </w:pPr>
          <w:r w:rsidRPr="00E0794F">
            <w:rPr>
              <w:rFonts w:ascii="Times New Roman" w:eastAsia="Times New Roman" w:hAnsi="Times New Roman" w:cs="Times New Roman"/>
            </w:rPr>
            <w:t xml:space="preserve">Epic Games Inc. (2021). </w:t>
          </w:r>
          <w:r w:rsidRPr="00E0794F">
            <w:rPr>
              <w:rFonts w:ascii="Times New Roman" w:eastAsia="Times New Roman" w:hAnsi="Times New Roman" w:cs="Times New Roman"/>
              <w:i/>
              <w:iCs/>
            </w:rPr>
            <w:t>Unreal Engine</w:t>
          </w:r>
          <w:r w:rsidRPr="00E0794F">
            <w:rPr>
              <w:rFonts w:ascii="Times New Roman" w:eastAsia="Times New Roman" w:hAnsi="Times New Roman" w:cs="Times New Roman"/>
            </w:rPr>
            <w:t xml:space="preserve"> (Unreal Engine (4.27)). Epic Games, Inc. https://www.unrealengine.com/en-US</w:t>
          </w:r>
        </w:p>
        <w:p w14:paraId="6D46BF5B" w14:textId="77777777" w:rsidR="00617901" w:rsidRPr="00E0794F" w:rsidRDefault="00617901" w:rsidP="00E0794F">
          <w:pPr>
            <w:autoSpaceDE w:val="0"/>
            <w:autoSpaceDN w:val="0"/>
            <w:spacing w:line="480" w:lineRule="auto"/>
            <w:ind w:hanging="480"/>
            <w:divId w:val="1114134448"/>
            <w:rPr>
              <w:rFonts w:ascii="Times New Roman" w:eastAsia="Times New Roman" w:hAnsi="Times New Roman" w:cs="Times New Roman"/>
            </w:rPr>
          </w:pPr>
          <w:r w:rsidRPr="00E0794F">
            <w:rPr>
              <w:rFonts w:ascii="Times New Roman" w:eastAsia="Times New Roman" w:hAnsi="Times New Roman" w:cs="Times New Roman"/>
              <w:i/>
              <w:iCs/>
            </w:rPr>
            <w:t>Fab.com</w:t>
          </w:r>
          <w:r w:rsidRPr="00E0794F">
            <w:rPr>
              <w:rFonts w:ascii="Times New Roman" w:eastAsia="Times New Roman" w:hAnsi="Times New Roman" w:cs="Times New Roman"/>
            </w:rPr>
            <w:t>. (2024). Epic Games Inc. https://www.fab.com/</w:t>
          </w:r>
        </w:p>
        <w:p w14:paraId="4E27F1BB" w14:textId="77777777" w:rsidR="00617901" w:rsidRPr="00E0794F" w:rsidRDefault="00617901" w:rsidP="00E0794F">
          <w:pPr>
            <w:autoSpaceDE w:val="0"/>
            <w:autoSpaceDN w:val="0"/>
            <w:spacing w:line="480" w:lineRule="auto"/>
            <w:ind w:hanging="480"/>
            <w:divId w:val="363676625"/>
            <w:rPr>
              <w:rFonts w:ascii="Times New Roman" w:eastAsia="Times New Roman" w:hAnsi="Times New Roman" w:cs="Times New Roman"/>
            </w:rPr>
          </w:pPr>
          <w:r w:rsidRPr="00E0794F">
            <w:rPr>
              <w:rFonts w:ascii="Times New Roman" w:eastAsia="Times New Roman" w:hAnsi="Times New Roman" w:cs="Times New Roman"/>
            </w:rPr>
            <w:t xml:space="preserve">Fairchild, M. D. (1993). Chromatic adaptation in hard copy/soft copy comparisons. In J. Bares (Ed.), </w:t>
          </w:r>
          <w:r w:rsidRPr="00E0794F">
            <w:rPr>
              <w:rFonts w:ascii="Times New Roman" w:eastAsia="Times New Roman" w:hAnsi="Times New Roman" w:cs="Times New Roman"/>
              <w:i/>
              <w:iCs/>
            </w:rPr>
            <w:t>Proceedings of SPIE</w:t>
          </w:r>
          <w:r w:rsidRPr="00E0794F">
            <w:rPr>
              <w:rFonts w:ascii="Times New Roman" w:eastAsia="Times New Roman" w:hAnsi="Times New Roman" w:cs="Times New Roman"/>
            </w:rPr>
            <w:t xml:space="preserve"> (pp. 47–61). https://doi.org/10.1117/12.146279</w:t>
          </w:r>
        </w:p>
        <w:p w14:paraId="6D716D85" w14:textId="77777777" w:rsidR="00617901" w:rsidRPr="00E0794F" w:rsidRDefault="00617901" w:rsidP="00E0794F">
          <w:pPr>
            <w:autoSpaceDE w:val="0"/>
            <w:autoSpaceDN w:val="0"/>
            <w:spacing w:line="480" w:lineRule="auto"/>
            <w:ind w:hanging="480"/>
            <w:divId w:val="1586646679"/>
            <w:rPr>
              <w:rFonts w:ascii="Times New Roman" w:eastAsia="Times New Roman" w:hAnsi="Times New Roman" w:cs="Times New Roman"/>
            </w:rPr>
          </w:pPr>
          <w:r w:rsidRPr="00E0794F">
            <w:rPr>
              <w:rFonts w:ascii="Times New Roman" w:eastAsia="Times New Roman" w:hAnsi="Times New Roman" w:cs="Times New Roman"/>
            </w:rPr>
            <w:t xml:space="preserve">Fairchild M. D. (2013). </w:t>
          </w:r>
          <w:r w:rsidRPr="00E0794F">
            <w:rPr>
              <w:rFonts w:ascii="Times New Roman" w:eastAsia="Times New Roman" w:hAnsi="Times New Roman" w:cs="Times New Roman"/>
              <w:i/>
              <w:iCs/>
            </w:rPr>
            <w:t>Color appearance models</w:t>
          </w:r>
          <w:r w:rsidRPr="00E0794F">
            <w:rPr>
              <w:rFonts w:ascii="Times New Roman" w:eastAsia="Times New Roman" w:hAnsi="Times New Roman" w:cs="Times New Roman"/>
            </w:rPr>
            <w:t xml:space="preserve"> (3rd ed.). John Wiley &amp; Sons, Ltd.</w:t>
          </w:r>
        </w:p>
        <w:p w14:paraId="3383784F" w14:textId="77777777" w:rsidR="00617901" w:rsidRPr="00E0794F" w:rsidRDefault="00617901" w:rsidP="00E0794F">
          <w:pPr>
            <w:autoSpaceDE w:val="0"/>
            <w:autoSpaceDN w:val="0"/>
            <w:spacing w:line="480" w:lineRule="auto"/>
            <w:ind w:hanging="480"/>
            <w:divId w:val="443690691"/>
            <w:rPr>
              <w:rFonts w:ascii="Times New Roman" w:eastAsia="Times New Roman" w:hAnsi="Times New Roman" w:cs="Times New Roman"/>
            </w:rPr>
          </w:pPr>
          <w:r w:rsidRPr="00E0794F">
            <w:rPr>
              <w:rFonts w:ascii="Times New Roman" w:eastAsia="Times New Roman" w:hAnsi="Times New Roman" w:cs="Times New Roman"/>
            </w:rPr>
            <w:t xml:space="preserve">Fairchild, M. D., &amp; Lennie, P. (1992). Chromatic adaptation to natural and incandescent illuminants. </w:t>
          </w:r>
          <w:r w:rsidRPr="00E0794F">
            <w:rPr>
              <w:rFonts w:ascii="Times New Roman" w:eastAsia="Times New Roman" w:hAnsi="Times New Roman" w:cs="Times New Roman"/>
              <w:i/>
              <w:iCs/>
            </w:rPr>
            <w:t>Vision Research</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32</w:t>
          </w:r>
          <w:r w:rsidRPr="00E0794F">
            <w:rPr>
              <w:rFonts w:ascii="Times New Roman" w:eastAsia="Times New Roman" w:hAnsi="Times New Roman" w:cs="Times New Roman"/>
            </w:rPr>
            <w:t>(11), 2077–2085. https://doi.org/10.1016/0042-6989(92)90069-U</w:t>
          </w:r>
        </w:p>
        <w:p w14:paraId="55AB453E" w14:textId="77777777" w:rsidR="00617901" w:rsidRPr="00E0794F" w:rsidRDefault="00617901" w:rsidP="00E0794F">
          <w:pPr>
            <w:autoSpaceDE w:val="0"/>
            <w:autoSpaceDN w:val="0"/>
            <w:spacing w:line="480" w:lineRule="auto"/>
            <w:ind w:hanging="480"/>
            <w:divId w:val="1811247094"/>
            <w:rPr>
              <w:rFonts w:ascii="Times New Roman" w:eastAsia="Times New Roman" w:hAnsi="Times New Roman" w:cs="Times New Roman"/>
            </w:rPr>
          </w:pPr>
          <w:r w:rsidRPr="00E0794F">
            <w:rPr>
              <w:rFonts w:ascii="Times New Roman" w:eastAsia="Times New Roman" w:hAnsi="Times New Roman" w:cs="Times New Roman"/>
            </w:rPr>
            <w:t xml:space="preserve">Fairchild, M. D., &amp; </w:t>
          </w:r>
          <w:proofErr w:type="spellStart"/>
          <w:r w:rsidRPr="00E0794F">
            <w:rPr>
              <w:rFonts w:ascii="Times New Roman" w:eastAsia="Times New Roman" w:hAnsi="Times New Roman" w:cs="Times New Roman"/>
            </w:rPr>
            <w:t>Reniff</w:t>
          </w:r>
          <w:proofErr w:type="spellEnd"/>
          <w:r w:rsidRPr="00E0794F">
            <w:rPr>
              <w:rFonts w:ascii="Times New Roman" w:eastAsia="Times New Roman" w:hAnsi="Times New Roman" w:cs="Times New Roman"/>
            </w:rPr>
            <w:t xml:space="preserve">, L. (1995). Time course of chromatic adaptation for color-appearance judgments. </w:t>
          </w:r>
          <w:r w:rsidRPr="00E0794F">
            <w:rPr>
              <w:rFonts w:ascii="Times New Roman" w:eastAsia="Times New Roman" w:hAnsi="Times New Roman" w:cs="Times New Roman"/>
              <w:i/>
              <w:iCs/>
            </w:rPr>
            <w:t>Journal of the Optical Society of America A</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12</w:t>
          </w:r>
          <w:r w:rsidRPr="00E0794F">
            <w:rPr>
              <w:rFonts w:ascii="Times New Roman" w:eastAsia="Times New Roman" w:hAnsi="Times New Roman" w:cs="Times New Roman"/>
            </w:rPr>
            <w:t>(5), 824. https://doi.org/10.1364/JOSAA.12.000824</w:t>
          </w:r>
        </w:p>
        <w:p w14:paraId="268C2D7F" w14:textId="77777777" w:rsidR="00617901" w:rsidRPr="00E0794F" w:rsidRDefault="00617901" w:rsidP="00E0794F">
          <w:pPr>
            <w:autoSpaceDE w:val="0"/>
            <w:autoSpaceDN w:val="0"/>
            <w:spacing w:line="480" w:lineRule="auto"/>
            <w:ind w:hanging="480"/>
            <w:divId w:val="823661960"/>
            <w:rPr>
              <w:rFonts w:ascii="Times New Roman" w:eastAsia="Times New Roman" w:hAnsi="Times New Roman" w:cs="Times New Roman"/>
            </w:rPr>
          </w:pPr>
          <w:r w:rsidRPr="00E0794F">
            <w:rPr>
              <w:rFonts w:ascii="Times New Roman" w:eastAsia="Times New Roman" w:hAnsi="Times New Roman" w:cs="Times New Roman"/>
            </w:rPr>
            <w:t xml:space="preserve">Fairchild, M., &amp; Wyble, D. (1998). </w:t>
          </w:r>
          <w:r w:rsidRPr="00E0794F">
            <w:rPr>
              <w:rFonts w:ascii="Times New Roman" w:eastAsia="Times New Roman" w:hAnsi="Times New Roman" w:cs="Times New Roman"/>
              <w:i/>
              <w:iCs/>
            </w:rPr>
            <w:t>Colorimetric characterization of the Apple studio display (Flat panel LCD)</w:t>
          </w:r>
          <w:r w:rsidRPr="00E0794F">
            <w:rPr>
              <w:rFonts w:ascii="Times New Roman" w:eastAsia="Times New Roman" w:hAnsi="Times New Roman" w:cs="Times New Roman"/>
            </w:rPr>
            <w:t>. http://scholarworks.rit.edu/article</w:t>
          </w:r>
        </w:p>
        <w:p w14:paraId="6ABA3009" w14:textId="77777777" w:rsidR="00617901" w:rsidRPr="00E0794F" w:rsidRDefault="00617901" w:rsidP="00E0794F">
          <w:pPr>
            <w:autoSpaceDE w:val="0"/>
            <w:autoSpaceDN w:val="0"/>
            <w:spacing w:line="480" w:lineRule="auto"/>
            <w:ind w:hanging="480"/>
            <w:divId w:val="1779787228"/>
            <w:rPr>
              <w:rFonts w:ascii="Times New Roman" w:eastAsia="Times New Roman" w:hAnsi="Times New Roman" w:cs="Times New Roman"/>
            </w:rPr>
          </w:pPr>
          <w:r w:rsidRPr="00E0794F">
            <w:rPr>
              <w:rFonts w:ascii="Times New Roman" w:eastAsia="Times New Roman" w:hAnsi="Times New Roman" w:cs="Times New Roman"/>
            </w:rPr>
            <w:t xml:space="preserve">Foster, D. H. (2011). Color constancy. In </w:t>
          </w:r>
          <w:r w:rsidRPr="00E0794F">
            <w:rPr>
              <w:rFonts w:ascii="Times New Roman" w:eastAsia="Times New Roman" w:hAnsi="Times New Roman" w:cs="Times New Roman"/>
              <w:i/>
              <w:iCs/>
            </w:rPr>
            <w:t>Vision Research</w:t>
          </w:r>
          <w:r w:rsidRPr="00E0794F">
            <w:rPr>
              <w:rFonts w:ascii="Times New Roman" w:eastAsia="Times New Roman" w:hAnsi="Times New Roman" w:cs="Times New Roman"/>
            </w:rPr>
            <w:t xml:space="preserve"> (Vol. 51, Issue 7, pp. 674–700). https://doi.org/10.1016/j.visres.2010.09.006</w:t>
          </w:r>
        </w:p>
        <w:p w14:paraId="03D1AD61" w14:textId="77777777" w:rsidR="00617901" w:rsidRPr="00E0794F" w:rsidRDefault="00617901" w:rsidP="00E0794F">
          <w:pPr>
            <w:autoSpaceDE w:val="0"/>
            <w:autoSpaceDN w:val="0"/>
            <w:spacing w:line="480" w:lineRule="auto"/>
            <w:ind w:hanging="480"/>
            <w:divId w:val="1124736850"/>
            <w:rPr>
              <w:rFonts w:ascii="Times New Roman" w:eastAsia="Times New Roman" w:hAnsi="Times New Roman" w:cs="Times New Roman"/>
            </w:rPr>
          </w:pPr>
          <w:proofErr w:type="spellStart"/>
          <w:r w:rsidRPr="00E0794F">
            <w:rPr>
              <w:rFonts w:ascii="Times New Roman" w:eastAsia="Times New Roman" w:hAnsi="Times New Roman" w:cs="Times New Roman"/>
            </w:rPr>
            <w:t>Gegenfurtner</w:t>
          </w:r>
          <w:proofErr w:type="spellEnd"/>
          <w:r w:rsidRPr="00E0794F">
            <w:rPr>
              <w:rFonts w:ascii="Times New Roman" w:eastAsia="Times New Roman" w:hAnsi="Times New Roman" w:cs="Times New Roman"/>
            </w:rPr>
            <w:t xml:space="preserve">, K. R., Weiss, D., &amp; </w:t>
          </w:r>
          <w:proofErr w:type="spellStart"/>
          <w:r w:rsidRPr="00E0794F">
            <w:rPr>
              <w:rFonts w:ascii="Times New Roman" w:eastAsia="Times New Roman" w:hAnsi="Times New Roman" w:cs="Times New Roman"/>
            </w:rPr>
            <w:t>Bloj</w:t>
          </w:r>
          <w:proofErr w:type="spellEnd"/>
          <w:r w:rsidRPr="00E0794F">
            <w:rPr>
              <w:rFonts w:ascii="Times New Roman" w:eastAsia="Times New Roman" w:hAnsi="Times New Roman" w:cs="Times New Roman"/>
            </w:rPr>
            <w:t xml:space="preserve">, M. (2024). Color constancy in real-world settings. </w:t>
          </w:r>
          <w:r w:rsidRPr="00E0794F">
            <w:rPr>
              <w:rFonts w:ascii="Times New Roman" w:eastAsia="Times New Roman" w:hAnsi="Times New Roman" w:cs="Times New Roman"/>
              <w:i/>
              <w:iCs/>
            </w:rPr>
            <w:t>Journal of Vision</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24</w:t>
          </w:r>
          <w:r w:rsidRPr="00E0794F">
            <w:rPr>
              <w:rFonts w:ascii="Times New Roman" w:eastAsia="Times New Roman" w:hAnsi="Times New Roman" w:cs="Times New Roman"/>
            </w:rPr>
            <w:t>(2), 12. https://doi.org/10.1167/jov.24.2.12</w:t>
          </w:r>
        </w:p>
        <w:p w14:paraId="1DF50921" w14:textId="77777777" w:rsidR="00617901" w:rsidRPr="00E0794F" w:rsidRDefault="00617901" w:rsidP="00E0794F">
          <w:pPr>
            <w:autoSpaceDE w:val="0"/>
            <w:autoSpaceDN w:val="0"/>
            <w:spacing w:line="480" w:lineRule="auto"/>
            <w:ind w:hanging="480"/>
            <w:divId w:val="1771077511"/>
            <w:rPr>
              <w:rFonts w:ascii="Times New Roman" w:eastAsia="Times New Roman" w:hAnsi="Times New Roman" w:cs="Times New Roman"/>
            </w:rPr>
          </w:pPr>
          <w:r w:rsidRPr="00E0794F">
            <w:rPr>
              <w:rFonts w:ascii="Times New Roman" w:eastAsia="Times New Roman" w:hAnsi="Times New Roman" w:cs="Times New Roman"/>
            </w:rPr>
            <w:lastRenderedPageBreak/>
            <w:t xml:space="preserve">Gil Rodríguez, R., Bayer, F., Toscani, M., Guarnera, D., Guarnera, G. C., &amp; </w:t>
          </w:r>
          <w:proofErr w:type="spellStart"/>
          <w:r w:rsidRPr="00E0794F">
            <w:rPr>
              <w:rFonts w:ascii="Times New Roman" w:eastAsia="Times New Roman" w:hAnsi="Times New Roman" w:cs="Times New Roman"/>
            </w:rPr>
            <w:t>Gegenfurtner</w:t>
          </w:r>
          <w:proofErr w:type="spellEnd"/>
          <w:r w:rsidRPr="00E0794F">
            <w:rPr>
              <w:rFonts w:ascii="Times New Roman" w:eastAsia="Times New Roman" w:hAnsi="Times New Roman" w:cs="Times New Roman"/>
            </w:rPr>
            <w:t xml:space="preserve">, K. R. (2022). </w:t>
          </w:r>
          <w:proofErr w:type="spellStart"/>
          <w:r w:rsidRPr="00E0794F">
            <w:rPr>
              <w:rFonts w:ascii="Times New Roman" w:eastAsia="Times New Roman" w:hAnsi="Times New Roman" w:cs="Times New Roman"/>
            </w:rPr>
            <w:t>Colour</w:t>
          </w:r>
          <w:proofErr w:type="spellEnd"/>
          <w:r w:rsidRPr="00E0794F">
            <w:rPr>
              <w:rFonts w:ascii="Times New Roman" w:eastAsia="Times New Roman" w:hAnsi="Times New Roman" w:cs="Times New Roman"/>
            </w:rPr>
            <w:t xml:space="preserve"> Calibration of a Head Mounted Display for </w:t>
          </w:r>
          <w:proofErr w:type="spellStart"/>
          <w:r w:rsidRPr="00E0794F">
            <w:rPr>
              <w:rFonts w:ascii="Times New Roman" w:eastAsia="Times New Roman" w:hAnsi="Times New Roman" w:cs="Times New Roman"/>
            </w:rPr>
            <w:t>Colour</w:t>
          </w:r>
          <w:proofErr w:type="spellEnd"/>
          <w:r w:rsidRPr="00E0794F">
            <w:rPr>
              <w:rFonts w:ascii="Times New Roman" w:eastAsia="Times New Roman" w:hAnsi="Times New Roman" w:cs="Times New Roman"/>
            </w:rPr>
            <w:t xml:space="preserve"> Vision Research Using Virtual Reality. </w:t>
          </w:r>
          <w:r w:rsidRPr="00E0794F">
            <w:rPr>
              <w:rFonts w:ascii="Times New Roman" w:eastAsia="Times New Roman" w:hAnsi="Times New Roman" w:cs="Times New Roman"/>
              <w:i/>
              <w:iCs/>
            </w:rPr>
            <w:t>SN Computer Science</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3</w:t>
          </w:r>
          <w:r w:rsidRPr="00E0794F">
            <w:rPr>
              <w:rFonts w:ascii="Times New Roman" w:eastAsia="Times New Roman" w:hAnsi="Times New Roman" w:cs="Times New Roman"/>
            </w:rPr>
            <w:t>(1). https://doi.org/10.1007/s42979-021-00855-7</w:t>
          </w:r>
        </w:p>
        <w:p w14:paraId="5C6BF4E1" w14:textId="77777777" w:rsidR="00617901" w:rsidRPr="00E0794F" w:rsidRDefault="00617901" w:rsidP="00E0794F">
          <w:pPr>
            <w:autoSpaceDE w:val="0"/>
            <w:autoSpaceDN w:val="0"/>
            <w:spacing w:line="480" w:lineRule="auto"/>
            <w:ind w:hanging="480"/>
            <w:divId w:val="246235873"/>
            <w:rPr>
              <w:rFonts w:ascii="Times New Roman" w:eastAsia="Times New Roman" w:hAnsi="Times New Roman" w:cs="Times New Roman"/>
            </w:rPr>
          </w:pPr>
          <w:r w:rsidRPr="00E0794F">
            <w:rPr>
              <w:rFonts w:ascii="Times New Roman" w:eastAsia="Times New Roman" w:hAnsi="Times New Roman" w:cs="Times New Roman"/>
            </w:rPr>
            <w:t xml:space="preserve">Gil Rodríguez, R., </w:t>
          </w:r>
          <w:proofErr w:type="spellStart"/>
          <w:r w:rsidRPr="00E0794F">
            <w:rPr>
              <w:rFonts w:ascii="Times New Roman" w:eastAsia="Times New Roman" w:hAnsi="Times New Roman" w:cs="Times New Roman"/>
            </w:rPr>
            <w:t>Hedjar</w:t>
          </w:r>
          <w:proofErr w:type="spellEnd"/>
          <w:r w:rsidRPr="00E0794F">
            <w:rPr>
              <w:rFonts w:ascii="Times New Roman" w:eastAsia="Times New Roman" w:hAnsi="Times New Roman" w:cs="Times New Roman"/>
            </w:rPr>
            <w:t xml:space="preserve">, L., Toscani, M., Guarnera, D., Guarnera, G. C., &amp; </w:t>
          </w:r>
          <w:proofErr w:type="spellStart"/>
          <w:r w:rsidRPr="00E0794F">
            <w:rPr>
              <w:rFonts w:ascii="Times New Roman" w:eastAsia="Times New Roman" w:hAnsi="Times New Roman" w:cs="Times New Roman"/>
            </w:rPr>
            <w:t>Gegenfurtner</w:t>
          </w:r>
          <w:proofErr w:type="spellEnd"/>
          <w:r w:rsidRPr="00E0794F">
            <w:rPr>
              <w:rFonts w:ascii="Times New Roman" w:eastAsia="Times New Roman" w:hAnsi="Times New Roman" w:cs="Times New Roman"/>
            </w:rPr>
            <w:t xml:space="preserve">, K. R. (2024). Color constancy mechanisms in virtual reality environments. </w:t>
          </w:r>
          <w:r w:rsidRPr="00E0794F">
            <w:rPr>
              <w:rFonts w:ascii="Times New Roman" w:eastAsia="Times New Roman" w:hAnsi="Times New Roman" w:cs="Times New Roman"/>
              <w:i/>
              <w:iCs/>
            </w:rPr>
            <w:t>Journal of Vision</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24</w:t>
          </w:r>
          <w:r w:rsidRPr="00E0794F">
            <w:rPr>
              <w:rFonts w:ascii="Times New Roman" w:eastAsia="Times New Roman" w:hAnsi="Times New Roman" w:cs="Times New Roman"/>
            </w:rPr>
            <w:t>(5), 1–28. https://doi.org/10.1167/JOV.24.5.6</w:t>
          </w:r>
        </w:p>
        <w:p w14:paraId="349E36ED" w14:textId="77777777" w:rsidR="00617901" w:rsidRPr="00E0794F" w:rsidRDefault="00617901" w:rsidP="00E0794F">
          <w:pPr>
            <w:autoSpaceDE w:val="0"/>
            <w:autoSpaceDN w:val="0"/>
            <w:spacing w:line="480" w:lineRule="auto"/>
            <w:ind w:hanging="480"/>
            <w:divId w:val="1808813427"/>
            <w:rPr>
              <w:rFonts w:ascii="Times New Roman" w:eastAsia="Times New Roman" w:hAnsi="Times New Roman" w:cs="Times New Roman"/>
            </w:rPr>
          </w:pPr>
          <w:r w:rsidRPr="00E0794F">
            <w:rPr>
              <w:rFonts w:ascii="Times New Roman" w:eastAsia="Times New Roman" w:hAnsi="Times New Roman" w:cs="Times New Roman"/>
            </w:rPr>
            <w:t xml:space="preserve">Golz, J., &amp; MacLeod, D. I. A. (2002). Influence of scene statistics on </w:t>
          </w:r>
          <w:proofErr w:type="spellStart"/>
          <w:r w:rsidRPr="00E0794F">
            <w:rPr>
              <w:rFonts w:ascii="Times New Roman" w:eastAsia="Times New Roman" w:hAnsi="Times New Roman" w:cs="Times New Roman"/>
            </w:rPr>
            <w:t>colour</w:t>
          </w:r>
          <w:proofErr w:type="spellEnd"/>
          <w:r w:rsidRPr="00E0794F">
            <w:rPr>
              <w:rFonts w:ascii="Times New Roman" w:eastAsia="Times New Roman" w:hAnsi="Times New Roman" w:cs="Times New Roman"/>
            </w:rPr>
            <w:t xml:space="preserve"> constancy. </w:t>
          </w:r>
          <w:r w:rsidRPr="00E0794F">
            <w:rPr>
              <w:rFonts w:ascii="Times New Roman" w:eastAsia="Times New Roman" w:hAnsi="Times New Roman" w:cs="Times New Roman"/>
              <w:i/>
              <w:iCs/>
            </w:rPr>
            <w:t>Nature</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415</w:t>
          </w:r>
          <w:r w:rsidRPr="00E0794F">
            <w:rPr>
              <w:rFonts w:ascii="Times New Roman" w:eastAsia="Times New Roman" w:hAnsi="Times New Roman" w:cs="Times New Roman"/>
            </w:rPr>
            <w:t>(6872), 637–640. https://doi.org/10.1038/415637a</w:t>
          </w:r>
        </w:p>
        <w:p w14:paraId="34ADFE1C" w14:textId="77777777" w:rsidR="00617901" w:rsidRPr="00E0794F" w:rsidRDefault="00617901" w:rsidP="00E0794F">
          <w:pPr>
            <w:autoSpaceDE w:val="0"/>
            <w:autoSpaceDN w:val="0"/>
            <w:spacing w:line="480" w:lineRule="auto"/>
            <w:ind w:hanging="480"/>
            <w:divId w:val="756250838"/>
            <w:rPr>
              <w:rFonts w:ascii="Times New Roman" w:eastAsia="Times New Roman" w:hAnsi="Times New Roman" w:cs="Times New Roman"/>
            </w:rPr>
          </w:pPr>
          <w:proofErr w:type="spellStart"/>
          <w:r w:rsidRPr="00E0794F">
            <w:rPr>
              <w:rFonts w:ascii="Times New Roman" w:eastAsia="Times New Roman" w:hAnsi="Times New Roman" w:cs="Times New Roman"/>
            </w:rPr>
            <w:t>Granzier</w:t>
          </w:r>
          <w:proofErr w:type="spellEnd"/>
          <w:r w:rsidRPr="00E0794F">
            <w:rPr>
              <w:rFonts w:ascii="Times New Roman" w:eastAsia="Times New Roman" w:hAnsi="Times New Roman" w:cs="Times New Roman"/>
            </w:rPr>
            <w:t xml:space="preserve">, J. J. M., Brenner, E., &amp; Smeets, J. B. J. (2009). Can illumination estimates provide the basis for color constancy? </w:t>
          </w:r>
          <w:r w:rsidRPr="00E0794F">
            <w:rPr>
              <w:rFonts w:ascii="Times New Roman" w:eastAsia="Times New Roman" w:hAnsi="Times New Roman" w:cs="Times New Roman"/>
              <w:i/>
              <w:iCs/>
            </w:rPr>
            <w:t>Journal of Vision</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9</w:t>
          </w:r>
          <w:r w:rsidRPr="00E0794F">
            <w:rPr>
              <w:rFonts w:ascii="Times New Roman" w:eastAsia="Times New Roman" w:hAnsi="Times New Roman" w:cs="Times New Roman"/>
            </w:rPr>
            <w:t>(3). https://doi.org/10.1167/9.3.18</w:t>
          </w:r>
        </w:p>
        <w:p w14:paraId="11FA541D" w14:textId="77777777" w:rsidR="00617901" w:rsidRPr="00E0794F" w:rsidRDefault="00617901" w:rsidP="00E0794F">
          <w:pPr>
            <w:autoSpaceDE w:val="0"/>
            <w:autoSpaceDN w:val="0"/>
            <w:spacing w:line="480" w:lineRule="auto"/>
            <w:ind w:hanging="480"/>
            <w:divId w:val="1887643457"/>
            <w:rPr>
              <w:rFonts w:ascii="Times New Roman" w:eastAsia="Times New Roman" w:hAnsi="Times New Roman" w:cs="Times New Roman"/>
            </w:rPr>
          </w:pPr>
          <w:proofErr w:type="spellStart"/>
          <w:r w:rsidRPr="00E0794F">
            <w:rPr>
              <w:rFonts w:ascii="Times New Roman" w:eastAsia="Times New Roman" w:hAnsi="Times New Roman" w:cs="Times New Roman"/>
            </w:rPr>
            <w:t>Granzier</w:t>
          </w:r>
          <w:proofErr w:type="spellEnd"/>
          <w:r w:rsidRPr="00E0794F">
            <w:rPr>
              <w:rFonts w:ascii="Times New Roman" w:eastAsia="Times New Roman" w:hAnsi="Times New Roman" w:cs="Times New Roman"/>
            </w:rPr>
            <w:t xml:space="preserve">, J. J. M., &amp; </w:t>
          </w:r>
          <w:proofErr w:type="spellStart"/>
          <w:r w:rsidRPr="00E0794F">
            <w:rPr>
              <w:rFonts w:ascii="Times New Roman" w:eastAsia="Times New Roman" w:hAnsi="Times New Roman" w:cs="Times New Roman"/>
            </w:rPr>
            <w:t>Gegenfurtner</w:t>
          </w:r>
          <w:proofErr w:type="spellEnd"/>
          <w:r w:rsidRPr="00E0794F">
            <w:rPr>
              <w:rFonts w:ascii="Times New Roman" w:eastAsia="Times New Roman" w:hAnsi="Times New Roman" w:cs="Times New Roman"/>
            </w:rPr>
            <w:t xml:space="preserve">, K. R. (2012). Effects of memory </w:t>
          </w:r>
          <w:proofErr w:type="spellStart"/>
          <w:r w:rsidRPr="00E0794F">
            <w:rPr>
              <w:rFonts w:ascii="Times New Roman" w:eastAsia="Times New Roman" w:hAnsi="Times New Roman" w:cs="Times New Roman"/>
            </w:rPr>
            <w:t>colour</w:t>
          </w:r>
          <w:proofErr w:type="spellEnd"/>
          <w:r w:rsidRPr="00E0794F">
            <w:rPr>
              <w:rFonts w:ascii="Times New Roman" w:eastAsia="Times New Roman" w:hAnsi="Times New Roman" w:cs="Times New Roman"/>
            </w:rPr>
            <w:t xml:space="preserve"> on </w:t>
          </w:r>
          <w:proofErr w:type="spellStart"/>
          <w:r w:rsidRPr="00E0794F">
            <w:rPr>
              <w:rFonts w:ascii="Times New Roman" w:eastAsia="Times New Roman" w:hAnsi="Times New Roman" w:cs="Times New Roman"/>
            </w:rPr>
            <w:t>colour</w:t>
          </w:r>
          <w:proofErr w:type="spellEnd"/>
          <w:r w:rsidRPr="00E0794F">
            <w:rPr>
              <w:rFonts w:ascii="Times New Roman" w:eastAsia="Times New Roman" w:hAnsi="Times New Roman" w:cs="Times New Roman"/>
            </w:rPr>
            <w:t xml:space="preserve"> constancy for </w:t>
          </w:r>
          <w:proofErr w:type="gramStart"/>
          <w:r w:rsidRPr="00E0794F">
            <w:rPr>
              <w:rFonts w:ascii="Times New Roman" w:eastAsia="Times New Roman" w:hAnsi="Times New Roman" w:cs="Times New Roman"/>
            </w:rPr>
            <w:t xml:space="preserve">unknown </w:t>
          </w:r>
          <w:proofErr w:type="spellStart"/>
          <w:r w:rsidRPr="00E0794F">
            <w:rPr>
              <w:rFonts w:ascii="Times New Roman" w:eastAsia="Times New Roman" w:hAnsi="Times New Roman" w:cs="Times New Roman"/>
            </w:rPr>
            <w:t>coloured</w:t>
          </w:r>
          <w:proofErr w:type="spellEnd"/>
          <w:proofErr w:type="gramEnd"/>
          <w:r w:rsidRPr="00E0794F">
            <w:rPr>
              <w:rFonts w:ascii="Times New Roman" w:eastAsia="Times New Roman" w:hAnsi="Times New Roman" w:cs="Times New Roman"/>
            </w:rPr>
            <w:t xml:space="preserve"> objects. </w:t>
          </w:r>
          <w:r w:rsidRPr="00E0794F">
            <w:rPr>
              <w:rFonts w:ascii="Times New Roman" w:eastAsia="Times New Roman" w:hAnsi="Times New Roman" w:cs="Times New Roman"/>
              <w:i/>
              <w:iCs/>
            </w:rPr>
            <w:t>I-Perception</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3</w:t>
          </w:r>
          <w:r w:rsidRPr="00E0794F">
            <w:rPr>
              <w:rFonts w:ascii="Times New Roman" w:eastAsia="Times New Roman" w:hAnsi="Times New Roman" w:cs="Times New Roman"/>
            </w:rPr>
            <w:t>(3), 190–215. https://doi.org/10.1068/i0461</w:t>
          </w:r>
        </w:p>
        <w:p w14:paraId="4B798B24" w14:textId="77777777" w:rsidR="00617901" w:rsidRPr="00E0794F" w:rsidRDefault="00617901" w:rsidP="00E0794F">
          <w:pPr>
            <w:autoSpaceDE w:val="0"/>
            <w:autoSpaceDN w:val="0"/>
            <w:spacing w:line="480" w:lineRule="auto"/>
            <w:ind w:hanging="480"/>
            <w:divId w:val="1684824099"/>
            <w:rPr>
              <w:rFonts w:ascii="Times New Roman" w:eastAsia="Times New Roman" w:hAnsi="Times New Roman" w:cs="Times New Roman"/>
            </w:rPr>
          </w:pPr>
          <w:r w:rsidRPr="00E0794F">
            <w:rPr>
              <w:rFonts w:ascii="Times New Roman" w:eastAsia="Times New Roman" w:hAnsi="Times New Roman" w:cs="Times New Roman"/>
            </w:rPr>
            <w:t xml:space="preserve">Gupta, G., Gross, N., </w:t>
          </w:r>
          <w:proofErr w:type="spellStart"/>
          <w:r w:rsidRPr="00E0794F">
            <w:rPr>
              <w:rFonts w:ascii="Times New Roman" w:eastAsia="Times New Roman" w:hAnsi="Times New Roman" w:cs="Times New Roman"/>
            </w:rPr>
            <w:t>Pastilha</w:t>
          </w:r>
          <w:proofErr w:type="spellEnd"/>
          <w:r w:rsidRPr="00E0794F">
            <w:rPr>
              <w:rFonts w:ascii="Times New Roman" w:eastAsia="Times New Roman" w:hAnsi="Times New Roman" w:cs="Times New Roman"/>
            </w:rPr>
            <w:t xml:space="preserve">, R., &amp; Hulbert, A. (2020). </w:t>
          </w:r>
          <w:r w:rsidRPr="00E0794F">
            <w:rPr>
              <w:rFonts w:ascii="Times New Roman" w:eastAsia="Times New Roman" w:hAnsi="Times New Roman" w:cs="Times New Roman"/>
              <w:i/>
              <w:iCs/>
            </w:rPr>
            <w:t>The time course of chromatic adaptation under immersive illumination</w:t>
          </w:r>
          <w:r w:rsidRPr="00E0794F">
            <w:rPr>
              <w:rFonts w:ascii="Times New Roman" w:eastAsia="Times New Roman" w:hAnsi="Times New Roman" w:cs="Times New Roman"/>
            </w:rPr>
            <w:t>. https://doi.org/10.1101/2020.03.10.984567</w:t>
          </w:r>
        </w:p>
        <w:p w14:paraId="10DBBD2C" w14:textId="77777777" w:rsidR="00617901" w:rsidRPr="00E0794F" w:rsidRDefault="00617901" w:rsidP="00E0794F">
          <w:pPr>
            <w:autoSpaceDE w:val="0"/>
            <w:autoSpaceDN w:val="0"/>
            <w:spacing w:line="480" w:lineRule="auto"/>
            <w:ind w:hanging="480"/>
            <w:divId w:val="669868657"/>
            <w:rPr>
              <w:rFonts w:ascii="Times New Roman" w:eastAsia="Times New Roman" w:hAnsi="Times New Roman" w:cs="Times New Roman"/>
            </w:rPr>
          </w:pPr>
          <w:r w:rsidRPr="00E0794F">
            <w:rPr>
              <w:rFonts w:ascii="Times New Roman" w:eastAsia="Times New Roman" w:hAnsi="Times New Roman" w:cs="Times New Roman"/>
            </w:rPr>
            <w:t xml:space="preserve">Hansen, T., Walter, S., &amp; </w:t>
          </w:r>
          <w:proofErr w:type="spellStart"/>
          <w:r w:rsidRPr="00E0794F">
            <w:rPr>
              <w:rFonts w:ascii="Times New Roman" w:eastAsia="Times New Roman" w:hAnsi="Times New Roman" w:cs="Times New Roman"/>
            </w:rPr>
            <w:t>Gegenfurtner</w:t>
          </w:r>
          <w:proofErr w:type="spellEnd"/>
          <w:r w:rsidRPr="00E0794F">
            <w:rPr>
              <w:rFonts w:ascii="Times New Roman" w:eastAsia="Times New Roman" w:hAnsi="Times New Roman" w:cs="Times New Roman"/>
            </w:rPr>
            <w:t xml:space="preserve">, K. R. (2007). Effects of spatial and temporal context on color categories and color constancy. </w:t>
          </w:r>
          <w:r w:rsidRPr="00E0794F">
            <w:rPr>
              <w:rFonts w:ascii="Times New Roman" w:eastAsia="Times New Roman" w:hAnsi="Times New Roman" w:cs="Times New Roman"/>
              <w:i/>
              <w:iCs/>
            </w:rPr>
            <w:t>Journal of Vision</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7</w:t>
          </w:r>
          <w:r w:rsidRPr="00E0794F">
            <w:rPr>
              <w:rFonts w:ascii="Times New Roman" w:eastAsia="Times New Roman" w:hAnsi="Times New Roman" w:cs="Times New Roman"/>
            </w:rPr>
            <w:t>(4). https://doi.org/10.1167/7.4.2</w:t>
          </w:r>
        </w:p>
        <w:p w14:paraId="58F4F356" w14:textId="77777777" w:rsidR="00617901" w:rsidRPr="00E0794F" w:rsidRDefault="00617901" w:rsidP="00E0794F">
          <w:pPr>
            <w:autoSpaceDE w:val="0"/>
            <w:autoSpaceDN w:val="0"/>
            <w:spacing w:line="480" w:lineRule="auto"/>
            <w:ind w:hanging="480"/>
            <w:divId w:val="87190860"/>
            <w:rPr>
              <w:rFonts w:ascii="Times New Roman" w:eastAsia="Times New Roman" w:hAnsi="Times New Roman" w:cs="Times New Roman"/>
            </w:rPr>
          </w:pPr>
          <w:r w:rsidRPr="00E0794F">
            <w:rPr>
              <w:rFonts w:ascii="Times New Roman" w:eastAsia="Times New Roman" w:hAnsi="Times New Roman" w:cs="Times New Roman"/>
            </w:rPr>
            <w:t xml:space="preserve">Hedrich, M., </w:t>
          </w:r>
          <w:proofErr w:type="spellStart"/>
          <w:r w:rsidRPr="00E0794F">
            <w:rPr>
              <w:rFonts w:ascii="Times New Roman" w:eastAsia="Times New Roman" w:hAnsi="Times New Roman" w:cs="Times New Roman"/>
            </w:rPr>
            <w:t>Bloj</w:t>
          </w:r>
          <w:proofErr w:type="spellEnd"/>
          <w:r w:rsidRPr="00E0794F">
            <w:rPr>
              <w:rFonts w:ascii="Times New Roman" w:eastAsia="Times New Roman" w:hAnsi="Times New Roman" w:cs="Times New Roman"/>
            </w:rPr>
            <w:t xml:space="preserve">, M., &amp; </w:t>
          </w:r>
          <w:proofErr w:type="spellStart"/>
          <w:r w:rsidRPr="00E0794F">
            <w:rPr>
              <w:rFonts w:ascii="Times New Roman" w:eastAsia="Times New Roman" w:hAnsi="Times New Roman" w:cs="Times New Roman"/>
            </w:rPr>
            <w:t>Ruppertsberg</w:t>
          </w:r>
          <w:proofErr w:type="spellEnd"/>
          <w:r w:rsidRPr="00E0794F">
            <w:rPr>
              <w:rFonts w:ascii="Times New Roman" w:eastAsia="Times New Roman" w:hAnsi="Times New Roman" w:cs="Times New Roman"/>
            </w:rPr>
            <w:t xml:space="preserve">, A. I. (2009). Color constancy improves for real 3D objects. </w:t>
          </w:r>
          <w:r w:rsidRPr="00E0794F">
            <w:rPr>
              <w:rFonts w:ascii="Times New Roman" w:eastAsia="Times New Roman" w:hAnsi="Times New Roman" w:cs="Times New Roman"/>
              <w:i/>
              <w:iCs/>
            </w:rPr>
            <w:t>Journal of Vision</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9</w:t>
          </w:r>
          <w:r w:rsidRPr="00E0794F">
            <w:rPr>
              <w:rFonts w:ascii="Times New Roman" w:eastAsia="Times New Roman" w:hAnsi="Times New Roman" w:cs="Times New Roman"/>
            </w:rPr>
            <w:t>(4). https://doi.org/10.1167/9.4.16</w:t>
          </w:r>
        </w:p>
        <w:p w14:paraId="4828067B" w14:textId="77777777" w:rsidR="00617901" w:rsidRPr="00E0794F" w:rsidRDefault="00617901" w:rsidP="00E0794F">
          <w:pPr>
            <w:autoSpaceDE w:val="0"/>
            <w:autoSpaceDN w:val="0"/>
            <w:spacing w:line="480" w:lineRule="auto"/>
            <w:ind w:hanging="480"/>
            <w:divId w:val="1709139189"/>
            <w:rPr>
              <w:rFonts w:ascii="Times New Roman" w:eastAsia="Times New Roman" w:hAnsi="Times New Roman" w:cs="Times New Roman"/>
            </w:rPr>
          </w:pPr>
          <w:r w:rsidRPr="00E0794F">
            <w:rPr>
              <w:rFonts w:ascii="Times New Roman" w:eastAsia="Times New Roman" w:hAnsi="Times New Roman" w:cs="Times New Roman"/>
            </w:rPr>
            <w:t xml:space="preserve">Helmholtz, H. v. (1867). </w:t>
          </w:r>
          <w:proofErr w:type="spellStart"/>
          <w:r w:rsidRPr="00E0794F">
            <w:rPr>
              <w:rFonts w:ascii="Times New Roman" w:eastAsia="Times New Roman" w:hAnsi="Times New Roman" w:cs="Times New Roman"/>
              <w:i/>
              <w:iCs/>
            </w:rPr>
            <w:t>Handbuch</w:t>
          </w:r>
          <w:proofErr w:type="spellEnd"/>
          <w:r w:rsidRPr="00E0794F">
            <w:rPr>
              <w:rFonts w:ascii="Times New Roman" w:eastAsia="Times New Roman" w:hAnsi="Times New Roman" w:cs="Times New Roman"/>
              <w:i/>
              <w:iCs/>
            </w:rPr>
            <w:t xml:space="preserve"> der </w:t>
          </w:r>
          <w:proofErr w:type="spellStart"/>
          <w:r w:rsidRPr="00E0794F">
            <w:rPr>
              <w:rFonts w:ascii="Times New Roman" w:eastAsia="Times New Roman" w:hAnsi="Times New Roman" w:cs="Times New Roman"/>
              <w:i/>
              <w:iCs/>
            </w:rPr>
            <w:t>physiologischen</w:t>
          </w:r>
          <w:proofErr w:type="spellEnd"/>
          <w:r w:rsidRPr="00E0794F">
            <w:rPr>
              <w:rFonts w:ascii="Times New Roman" w:eastAsia="Times New Roman" w:hAnsi="Times New Roman" w:cs="Times New Roman"/>
              <w:i/>
              <w:iCs/>
            </w:rPr>
            <w:t xml:space="preserve"> Optik</w:t>
          </w:r>
          <w:r w:rsidRPr="00E0794F">
            <w:rPr>
              <w:rFonts w:ascii="Times New Roman" w:eastAsia="Times New Roman" w:hAnsi="Times New Roman" w:cs="Times New Roman"/>
            </w:rPr>
            <w:t xml:space="preserve"> (1st ed.). Leopold Voss.</w:t>
          </w:r>
        </w:p>
        <w:p w14:paraId="428D672A" w14:textId="77777777" w:rsidR="00617901" w:rsidRPr="00E0794F" w:rsidRDefault="00617901" w:rsidP="00E0794F">
          <w:pPr>
            <w:autoSpaceDE w:val="0"/>
            <w:autoSpaceDN w:val="0"/>
            <w:spacing w:line="480" w:lineRule="auto"/>
            <w:ind w:hanging="480"/>
            <w:divId w:val="1951625958"/>
            <w:rPr>
              <w:rFonts w:ascii="Times New Roman" w:eastAsia="Times New Roman" w:hAnsi="Times New Roman" w:cs="Times New Roman"/>
            </w:rPr>
          </w:pPr>
          <w:r w:rsidRPr="00E0794F">
            <w:rPr>
              <w:rFonts w:ascii="Times New Roman" w:eastAsia="Times New Roman" w:hAnsi="Times New Roman" w:cs="Times New Roman"/>
            </w:rPr>
            <w:t xml:space="preserve">Hering, E. (1878). </w:t>
          </w:r>
          <w:proofErr w:type="spellStart"/>
          <w:r w:rsidRPr="00E0794F">
            <w:rPr>
              <w:rFonts w:ascii="Times New Roman" w:eastAsia="Times New Roman" w:hAnsi="Times New Roman" w:cs="Times New Roman"/>
              <w:i/>
              <w:iCs/>
            </w:rPr>
            <w:t>Grundzüge</w:t>
          </w:r>
          <w:proofErr w:type="spellEnd"/>
          <w:r w:rsidRPr="00E0794F">
            <w:rPr>
              <w:rFonts w:ascii="Times New Roman" w:eastAsia="Times New Roman" w:hAnsi="Times New Roman" w:cs="Times New Roman"/>
              <w:i/>
              <w:iCs/>
            </w:rPr>
            <w:t xml:space="preserve"> der </w:t>
          </w:r>
          <w:proofErr w:type="spellStart"/>
          <w:r w:rsidRPr="00E0794F">
            <w:rPr>
              <w:rFonts w:ascii="Times New Roman" w:eastAsia="Times New Roman" w:hAnsi="Times New Roman" w:cs="Times New Roman"/>
              <w:i/>
              <w:iCs/>
            </w:rPr>
            <w:t>Lehre</w:t>
          </w:r>
          <w:proofErr w:type="spellEnd"/>
          <w:r w:rsidRPr="00E0794F">
            <w:rPr>
              <w:rFonts w:ascii="Times New Roman" w:eastAsia="Times New Roman" w:hAnsi="Times New Roman" w:cs="Times New Roman"/>
              <w:i/>
              <w:iCs/>
            </w:rPr>
            <w:t xml:space="preserve"> </w:t>
          </w:r>
          <w:proofErr w:type="spellStart"/>
          <w:r w:rsidRPr="00E0794F">
            <w:rPr>
              <w:rFonts w:ascii="Times New Roman" w:eastAsia="Times New Roman" w:hAnsi="Times New Roman" w:cs="Times New Roman"/>
              <w:i/>
              <w:iCs/>
            </w:rPr>
            <w:t>vom</w:t>
          </w:r>
          <w:proofErr w:type="spellEnd"/>
          <w:r w:rsidRPr="00E0794F">
            <w:rPr>
              <w:rFonts w:ascii="Times New Roman" w:eastAsia="Times New Roman" w:hAnsi="Times New Roman" w:cs="Times New Roman"/>
              <w:i/>
              <w:iCs/>
            </w:rPr>
            <w:t xml:space="preserve"> Lichtsinn</w:t>
          </w:r>
          <w:r w:rsidRPr="00E0794F">
            <w:rPr>
              <w:rFonts w:ascii="Times New Roman" w:eastAsia="Times New Roman" w:hAnsi="Times New Roman" w:cs="Times New Roman"/>
            </w:rPr>
            <w:t>. Springer.</w:t>
          </w:r>
        </w:p>
        <w:p w14:paraId="45BB7EDD" w14:textId="77777777" w:rsidR="00617901" w:rsidRPr="00E0794F" w:rsidRDefault="00617901" w:rsidP="00E0794F">
          <w:pPr>
            <w:autoSpaceDE w:val="0"/>
            <w:autoSpaceDN w:val="0"/>
            <w:spacing w:line="480" w:lineRule="auto"/>
            <w:ind w:hanging="480"/>
            <w:divId w:val="1576934264"/>
            <w:rPr>
              <w:rFonts w:ascii="Times New Roman" w:eastAsia="Times New Roman" w:hAnsi="Times New Roman" w:cs="Times New Roman"/>
            </w:rPr>
          </w:pPr>
          <w:r w:rsidRPr="00E0794F">
            <w:rPr>
              <w:rFonts w:ascii="Times New Roman" w:eastAsia="Times New Roman" w:hAnsi="Times New Roman" w:cs="Times New Roman"/>
            </w:rPr>
            <w:lastRenderedPageBreak/>
            <w:t xml:space="preserve">Hoffman, D. M., </w:t>
          </w:r>
          <w:proofErr w:type="spellStart"/>
          <w:r w:rsidRPr="00E0794F">
            <w:rPr>
              <w:rFonts w:ascii="Times New Roman" w:eastAsia="Times New Roman" w:hAnsi="Times New Roman" w:cs="Times New Roman"/>
            </w:rPr>
            <w:t>Girshick</w:t>
          </w:r>
          <w:proofErr w:type="spellEnd"/>
          <w:r w:rsidRPr="00E0794F">
            <w:rPr>
              <w:rFonts w:ascii="Times New Roman" w:eastAsia="Times New Roman" w:hAnsi="Times New Roman" w:cs="Times New Roman"/>
            </w:rPr>
            <w:t xml:space="preserve">, A. R., Akeley, K., &amp; Banks, M. S. (2008). Vergence-accommodation conflicts hinder visual performance and cause visual fatigue. </w:t>
          </w:r>
          <w:r w:rsidRPr="00E0794F">
            <w:rPr>
              <w:rFonts w:ascii="Times New Roman" w:eastAsia="Times New Roman" w:hAnsi="Times New Roman" w:cs="Times New Roman"/>
              <w:i/>
              <w:iCs/>
            </w:rPr>
            <w:t>Journal of Vision</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8</w:t>
          </w:r>
          <w:r w:rsidRPr="00E0794F">
            <w:rPr>
              <w:rFonts w:ascii="Times New Roman" w:eastAsia="Times New Roman" w:hAnsi="Times New Roman" w:cs="Times New Roman"/>
            </w:rPr>
            <w:t>(3). https://doi.org/10.1167/8.3.33</w:t>
          </w:r>
        </w:p>
        <w:p w14:paraId="44FEBE80" w14:textId="77777777" w:rsidR="00617901" w:rsidRPr="00E0794F" w:rsidRDefault="00617901" w:rsidP="00E0794F">
          <w:pPr>
            <w:autoSpaceDE w:val="0"/>
            <w:autoSpaceDN w:val="0"/>
            <w:spacing w:line="480" w:lineRule="auto"/>
            <w:ind w:hanging="480"/>
            <w:divId w:val="621037164"/>
            <w:rPr>
              <w:rFonts w:ascii="Times New Roman" w:eastAsia="Times New Roman" w:hAnsi="Times New Roman" w:cs="Times New Roman"/>
            </w:rPr>
          </w:pPr>
          <w:r w:rsidRPr="00E0794F">
            <w:rPr>
              <w:rFonts w:ascii="Times New Roman" w:eastAsia="Times New Roman" w:hAnsi="Times New Roman" w:cs="Times New Roman"/>
            </w:rPr>
            <w:t xml:space="preserve">Hurlbert, A. (2019). Challenges to color constancy in a contemporary light. </w:t>
          </w:r>
          <w:r w:rsidRPr="00E0794F">
            <w:rPr>
              <w:rFonts w:ascii="Times New Roman" w:eastAsia="Times New Roman" w:hAnsi="Times New Roman" w:cs="Times New Roman"/>
              <w:i/>
              <w:iCs/>
            </w:rPr>
            <w:t>Current Opinion in Behavioral Sciences</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30</w:t>
          </w:r>
          <w:r w:rsidRPr="00E0794F">
            <w:rPr>
              <w:rFonts w:ascii="Times New Roman" w:eastAsia="Times New Roman" w:hAnsi="Times New Roman" w:cs="Times New Roman"/>
            </w:rPr>
            <w:t>, 186–193. https://doi.org/10.1016/j.cobeha.2019.10.004</w:t>
          </w:r>
        </w:p>
        <w:p w14:paraId="7BDF02A6" w14:textId="77777777" w:rsidR="00617901" w:rsidRPr="00E0794F" w:rsidRDefault="00617901" w:rsidP="00E0794F">
          <w:pPr>
            <w:autoSpaceDE w:val="0"/>
            <w:autoSpaceDN w:val="0"/>
            <w:spacing w:line="480" w:lineRule="auto"/>
            <w:ind w:hanging="480"/>
            <w:divId w:val="16515571"/>
            <w:rPr>
              <w:rFonts w:ascii="Times New Roman" w:eastAsia="Times New Roman" w:hAnsi="Times New Roman" w:cs="Times New Roman"/>
            </w:rPr>
          </w:pPr>
          <w:r w:rsidRPr="00E0794F">
            <w:rPr>
              <w:rFonts w:ascii="Times New Roman" w:eastAsia="Times New Roman" w:hAnsi="Times New Roman" w:cs="Times New Roman"/>
            </w:rPr>
            <w:t xml:space="preserve">IEC. (1999). Multimedia systems and equipment – </w:t>
          </w:r>
          <w:proofErr w:type="spellStart"/>
          <w:r w:rsidRPr="00E0794F">
            <w:rPr>
              <w:rFonts w:ascii="Times New Roman" w:eastAsia="Times New Roman" w:hAnsi="Times New Roman" w:cs="Times New Roman"/>
            </w:rPr>
            <w:t>Colour</w:t>
          </w:r>
          <w:proofErr w:type="spellEnd"/>
          <w:r w:rsidRPr="00E0794F">
            <w:rPr>
              <w:rFonts w:ascii="Times New Roman" w:eastAsia="Times New Roman" w:hAnsi="Times New Roman" w:cs="Times New Roman"/>
            </w:rPr>
            <w:t xml:space="preserve"> measurement and management – Part 2-1: </w:t>
          </w:r>
          <w:proofErr w:type="spellStart"/>
          <w:r w:rsidRPr="00E0794F">
            <w:rPr>
              <w:rFonts w:ascii="Times New Roman" w:eastAsia="Times New Roman" w:hAnsi="Times New Roman" w:cs="Times New Roman"/>
            </w:rPr>
            <w:t>Colour</w:t>
          </w:r>
          <w:proofErr w:type="spellEnd"/>
          <w:r w:rsidRPr="00E0794F">
            <w:rPr>
              <w:rFonts w:ascii="Times New Roman" w:eastAsia="Times New Roman" w:hAnsi="Times New Roman" w:cs="Times New Roman"/>
            </w:rPr>
            <w:t xml:space="preserve"> management – Default RGB </w:t>
          </w:r>
          <w:proofErr w:type="spellStart"/>
          <w:r w:rsidRPr="00E0794F">
            <w:rPr>
              <w:rFonts w:ascii="Times New Roman" w:eastAsia="Times New Roman" w:hAnsi="Times New Roman" w:cs="Times New Roman"/>
            </w:rPr>
            <w:t>colour</w:t>
          </w:r>
          <w:proofErr w:type="spellEnd"/>
          <w:r w:rsidRPr="00E0794F">
            <w:rPr>
              <w:rFonts w:ascii="Times New Roman" w:eastAsia="Times New Roman" w:hAnsi="Times New Roman" w:cs="Times New Roman"/>
            </w:rPr>
            <w:t xml:space="preserve"> space - sRGB. </w:t>
          </w:r>
          <w:r w:rsidRPr="00E0794F">
            <w:rPr>
              <w:rFonts w:ascii="Times New Roman" w:eastAsia="Times New Roman" w:hAnsi="Times New Roman" w:cs="Times New Roman"/>
              <w:i/>
              <w:iCs/>
            </w:rPr>
            <w:t>IEC 61966-2-1:1999</w:t>
          </w:r>
          <w:r w:rsidRPr="00E0794F">
            <w:rPr>
              <w:rFonts w:ascii="Times New Roman" w:eastAsia="Times New Roman" w:hAnsi="Times New Roman" w:cs="Times New Roman"/>
            </w:rPr>
            <w:t>.</w:t>
          </w:r>
        </w:p>
        <w:p w14:paraId="35758574" w14:textId="77777777" w:rsidR="00617901" w:rsidRPr="00E0794F" w:rsidRDefault="00617901" w:rsidP="00E0794F">
          <w:pPr>
            <w:autoSpaceDE w:val="0"/>
            <w:autoSpaceDN w:val="0"/>
            <w:spacing w:line="480" w:lineRule="auto"/>
            <w:ind w:hanging="480"/>
            <w:divId w:val="1396704090"/>
            <w:rPr>
              <w:rFonts w:ascii="Times New Roman" w:eastAsia="Times New Roman" w:hAnsi="Times New Roman" w:cs="Times New Roman"/>
            </w:rPr>
          </w:pPr>
          <w:r w:rsidRPr="00E0794F">
            <w:rPr>
              <w:rFonts w:ascii="Times New Roman" w:eastAsia="Times New Roman" w:hAnsi="Times New Roman" w:cs="Times New Roman"/>
            </w:rPr>
            <w:t xml:space="preserve">Ishihara, S. (2004). </w:t>
          </w:r>
          <w:r w:rsidRPr="00E0794F">
            <w:rPr>
              <w:rFonts w:ascii="Times New Roman" w:eastAsia="Times New Roman" w:hAnsi="Times New Roman" w:cs="Times New Roman"/>
              <w:i/>
              <w:iCs/>
            </w:rPr>
            <w:t xml:space="preserve">Ishihara’s Tests for </w:t>
          </w:r>
          <w:proofErr w:type="spellStart"/>
          <w:r w:rsidRPr="00E0794F">
            <w:rPr>
              <w:rFonts w:ascii="Times New Roman" w:eastAsia="Times New Roman" w:hAnsi="Times New Roman" w:cs="Times New Roman"/>
              <w:i/>
              <w:iCs/>
            </w:rPr>
            <w:t>Colour</w:t>
          </w:r>
          <w:proofErr w:type="spellEnd"/>
          <w:r w:rsidRPr="00E0794F">
            <w:rPr>
              <w:rFonts w:ascii="Times New Roman" w:eastAsia="Times New Roman" w:hAnsi="Times New Roman" w:cs="Times New Roman"/>
              <w:i/>
              <w:iCs/>
            </w:rPr>
            <w:t xml:space="preserve"> Deﬁciency</w:t>
          </w:r>
          <w:r w:rsidRPr="00E0794F">
            <w:rPr>
              <w:rFonts w:ascii="Times New Roman" w:eastAsia="Times New Roman" w:hAnsi="Times New Roman" w:cs="Times New Roman"/>
            </w:rPr>
            <w:t>. Kanehara Trading Inc.</w:t>
          </w:r>
        </w:p>
        <w:p w14:paraId="788D8363" w14:textId="77777777" w:rsidR="00617901" w:rsidRPr="00E0794F" w:rsidRDefault="00617901" w:rsidP="00E0794F">
          <w:pPr>
            <w:autoSpaceDE w:val="0"/>
            <w:autoSpaceDN w:val="0"/>
            <w:spacing w:line="480" w:lineRule="auto"/>
            <w:ind w:hanging="480"/>
            <w:divId w:val="1126194674"/>
            <w:rPr>
              <w:rFonts w:ascii="Times New Roman" w:eastAsia="Times New Roman" w:hAnsi="Times New Roman" w:cs="Times New Roman"/>
            </w:rPr>
          </w:pPr>
          <w:r w:rsidRPr="00E0794F">
            <w:rPr>
              <w:rFonts w:ascii="Times New Roman" w:eastAsia="Times New Roman" w:hAnsi="Times New Roman" w:cs="Times New Roman"/>
            </w:rPr>
            <w:t xml:space="preserve">ISO/CIE. (2016). Colorimetry — Part 5: CIE 1976 L*u*v* </w:t>
          </w:r>
          <w:proofErr w:type="spellStart"/>
          <w:r w:rsidRPr="00E0794F">
            <w:rPr>
              <w:rFonts w:ascii="Times New Roman" w:eastAsia="Times New Roman" w:hAnsi="Times New Roman" w:cs="Times New Roman"/>
            </w:rPr>
            <w:t>Colour</w:t>
          </w:r>
          <w:proofErr w:type="spellEnd"/>
          <w:r w:rsidRPr="00E0794F">
            <w:rPr>
              <w:rFonts w:ascii="Times New Roman" w:eastAsia="Times New Roman" w:hAnsi="Times New Roman" w:cs="Times New Roman"/>
            </w:rPr>
            <w:t xml:space="preserve"> Space and u’, v’ Uniform Chromaticity Scale Diagram. </w:t>
          </w:r>
          <w:r w:rsidRPr="00E0794F">
            <w:rPr>
              <w:rFonts w:ascii="Times New Roman" w:eastAsia="Times New Roman" w:hAnsi="Times New Roman" w:cs="Times New Roman"/>
              <w:i/>
              <w:iCs/>
            </w:rPr>
            <w:t>ISO/CIE 11664-5:2016(E)</w:t>
          </w:r>
          <w:r w:rsidRPr="00E0794F">
            <w:rPr>
              <w:rFonts w:ascii="Times New Roman" w:eastAsia="Times New Roman" w:hAnsi="Times New Roman" w:cs="Times New Roman"/>
            </w:rPr>
            <w:t>.</w:t>
          </w:r>
        </w:p>
        <w:p w14:paraId="67F65B68" w14:textId="77777777" w:rsidR="00617901" w:rsidRPr="00E0794F" w:rsidRDefault="00617901" w:rsidP="00E0794F">
          <w:pPr>
            <w:autoSpaceDE w:val="0"/>
            <w:autoSpaceDN w:val="0"/>
            <w:spacing w:line="480" w:lineRule="auto"/>
            <w:ind w:hanging="480"/>
            <w:divId w:val="1351491118"/>
            <w:rPr>
              <w:rFonts w:ascii="Times New Roman" w:eastAsia="Times New Roman" w:hAnsi="Times New Roman" w:cs="Times New Roman"/>
            </w:rPr>
          </w:pPr>
          <w:r w:rsidRPr="00E0794F">
            <w:rPr>
              <w:rFonts w:ascii="Times New Roman" w:eastAsia="Times New Roman" w:hAnsi="Times New Roman" w:cs="Times New Roman"/>
            </w:rPr>
            <w:t xml:space="preserve">Jin, E. W., &amp; Shevell, S. K. (1996). </w:t>
          </w:r>
          <w:r w:rsidRPr="00E0794F">
            <w:rPr>
              <w:rFonts w:ascii="Times New Roman" w:eastAsia="Times New Roman" w:hAnsi="Times New Roman" w:cs="Times New Roman"/>
              <w:i/>
              <w:iCs/>
            </w:rPr>
            <w:t>Color memory and color constancy</w:t>
          </w:r>
          <w:r w:rsidRPr="00E0794F">
            <w:rPr>
              <w:rFonts w:ascii="Times New Roman" w:eastAsia="Times New Roman" w:hAnsi="Times New Roman" w:cs="Times New Roman"/>
            </w:rPr>
            <w:t>.</w:t>
          </w:r>
        </w:p>
        <w:p w14:paraId="711D9B17" w14:textId="77777777" w:rsidR="00617901" w:rsidRPr="00E0794F" w:rsidRDefault="00617901" w:rsidP="00E0794F">
          <w:pPr>
            <w:autoSpaceDE w:val="0"/>
            <w:autoSpaceDN w:val="0"/>
            <w:spacing w:line="480" w:lineRule="auto"/>
            <w:ind w:hanging="480"/>
            <w:divId w:val="1020206014"/>
            <w:rPr>
              <w:rFonts w:ascii="Times New Roman" w:eastAsia="Times New Roman" w:hAnsi="Times New Roman" w:cs="Times New Roman"/>
            </w:rPr>
          </w:pPr>
          <w:r w:rsidRPr="00E0794F">
            <w:rPr>
              <w:rFonts w:ascii="Times New Roman" w:eastAsia="Times New Roman" w:hAnsi="Times New Roman" w:cs="Times New Roman"/>
            </w:rPr>
            <w:t xml:space="preserve">Katoh, N. (1995). </w:t>
          </w:r>
          <w:r w:rsidRPr="00E0794F">
            <w:rPr>
              <w:rFonts w:ascii="Times New Roman" w:eastAsia="Times New Roman" w:hAnsi="Times New Roman" w:cs="Times New Roman"/>
              <w:i/>
              <w:iCs/>
            </w:rPr>
            <w:t>Appearance Match between Soft Copy and Hard Copy under Mixed Chromatic Adaptation</w:t>
          </w:r>
          <w:r w:rsidRPr="00E0794F">
            <w:rPr>
              <w:rFonts w:ascii="Times New Roman" w:eastAsia="Times New Roman" w:hAnsi="Times New Roman" w:cs="Times New Roman"/>
            </w:rPr>
            <w:t>. https://www.researchgate.net/publication/245437149</w:t>
          </w:r>
        </w:p>
        <w:p w14:paraId="17D3BA4B" w14:textId="77777777" w:rsidR="00617901" w:rsidRPr="00E0794F" w:rsidRDefault="00617901" w:rsidP="00E0794F">
          <w:pPr>
            <w:autoSpaceDE w:val="0"/>
            <w:autoSpaceDN w:val="0"/>
            <w:spacing w:line="480" w:lineRule="auto"/>
            <w:ind w:hanging="480"/>
            <w:divId w:val="1919363619"/>
            <w:rPr>
              <w:rFonts w:ascii="Times New Roman" w:eastAsia="Times New Roman" w:hAnsi="Times New Roman" w:cs="Times New Roman"/>
            </w:rPr>
          </w:pPr>
          <w:r w:rsidRPr="00E0794F">
            <w:rPr>
              <w:rFonts w:ascii="Times New Roman" w:eastAsia="Times New Roman" w:hAnsi="Times New Roman" w:cs="Times New Roman"/>
            </w:rPr>
            <w:t xml:space="preserve">Kraft, J. M., &amp; Brainard, D. H. (1999). </w:t>
          </w:r>
          <w:r w:rsidRPr="00E0794F">
            <w:rPr>
              <w:rFonts w:ascii="Times New Roman" w:eastAsia="Times New Roman" w:hAnsi="Times New Roman" w:cs="Times New Roman"/>
              <w:i/>
              <w:iCs/>
            </w:rPr>
            <w:t>Mechanisms of color constancy under nearly natural viewing</w:t>
          </w:r>
          <w:r w:rsidRPr="00E0794F">
            <w:rPr>
              <w:rFonts w:ascii="Times New Roman" w:eastAsia="Times New Roman" w:hAnsi="Times New Roman" w:cs="Times New Roman"/>
            </w:rPr>
            <w:t xml:space="preserve"> (Vol. 96). www.pnas.org.</w:t>
          </w:r>
        </w:p>
        <w:p w14:paraId="309E8951" w14:textId="77777777" w:rsidR="00617901" w:rsidRPr="00E0794F" w:rsidRDefault="00617901" w:rsidP="00E0794F">
          <w:pPr>
            <w:autoSpaceDE w:val="0"/>
            <w:autoSpaceDN w:val="0"/>
            <w:spacing w:line="480" w:lineRule="auto"/>
            <w:ind w:hanging="480"/>
            <w:divId w:val="1211989781"/>
            <w:rPr>
              <w:rFonts w:ascii="Times New Roman" w:eastAsia="Times New Roman" w:hAnsi="Times New Roman" w:cs="Times New Roman"/>
            </w:rPr>
          </w:pPr>
          <w:r w:rsidRPr="00E0794F">
            <w:rPr>
              <w:rFonts w:ascii="Times New Roman" w:eastAsia="Times New Roman" w:hAnsi="Times New Roman" w:cs="Times New Roman"/>
            </w:rPr>
            <w:t xml:space="preserve">Kraft, J. M., Maloney, S. I., &amp; Brainard, D. H. (2002). Surface-illuminant ambiguity and color constancy: Effects of scene complexity and depth cues. </w:t>
          </w:r>
          <w:r w:rsidRPr="00E0794F">
            <w:rPr>
              <w:rFonts w:ascii="Times New Roman" w:eastAsia="Times New Roman" w:hAnsi="Times New Roman" w:cs="Times New Roman"/>
              <w:i/>
              <w:iCs/>
            </w:rPr>
            <w:t>Perception</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31</w:t>
          </w:r>
          <w:r w:rsidRPr="00E0794F">
            <w:rPr>
              <w:rFonts w:ascii="Times New Roman" w:eastAsia="Times New Roman" w:hAnsi="Times New Roman" w:cs="Times New Roman"/>
            </w:rPr>
            <w:t>(2), 247–263. https://doi.org/10.1068/p08sp</w:t>
          </w:r>
        </w:p>
        <w:p w14:paraId="4D06B97F" w14:textId="77777777" w:rsidR="00617901" w:rsidRPr="00E0794F" w:rsidRDefault="00617901" w:rsidP="00E0794F">
          <w:pPr>
            <w:autoSpaceDE w:val="0"/>
            <w:autoSpaceDN w:val="0"/>
            <w:spacing w:line="480" w:lineRule="auto"/>
            <w:ind w:hanging="480"/>
            <w:divId w:val="1624921948"/>
            <w:rPr>
              <w:rFonts w:ascii="Times New Roman" w:eastAsia="Times New Roman" w:hAnsi="Times New Roman" w:cs="Times New Roman"/>
            </w:rPr>
          </w:pPr>
          <w:r w:rsidRPr="00E0794F">
            <w:rPr>
              <w:rFonts w:ascii="Times New Roman" w:eastAsia="Times New Roman" w:hAnsi="Times New Roman" w:cs="Times New Roman"/>
            </w:rPr>
            <w:t xml:space="preserve">Kuriki, I., Sato, K., &amp; </w:t>
          </w:r>
          <w:proofErr w:type="spellStart"/>
          <w:r w:rsidRPr="00E0794F">
            <w:rPr>
              <w:rFonts w:ascii="Times New Roman" w:eastAsia="Times New Roman" w:hAnsi="Times New Roman" w:cs="Times New Roman"/>
            </w:rPr>
            <w:t>Shioiri</w:t>
          </w:r>
          <w:proofErr w:type="spellEnd"/>
          <w:r w:rsidRPr="00E0794F">
            <w:rPr>
              <w:rFonts w:ascii="Times New Roman" w:eastAsia="Times New Roman" w:hAnsi="Times New Roman" w:cs="Times New Roman"/>
            </w:rPr>
            <w:t xml:space="preserve">, S. (2024). The Reality of a Head-Mounted Display (HMD) Environment Tested via Lightness Perception. </w:t>
          </w:r>
          <w:r w:rsidRPr="00E0794F">
            <w:rPr>
              <w:rFonts w:ascii="Times New Roman" w:eastAsia="Times New Roman" w:hAnsi="Times New Roman" w:cs="Times New Roman"/>
              <w:i/>
              <w:iCs/>
            </w:rPr>
            <w:t>Journal of Imaging</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10</w:t>
          </w:r>
          <w:r w:rsidRPr="00E0794F">
            <w:rPr>
              <w:rFonts w:ascii="Times New Roman" w:eastAsia="Times New Roman" w:hAnsi="Times New Roman" w:cs="Times New Roman"/>
            </w:rPr>
            <w:t>(2). https://doi.org/10.3390/jimaging10020036</w:t>
          </w:r>
        </w:p>
        <w:p w14:paraId="16072B82" w14:textId="77777777" w:rsidR="00617901" w:rsidRPr="00E0794F" w:rsidRDefault="00617901" w:rsidP="00E0794F">
          <w:pPr>
            <w:autoSpaceDE w:val="0"/>
            <w:autoSpaceDN w:val="0"/>
            <w:spacing w:line="480" w:lineRule="auto"/>
            <w:ind w:hanging="480"/>
            <w:divId w:val="1104496048"/>
            <w:rPr>
              <w:rFonts w:ascii="Times New Roman" w:eastAsia="Times New Roman" w:hAnsi="Times New Roman" w:cs="Times New Roman"/>
            </w:rPr>
          </w:pPr>
          <w:r w:rsidRPr="00E0794F">
            <w:rPr>
              <w:rFonts w:ascii="Times New Roman" w:eastAsia="Times New Roman" w:hAnsi="Times New Roman" w:cs="Times New Roman"/>
            </w:rPr>
            <w:lastRenderedPageBreak/>
            <w:t xml:space="preserve">Ling, Y., &amp; Hurlbert, A. (2008). </w:t>
          </w:r>
          <w:r w:rsidRPr="00E0794F">
            <w:rPr>
              <w:rFonts w:ascii="Times New Roman" w:eastAsia="Times New Roman" w:hAnsi="Times New Roman" w:cs="Times New Roman"/>
              <w:i/>
              <w:iCs/>
            </w:rPr>
            <w:t>Role of color memory in successive color constancy</w:t>
          </w:r>
          <w:r w:rsidRPr="00E0794F">
            <w:rPr>
              <w:rFonts w:ascii="Times New Roman" w:eastAsia="Times New Roman" w:hAnsi="Times New Roman" w:cs="Times New Roman"/>
            </w:rPr>
            <w:t>.</w:t>
          </w:r>
        </w:p>
        <w:p w14:paraId="2C1CE30F" w14:textId="77777777" w:rsidR="00617901" w:rsidRPr="00E0794F" w:rsidRDefault="00617901" w:rsidP="00E0794F">
          <w:pPr>
            <w:autoSpaceDE w:val="0"/>
            <w:autoSpaceDN w:val="0"/>
            <w:spacing w:line="480" w:lineRule="auto"/>
            <w:ind w:hanging="480"/>
            <w:divId w:val="885146902"/>
            <w:rPr>
              <w:rFonts w:ascii="Times New Roman" w:eastAsia="Times New Roman" w:hAnsi="Times New Roman" w:cs="Times New Roman"/>
            </w:rPr>
          </w:pPr>
          <w:r w:rsidRPr="00E0794F">
            <w:rPr>
              <w:rFonts w:ascii="Times New Roman" w:eastAsia="Times New Roman" w:hAnsi="Times New Roman" w:cs="Times New Roman"/>
            </w:rPr>
            <w:t xml:space="preserve">Luo, M. R. (2015). CIE Chromatic Adaptation; Comparison of von Kries, CIELAB, CMCCAT97 and CAT02. In </w:t>
          </w:r>
          <w:r w:rsidRPr="00E0794F">
            <w:rPr>
              <w:rFonts w:ascii="Times New Roman" w:eastAsia="Times New Roman" w:hAnsi="Times New Roman" w:cs="Times New Roman"/>
              <w:i/>
              <w:iCs/>
            </w:rPr>
            <w:t>Encyclopedia of Color Science and Technology</w:t>
          </w:r>
          <w:r w:rsidRPr="00E0794F">
            <w:rPr>
              <w:rFonts w:ascii="Times New Roman" w:eastAsia="Times New Roman" w:hAnsi="Times New Roman" w:cs="Times New Roman"/>
            </w:rPr>
            <w:t xml:space="preserve"> (pp. 1–8). Springer Berlin Heidelberg. https://doi.org/10.1007/978-3-642-27851-8_321-1</w:t>
          </w:r>
        </w:p>
        <w:p w14:paraId="6B3F7F34" w14:textId="77777777" w:rsidR="00617901" w:rsidRPr="00E0794F" w:rsidRDefault="00617901" w:rsidP="00E0794F">
          <w:pPr>
            <w:autoSpaceDE w:val="0"/>
            <w:autoSpaceDN w:val="0"/>
            <w:spacing w:line="480" w:lineRule="auto"/>
            <w:ind w:hanging="480"/>
            <w:divId w:val="707533381"/>
            <w:rPr>
              <w:rFonts w:ascii="Times New Roman" w:eastAsia="Times New Roman" w:hAnsi="Times New Roman" w:cs="Times New Roman"/>
            </w:rPr>
          </w:pPr>
          <w:r w:rsidRPr="00E0794F">
            <w:rPr>
              <w:rFonts w:ascii="Times New Roman" w:eastAsia="Times New Roman" w:hAnsi="Times New Roman" w:cs="Times New Roman"/>
            </w:rPr>
            <w:t xml:space="preserve">Ma, S., </w:t>
          </w:r>
          <w:proofErr w:type="spellStart"/>
          <w:r w:rsidRPr="00E0794F">
            <w:rPr>
              <w:rFonts w:ascii="Times New Roman" w:eastAsia="Times New Roman" w:hAnsi="Times New Roman" w:cs="Times New Roman"/>
            </w:rPr>
            <w:t>Hanselaer</w:t>
          </w:r>
          <w:proofErr w:type="spellEnd"/>
          <w:r w:rsidRPr="00E0794F">
            <w:rPr>
              <w:rFonts w:ascii="Times New Roman" w:eastAsia="Times New Roman" w:hAnsi="Times New Roman" w:cs="Times New Roman"/>
            </w:rPr>
            <w:t xml:space="preserve">, P., Teunissen, K., &amp; Smet, K. A. G. (2020). </w:t>
          </w:r>
          <w:r w:rsidRPr="00E0794F">
            <w:rPr>
              <w:rFonts w:ascii="Times New Roman" w:eastAsia="Times New Roman" w:hAnsi="Times New Roman" w:cs="Times New Roman"/>
              <w:i/>
              <w:iCs/>
            </w:rPr>
            <w:t>The effect of adapting field size on chromatic adaptation</w:t>
          </w:r>
          <w:r w:rsidRPr="00E0794F">
            <w:rPr>
              <w:rFonts w:ascii="Times New Roman" w:eastAsia="Times New Roman" w:hAnsi="Times New Roman" w:cs="Times New Roman"/>
            </w:rPr>
            <w:t>.</w:t>
          </w:r>
        </w:p>
        <w:p w14:paraId="7DFFD60A" w14:textId="77777777" w:rsidR="00617901" w:rsidRPr="00E0794F" w:rsidRDefault="00617901" w:rsidP="00E0794F">
          <w:pPr>
            <w:autoSpaceDE w:val="0"/>
            <w:autoSpaceDN w:val="0"/>
            <w:spacing w:line="480" w:lineRule="auto"/>
            <w:ind w:hanging="480"/>
            <w:divId w:val="828012413"/>
            <w:rPr>
              <w:rFonts w:ascii="Times New Roman" w:eastAsia="Times New Roman" w:hAnsi="Times New Roman" w:cs="Times New Roman"/>
            </w:rPr>
          </w:pPr>
          <w:proofErr w:type="spellStart"/>
          <w:r w:rsidRPr="00E0794F">
            <w:rPr>
              <w:rFonts w:ascii="Times New Roman" w:eastAsia="Times New Roman" w:hAnsi="Times New Roman" w:cs="Times New Roman"/>
            </w:rPr>
            <w:t>MacAdam</w:t>
          </w:r>
          <w:proofErr w:type="spellEnd"/>
          <w:r w:rsidRPr="00E0794F">
            <w:rPr>
              <w:rFonts w:ascii="Times New Roman" w:eastAsia="Times New Roman" w:hAnsi="Times New Roman" w:cs="Times New Roman"/>
            </w:rPr>
            <w:t xml:space="preserve">, D. L. (1942). Visual Sensitivities to Color Differences in Daylight. </w:t>
          </w:r>
          <w:r w:rsidRPr="00E0794F">
            <w:rPr>
              <w:rFonts w:ascii="Times New Roman" w:eastAsia="Times New Roman" w:hAnsi="Times New Roman" w:cs="Times New Roman"/>
              <w:i/>
              <w:iCs/>
            </w:rPr>
            <w:t>Journal of the Optical Society of America</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32</w:t>
          </w:r>
          <w:r w:rsidRPr="00E0794F">
            <w:rPr>
              <w:rFonts w:ascii="Times New Roman" w:eastAsia="Times New Roman" w:hAnsi="Times New Roman" w:cs="Times New Roman"/>
            </w:rPr>
            <w:t>(5), 247. https://doi.org/10.1364/JOSA.32.000247</w:t>
          </w:r>
        </w:p>
        <w:p w14:paraId="5AC32A0E" w14:textId="77777777" w:rsidR="00617901" w:rsidRPr="00E0794F" w:rsidRDefault="00617901" w:rsidP="00E0794F">
          <w:pPr>
            <w:autoSpaceDE w:val="0"/>
            <w:autoSpaceDN w:val="0"/>
            <w:spacing w:line="480" w:lineRule="auto"/>
            <w:ind w:hanging="480"/>
            <w:divId w:val="402143658"/>
            <w:rPr>
              <w:rFonts w:ascii="Times New Roman" w:eastAsia="Times New Roman" w:hAnsi="Times New Roman" w:cs="Times New Roman"/>
            </w:rPr>
          </w:pPr>
          <w:r w:rsidRPr="00E0794F">
            <w:rPr>
              <w:rFonts w:ascii="Times New Roman" w:eastAsia="Times New Roman" w:hAnsi="Times New Roman" w:cs="Times New Roman"/>
            </w:rPr>
            <w:t xml:space="preserve">McCann, J. J. (2005). </w:t>
          </w:r>
          <w:r w:rsidRPr="00E0794F">
            <w:rPr>
              <w:rFonts w:ascii="Times New Roman" w:eastAsia="Times New Roman" w:hAnsi="Times New Roman" w:cs="Times New Roman"/>
              <w:i/>
              <w:iCs/>
            </w:rPr>
            <w:t>Do humans discount the illuminant?</w:t>
          </w:r>
          <w:r w:rsidRPr="00E0794F">
            <w:rPr>
              <w:rFonts w:ascii="Times New Roman" w:eastAsia="Times New Roman" w:hAnsi="Times New Roman" w:cs="Times New Roman"/>
            </w:rPr>
            <w:t xml:space="preserve"> (B. E. </w:t>
          </w:r>
          <w:proofErr w:type="spellStart"/>
          <w:r w:rsidRPr="00E0794F">
            <w:rPr>
              <w:rFonts w:ascii="Times New Roman" w:eastAsia="Times New Roman" w:hAnsi="Times New Roman" w:cs="Times New Roman"/>
            </w:rPr>
            <w:t>Rogowitz</w:t>
          </w:r>
          <w:proofErr w:type="spellEnd"/>
          <w:r w:rsidRPr="00E0794F">
            <w:rPr>
              <w:rFonts w:ascii="Times New Roman" w:eastAsia="Times New Roman" w:hAnsi="Times New Roman" w:cs="Times New Roman"/>
            </w:rPr>
            <w:t>, T. N. Pappas, &amp; S. J. Daly, Eds.; p. 9). https://doi.org/10.1117/12.594383</w:t>
          </w:r>
        </w:p>
        <w:p w14:paraId="0C312EA2" w14:textId="77777777" w:rsidR="00617901" w:rsidRPr="00E0794F" w:rsidRDefault="00617901" w:rsidP="00E0794F">
          <w:pPr>
            <w:autoSpaceDE w:val="0"/>
            <w:autoSpaceDN w:val="0"/>
            <w:spacing w:line="480" w:lineRule="auto"/>
            <w:ind w:hanging="480"/>
            <w:divId w:val="199705054"/>
            <w:rPr>
              <w:rFonts w:ascii="Times New Roman" w:eastAsia="Times New Roman" w:hAnsi="Times New Roman" w:cs="Times New Roman"/>
            </w:rPr>
          </w:pPr>
          <w:r w:rsidRPr="00E0794F">
            <w:rPr>
              <w:rFonts w:ascii="Times New Roman" w:eastAsia="Times New Roman" w:hAnsi="Times New Roman" w:cs="Times New Roman"/>
            </w:rPr>
            <w:t xml:space="preserve">MDN contributors. (2025, April 3). </w:t>
          </w:r>
          <w:proofErr w:type="spellStart"/>
          <w:r w:rsidRPr="00E0794F">
            <w:rPr>
              <w:rFonts w:ascii="Times New Roman" w:eastAsia="Times New Roman" w:hAnsi="Times New Roman" w:cs="Times New Roman"/>
              <w:i/>
              <w:iCs/>
            </w:rPr>
            <w:t>WebVR</w:t>
          </w:r>
          <w:proofErr w:type="spellEnd"/>
          <w:r w:rsidRPr="00E0794F">
            <w:rPr>
              <w:rFonts w:ascii="Times New Roman" w:eastAsia="Times New Roman" w:hAnsi="Times New Roman" w:cs="Times New Roman"/>
              <w:i/>
              <w:iCs/>
            </w:rPr>
            <w:t xml:space="preserve"> concepts - Web APIs | MDN.</w:t>
          </w:r>
          <w:r w:rsidRPr="00E0794F">
            <w:rPr>
              <w:rFonts w:ascii="Times New Roman" w:eastAsia="Times New Roman" w:hAnsi="Times New Roman" w:cs="Times New Roman"/>
            </w:rPr>
            <w:t xml:space="preserve"> Developer.Mozilla.Org. https://developer.mozilla.org/en-US/docs/Web/API/WebVR_API/Concepts</w:t>
          </w:r>
        </w:p>
        <w:p w14:paraId="55D6C4A2" w14:textId="77777777" w:rsidR="00617901" w:rsidRPr="00E0794F" w:rsidRDefault="00617901" w:rsidP="00E0794F">
          <w:pPr>
            <w:autoSpaceDE w:val="0"/>
            <w:autoSpaceDN w:val="0"/>
            <w:spacing w:line="480" w:lineRule="auto"/>
            <w:ind w:hanging="480"/>
            <w:divId w:val="1429812430"/>
            <w:rPr>
              <w:rFonts w:ascii="Times New Roman" w:eastAsia="Times New Roman" w:hAnsi="Times New Roman" w:cs="Times New Roman"/>
            </w:rPr>
          </w:pPr>
          <w:r w:rsidRPr="00E0794F">
            <w:rPr>
              <w:rFonts w:ascii="Times New Roman" w:eastAsia="Times New Roman" w:hAnsi="Times New Roman" w:cs="Times New Roman"/>
            </w:rPr>
            <w:t xml:space="preserve">Murray, I. J., </w:t>
          </w:r>
          <w:proofErr w:type="spellStart"/>
          <w:r w:rsidRPr="00E0794F">
            <w:rPr>
              <w:rFonts w:ascii="Times New Roman" w:eastAsia="Times New Roman" w:hAnsi="Times New Roman" w:cs="Times New Roman"/>
            </w:rPr>
            <w:t>Daugirdiene</w:t>
          </w:r>
          <w:proofErr w:type="spellEnd"/>
          <w:r w:rsidRPr="00E0794F">
            <w:rPr>
              <w:rFonts w:ascii="Times New Roman" w:eastAsia="Times New Roman" w:hAnsi="Times New Roman" w:cs="Times New Roman"/>
            </w:rPr>
            <w:t xml:space="preserve">, A., </w:t>
          </w:r>
          <w:proofErr w:type="spellStart"/>
          <w:r w:rsidRPr="00E0794F">
            <w:rPr>
              <w:rFonts w:ascii="Times New Roman" w:eastAsia="Times New Roman" w:hAnsi="Times New Roman" w:cs="Times New Roman"/>
            </w:rPr>
            <w:t>Vaitkevicius</w:t>
          </w:r>
          <w:proofErr w:type="spellEnd"/>
          <w:r w:rsidRPr="00E0794F">
            <w:rPr>
              <w:rFonts w:ascii="Times New Roman" w:eastAsia="Times New Roman" w:hAnsi="Times New Roman" w:cs="Times New Roman"/>
            </w:rPr>
            <w:t xml:space="preserve">, H., Kulikowski, J. J., &amp; </w:t>
          </w:r>
          <w:proofErr w:type="spellStart"/>
          <w:r w:rsidRPr="00E0794F">
            <w:rPr>
              <w:rFonts w:ascii="Times New Roman" w:eastAsia="Times New Roman" w:hAnsi="Times New Roman" w:cs="Times New Roman"/>
            </w:rPr>
            <w:t>Stanikunas</w:t>
          </w:r>
          <w:proofErr w:type="spellEnd"/>
          <w:r w:rsidRPr="00E0794F">
            <w:rPr>
              <w:rFonts w:ascii="Times New Roman" w:eastAsia="Times New Roman" w:hAnsi="Times New Roman" w:cs="Times New Roman"/>
            </w:rPr>
            <w:t xml:space="preserve">, R. (2006). Almost complete </w:t>
          </w:r>
          <w:proofErr w:type="spellStart"/>
          <w:r w:rsidRPr="00E0794F">
            <w:rPr>
              <w:rFonts w:ascii="Times New Roman" w:eastAsia="Times New Roman" w:hAnsi="Times New Roman" w:cs="Times New Roman"/>
            </w:rPr>
            <w:t>colour</w:t>
          </w:r>
          <w:proofErr w:type="spellEnd"/>
          <w:r w:rsidRPr="00E0794F">
            <w:rPr>
              <w:rFonts w:ascii="Times New Roman" w:eastAsia="Times New Roman" w:hAnsi="Times New Roman" w:cs="Times New Roman"/>
            </w:rPr>
            <w:t xml:space="preserve"> constancy achieved with full-field adaptation. </w:t>
          </w:r>
          <w:r w:rsidRPr="00E0794F">
            <w:rPr>
              <w:rFonts w:ascii="Times New Roman" w:eastAsia="Times New Roman" w:hAnsi="Times New Roman" w:cs="Times New Roman"/>
              <w:i/>
              <w:iCs/>
            </w:rPr>
            <w:t>Vision Research</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46</w:t>
          </w:r>
          <w:r w:rsidRPr="00E0794F">
            <w:rPr>
              <w:rFonts w:ascii="Times New Roman" w:eastAsia="Times New Roman" w:hAnsi="Times New Roman" w:cs="Times New Roman"/>
            </w:rPr>
            <w:t>(19), 3067–3078. https://doi.org/10.1016/j.visres.2006.03.011</w:t>
          </w:r>
        </w:p>
        <w:p w14:paraId="2B425524" w14:textId="77777777" w:rsidR="00617901" w:rsidRPr="00E0794F" w:rsidRDefault="00617901" w:rsidP="00E0794F">
          <w:pPr>
            <w:autoSpaceDE w:val="0"/>
            <w:autoSpaceDN w:val="0"/>
            <w:spacing w:line="480" w:lineRule="auto"/>
            <w:ind w:hanging="480"/>
            <w:divId w:val="1118722898"/>
            <w:rPr>
              <w:rFonts w:ascii="Times New Roman" w:eastAsia="Times New Roman" w:hAnsi="Times New Roman" w:cs="Times New Roman"/>
            </w:rPr>
          </w:pPr>
          <w:r w:rsidRPr="00E0794F">
            <w:rPr>
              <w:rFonts w:ascii="Times New Roman" w:eastAsia="Times New Roman" w:hAnsi="Times New Roman" w:cs="Times New Roman"/>
            </w:rPr>
            <w:t xml:space="preserve">Newhall, S. M., Burnham, R. W., &amp; Clark, J. R. (1957). Comparison of Successive with Simultaneous Color Matching. </w:t>
          </w:r>
          <w:r w:rsidRPr="00E0794F">
            <w:rPr>
              <w:rFonts w:ascii="Times New Roman" w:eastAsia="Times New Roman" w:hAnsi="Times New Roman" w:cs="Times New Roman"/>
              <w:i/>
              <w:iCs/>
            </w:rPr>
            <w:t>JOSA</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47</w:t>
          </w:r>
          <w:r w:rsidRPr="00E0794F">
            <w:rPr>
              <w:rFonts w:ascii="Times New Roman" w:eastAsia="Times New Roman" w:hAnsi="Times New Roman" w:cs="Times New Roman"/>
            </w:rPr>
            <w:t>(1).</w:t>
          </w:r>
        </w:p>
        <w:p w14:paraId="2AC91B33" w14:textId="77777777" w:rsidR="00617901" w:rsidRPr="00E0794F" w:rsidRDefault="00617901" w:rsidP="00E0794F">
          <w:pPr>
            <w:autoSpaceDE w:val="0"/>
            <w:autoSpaceDN w:val="0"/>
            <w:spacing w:line="480" w:lineRule="auto"/>
            <w:ind w:hanging="480"/>
            <w:divId w:val="40521463"/>
            <w:rPr>
              <w:rFonts w:ascii="Times New Roman" w:eastAsia="Times New Roman" w:hAnsi="Times New Roman" w:cs="Times New Roman"/>
            </w:rPr>
          </w:pPr>
          <w:r w:rsidRPr="00E0794F">
            <w:rPr>
              <w:rFonts w:ascii="Times New Roman" w:eastAsia="Times New Roman" w:hAnsi="Times New Roman" w:cs="Times New Roman"/>
            </w:rPr>
            <w:t xml:space="preserve">Olkkonen, M., Hansen, T., &amp; </w:t>
          </w:r>
          <w:proofErr w:type="spellStart"/>
          <w:r w:rsidRPr="00E0794F">
            <w:rPr>
              <w:rFonts w:ascii="Times New Roman" w:eastAsia="Times New Roman" w:hAnsi="Times New Roman" w:cs="Times New Roman"/>
            </w:rPr>
            <w:t>Gegenfurtner</w:t>
          </w:r>
          <w:proofErr w:type="spellEnd"/>
          <w:r w:rsidRPr="00E0794F">
            <w:rPr>
              <w:rFonts w:ascii="Times New Roman" w:eastAsia="Times New Roman" w:hAnsi="Times New Roman" w:cs="Times New Roman"/>
            </w:rPr>
            <w:t xml:space="preserve">, K. R. (2008). Color appearance of familiar objects: Effects of object shape, texture, and illumination changes. </w:t>
          </w:r>
          <w:r w:rsidRPr="00E0794F">
            <w:rPr>
              <w:rFonts w:ascii="Times New Roman" w:eastAsia="Times New Roman" w:hAnsi="Times New Roman" w:cs="Times New Roman"/>
              <w:i/>
              <w:iCs/>
            </w:rPr>
            <w:t>Journal of Vision</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8</w:t>
          </w:r>
          <w:r w:rsidRPr="00E0794F">
            <w:rPr>
              <w:rFonts w:ascii="Times New Roman" w:eastAsia="Times New Roman" w:hAnsi="Times New Roman" w:cs="Times New Roman"/>
            </w:rPr>
            <w:t>(5). https://doi.org/10.1167/8.5.13</w:t>
          </w:r>
        </w:p>
        <w:p w14:paraId="00253432" w14:textId="77777777" w:rsidR="00617901" w:rsidRPr="00E0794F" w:rsidRDefault="00617901" w:rsidP="00E0794F">
          <w:pPr>
            <w:autoSpaceDE w:val="0"/>
            <w:autoSpaceDN w:val="0"/>
            <w:spacing w:line="480" w:lineRule="auto"/>
            <w:ind w:hanging="480"/>
            <w:divId w:val="1994749556"/>
            <w:rPr>
              <w:rFonts w:ascii="Times New Roman" w:eastAsia="Times New Roman" w:hAnsi="Times New Roman" w:cs="Times New Roman"/>
            </w:rPr>
          </w:pPr>
          <w:r w:rsidRPr="00E0794F">
            <w:rPr>
              <w:rFonts w:ascii="Times New Roman" w:eastAsia="Times New Roman" w:hAnsi="Times New Roman" w:cs="Times New Roman"/>
            </w:rPr>
            <w:lastRenderedPageBreak/>
            <w:t xml:space="preserve">Olkkonen, M., Witzel, C., Hansen, T., &amp; </w:t>
          </w:r>
          <w:proofErr w:type="spellStart"/>
          <w:r w:rsidRPr="00E0794F">
            <w:rPr>
              <w:rFonts w:ascii="Times New Roman" w:eastAsia="Times New Roman" w:hAnsi="Times New Roman" w:cs="Times New Roman"/>
            </w:rPr>
            <w:t>Gegenfurtner</w:t>
          </w:r>
          <w:proofErr w:type="spellEnd"/>
          <w:r w:rsidRPr="00E0794F">
            <w:rPr>
              <w:rFonts w:ascii="Times New Roman" w:eastAsia="Times New Roman" w:hAnsi="Times New Roman" w:cs="Times New Roman"/>
            </w:rPr>
            <w:t xml:space="preserve">, K. R. (2010). Categorical color constancy for real surfaces. </w:t>
          </w:r>
          <w:r w:rsidRPr="00E0794F">
            <w:rPr>
              <w:rFonts w:ascii="Times New Roman" w:eastAsia="Times New Roman" w:hAnsi="Times New Roman" w:cs="Times New Roman"/>
              <w:i/>
              <w:iCs/>
            </w:rPr>
            <w:t>Journal of Vision</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10</w:t>
          </w:r>
          <w:r w:rsidRPr="00E0794F">
            <w:rPr>
              <w:rFonts w:ascii="Times New Roman" w:eastAsia="Times New Roman" w:hAnsi="Times New Roman" w:cs="Times New Roman"/>
            </w:rPr>
            <w:t>(9). https://doi.org/10.1167/10.9.16</w:t>
          </w:r>
        </w:p>
        <w:p w14:paraId="2E500C46" w14:textId="77777777" w:rsidR="00617901" w:rsidRPr="00E0794F" w:rsidRDefault="00617901" w:rsidP="00E0794F">
          <w:pPr>
            <w:autoSpaceDE w:val="0"/>
            <w:autoSpaceDN w:val="0"/>
            <w:spacing w:line="480" w:lineRule="auto"/>
            <w:ind w:hanging="480"/>
            <w:divId w:val="410004289"/>
            <w:rPr>
              <w:rFonts w:ascii="Times New Roman" w:eastAsia="Times New Roman" w:hAnsi="Times New Roman" w:cs="Times New Roman"/>
            </w:rPr>
          </w:pPr>
          <w:proofErr w:type="spellStart"/>
          <w:r w:rsidRPr="00E0794F">
            <w:rPr>
              <w:rFonts w:ascii="Times New Roman" w:eastAsia="Times New Roman" w:hAnsi="Times New Roman" w:cs="Times New Roman"/>
            </w:rPr>
            <w:t>Palusova</w:t>
          </w:r>
          <w:proofErr w:type="spellEnd"/>
          <w:r w:rsidRPr="00E0794F">
            <w:rPr>
              <w:rFonts w:ascii="Times New Roman" w:eastAsia="Times New Roman" w:hAnsi="Times New Roman" w:cs="Times New Roman"/>
            </w:rPr>
            <w:t xml:space="preserve">, P. (2023, June 12). </w:t>
          </w:r>
          <w:r w:rsidRPr="00E0794F">
            <w:rPr>
              <w:rFonts w:ascii="Times New Roman" w:eastAsia="Times New Roman" w:hAnsi="Times New Roman" w:cs="Times New Roman"/>
              <w:i/>
              <w:iCs/>
            </w:rPr>
            <w:t>Stereoscopy and Depth Perception in XR — Utilizing Natural Binocular Disparity</w:t>
          </w:r>
          <w:r w:rsidRPr="00E0794F">
            <w:rPr>
              <w:rFonts w:ascii="Times New Roman" w:eastAsia="Times New Roman" w:hAnsi="Times New Roman" w:cs="Times New Roman"/>
            </w:rPr>
            <w:t>. Petrapalusova.Com. https://petrapalusova.com/articles/stereoscopy-in-extended-reality-utilizing-natural-binocular-disparity</w:t>
          </w:r>
        </w:p>
        <w:p w14:paraId="4FF3B66B" w14:textId="77777777" w:rsidR="00617901" w:rsidRPr="00E0794F" w:rsidRDefault="00617901" w:rsidP="00E0794F">
          <w:pPr>
            <w:autoSpaceDE w:val="0"/>
            <w:autoSpaceDN w:val="0"/>
            <w:spacing w:line="480" w:lineRule="auto"/>
            <w:ind w:hanging="480"/>
            <w:divId w:val="1586379688"/>
            <w:rPr>
              <w:rFonts w:ascii="Times New Roman" w:eastAsia="Times New Roman" w:hAnsi="Times New Roman" w:cs="Times New Roman"/>
            </w:rPr>
          </w:pPr>
          <w:proofErr w:type="spellStart"/>
          <w:r w:rsidRPr="00E0794F">
            <w:rPr>
              <w:rFonts w:ascii="Times New Roman" w:eastAsia="Times New Roman" w:hAnsi="Times New Roman" w:cs="Times New Roman"/>
            </w:rPr>
            <w:t>Pastilha</w:t>
          </w:r>
          <w:proofErr w:type="spellEnd"/>
          <w:r w:rsidRPr="00E0794F">
            <w:rPr>
              <w:rFonts w:ascii="Times New Roman" w:eastAsia="Times New Roman" w:hAnsi="Times New Roman" w:cs="Times New Roman"/>
            </w:rPr>
            <w:t xml:space="preserve">, R., &amp; Hurlbert, A. (2022). </w:t>
          </w:r>
          <w:r w:rsidRPr="00E0794F">
            <w:rPr>
              <w:rFonts w:ascii="Times New Roman" w:eastAsia="Times New Roman" w:hAnsi="Times New Roman" w:cs="Times New Roman"/>
              <w:i/>
              <w:iCs/>
            </w:rPr>
            <w:t>Seeing and sensing temporal variations in natural daylight</w:t>
          </w:r>
          <w:r w:rsidRPr="00E0794F">
            <w:rPr>
              <w:rFonts w:ascii="Times New Roman" w:eastAsia="Times New Roman" w:hAnsi="Times New Roman" w:cs="Times New Roman"/>
            </w:rPr>
            <w:t xml:space="preserve"> (pp. 275–301). https://doi.org/10.1016/bs.pbr.2022.04.013</w:t>
          </w:r>
        </w:p>
        <w:p w14:paraId="53A9F8B1" w14:textId="77777777" w:rsidR="00617901" w:rsidRPr="00E0794F" w:rsidRDefault="00617901" w:rsidP="00E0794F">
          <w:pPr>
            <w:autoSpaceDE w:val="0"/>
            <w:autoSpaceDN w:val="0"/>
            <w:spacing w:line="480" w:lineRule="auto"/>
            <w:ind w:hanging="480"/>
            <w:divId w:val="520709369"/>
            <w:rPr>
              <w:rFonts w:ascii="Times New Roman" w:eastAsia="Times New Roman" w:hAnsi="Times New Roman" w:cs="Times New Roman"/>
            </w:rPr>
          </w:pPr>
          <w:r w:rsidRPr="00E0794F">
            <w:rPr>
              <w:rFonts w:ascii="Times New Roman" w:eastAsia="Times New Roman" w:hAnsi="Times New Roman" w:cs="Times New Roman"/>
            </w:rPr>
            <w:t xml:space="preserve">Patel, K. Y., Wilcox, L. M., Maloney, L. T., Ehinger, K. A., Patel, J. Y., Wiedenmann, E., &amp; Murray, R. F. (2024). Lightness constancy in reality, in virtual reality, and on flat-panel displays. In </w:t>
          </w:r>
          <w:r w:rsidRPr="00E0794F">
            <w:rPr>
              <w:rFonts w:ascii="Times New Roman" w:eastAsia="Times New Roman" w:hAnsi="Times New Roman" w:cs="Times New Roman"/>
              <w:i/>
              <w:iCs/>
            </w:rPr>
            <w:t>Behavior Research Methods</w:t>
          </w:r>
          <w:r w:rsidRPr="00E0794F">
            <w:rPr>
              <w:rFonts w:ascii="Times New Roman" w:eastAsia="Times New Roman" w:hAnsi="Times New Roman" w:cs="Times New Roman"/>
            </w:rPr>
            <w:t xml:space="preserve"> (Vol. 56, Issue 6, pp. 6389–6407). Springer. https://doi.org/10.3758/s13428-024-02352-0</w:t>
          </w:r>
        </w:p>
        <w:p w14:paraId="3AB685A1" w14:textId="77777777" w:rsidR="00617901" w:rsidRPr="00E0794F" w:rsidRDefault="00617901" w:rsidP="00E0794F">
          <w:pPr>
            <w:autoSpaceDE w:val="0"/>
            <w:autoSpaceDN w:val="0"/>
            <w:spacing w:line="480" w:lineRule="auto"/>
            <w:ind w:hanging="480"/>
            <w:divId w:val="1683043179"/>
            <w:rPr>
              <w:rFonts w:ascii="Times New Roman" w:eastAsia="Times New Roman" w:hAnsi="Times New Roman" w:cs="Times New Roman"/>
            </w:rPr>
          </w:pPr>
          <w:r w:rsidRPr="00E0794F">
            <w:rPr>
              <w:rFonts w:ascii="Times New Roman" w:eastAsia="Times New Roman" w:hAnsi="Times New Roman" w:cs="Times New Roman"/>
            </w:rPr>
            <w:t xml:space="preserve">Pouli, T., Thiebaud, S., Morvan, P., &amp; Mitchell, N. (2018, April 4). Color management for VR production. </w:t>
          </w:r>
          <w:r w:rsidRPr="00E0794F">
            <w:rPr>
              <w:rFonts w:ascii="Times New Roman" w:eastAsia="Times New Roman" w:hAnsi="Times New Roman" w:cs="Times New Roman"/>
              <w:i/>
              <w:iCs/>
            </w:rPr>
            <w:t>ACM International Conference Proceeding Series</w:t>
          </w:r>
          <w:r w:rsidRPr="00E0794F">
            <w:rPr>
              <w:rFonts w:ascii="Times New Roman" w:eastAsia="Times New Roman" w:hAnsi="Times New Roman" w:cs="Times New Roman"/>
            </w:rPr>
            <w:t>. https://doi.org/10.1145/3234253.3234286</w:t>
          </w:r>
        </w:p>
        <w:p w14:paraId="0731377A" w14:textId="77777777" w:rsidR="00617901" w:rsidRPr="00E0794F" w:rsidRDefault="00617901" w:rsidP="00E0794F">
          <w:pPr>
            <w:autoSpaceDE w:val="0"/>
            <w:autoSpaceDN w:val="0"/>
            <w:spacing w:line="480" w:lineRule="auto"/>
            <w:ind w:hanging="480"/>
            <w:divId w:val="2041975827"/>
            <w:rPr>
              <w:rFonts w:ascii="Times New Roman" w:eastAsia="Times New Roman" w:hAnsi="Times New Roman" w:cs="Times New Roman"/>
            </w:rPr>
          </w:pPr>
          <w:r w:rsidRPr="00E0794F">
            <w:rPr>
              <w:rFonts w:ascii="Times New Roman" w:eastAsia="Times New Roman" w:hAnsi="Times New Roman" w:cs="Times New Roman"/>
            </w:rPr>
            <w:t xml:space="preserve">Radonjić, A., &amp; Brainard, D. H. (2016). The nature of instructional effects in color constancy. </w:t>
          </w:r>
          <w:r w:rsidRPr="00E0794F">
            <w:rPr>
              <w:rFonts w:ascii="Times New Roman" w:eastAsia="Times New Roman" w:hAnsi="Times New Roman" w:cs="Times New Roman"/>
              <w:i/>
              <w:iCs/>
            </w:rPr>
            <w:t>Journal of Experimental Psychology: Human Perception and Performance</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42</w:t>
          </w:r>
          <w:r w:rsidRPr="00E0794F">
            <w:rPr>
              <w:rFonts w:ascii="Times New Roman" w:eastAsia="Times New Roman" w:hAnsi="Times New Roman" w:cs="Times New Roman"/>
            </w:rPr>
            <w:t>(6), 847–865. https://doi.org/10.1037/xhp0000184</w:t>
          </w:r>
        </w:p>
        <w:p w14:paraId="0629E976" w14:textId="77777777" w:rsidR="00617901" w:rsidRPr="00E0794F" w:rsidRDefault="00617901" w:rsidP="00E0794F">
          <w:pPr>
            <w:autoSpaceDE w:val="0"/>
            <w:autoSpaceDN w:val="0"/>
            <w:spacing w:line="480" w:lineRule="auto"/>
            <w:ind w:hanging="480"/>
            <w:divId w:val="1028796980"/>
            <w:rPr>
              <w:rFonts w:ascii="Times New Roman" w:eastAsia="Times New Roman" w:hAnsi="Times New Roman" w:cs="Times New Roman"/>
            </w:rPr>
          </w:pPr>
          <w:r w:rsidRPr="00E0794F">
            <w:rPr>
              <w:rFonts w:ascii="Times New Roman" w:eastAsia="Times New Roman" w:hAnsi="Times New Roman" w:cs="Times New Roman"/>
            </w:rPr>
            <w:t xml:space="preserve">Reeves, A., Arend, L. E., </w:t>
          </w:r>
          <w:proofErr w:type="spellStart"/>
          <w:r w:rsidRPr="00E0794F">
            <w:rPr>
              <w:rFonts w:ascii="Times New Roman" w:eastAsia="Times New Roman" w:hAnsi="Times New Roman" w:cs="Times New Roman"/>
            </w:rPr>
            <w:t>Schirillo</w:t>
          </w:r>
          <w:proofErr w:type="spellEnd"/>
          <w:r w:rsidRPr="00E0794F">
            <w:rPr>
              <w:rFonts w:ascii="Times New Roman" w:eastAsia="Times New Roman" w:hAnsi="Times New Roman" w:cs="Times New Roman"/>
            </w:rPr>
            <w:t xml:space="preserve">, J., &amp; Goldstein, R. (1991). </w:t>
          </w:r>
          <w:r w:rsidRPr="00E0794F">
            <w:rPr>
              <w:rFonts w:ascii="Times New Roman" w:eastAsia="Times New Roman" w:hAnsi="Times New Roman" w:cs="Times New Roman"/>
              <w:i/>
              <w:iCs/>
            </w:rPr>
            <w:t>Simultaneous color constancy: paper with diverse Munsell values Simultaneous color constancy: papers with diverse Munsell values</w:t>
          </w:r>
          <w:r w:rsidRPr="00E0794F">
            <w:rPr>
              <w:rFonts w:ascii="Times New Roman" w:eastAsia="Times New Roman" w:hAnsi="Times New Roman" w:cs="Times New Roman"/>
            </w:rPr>
            <w:t>. https://www.researchgate.net/publication/21109982</w:t>
          </w:r>
        </w:p>
        <w:p w14:paraId="10EE18CE" w14:textId="77777777" w:rsidR="00617901" w:rsidRPr="00E0794F" w:rsidRDefault="00617901" w:rsidP="00E0794F">
          <w:pPr>
            <w:autoSpaceDE w:val="0"/>
            <w:autoSpaceDN w:val="0"/>
            <w:spacing w:line="480" w:lineRule="auto"/>
            <w:ind w:hanging="480"/>
            <w:divId w:val="332345804"/>
            <w:rPr>
              <w:rFonts w:ascii="Times New Roman" w:eastAsia="Times New Roman" w:hAnsi="Times New Roman" w:cs="Times New Roman"/>
            </w:rPr>
          </w:pPr>
          <w:r w:rsidRPr="00E0794F">
            <w:rPr>
              <w:rFonts w:ascii="Times New Roman" w:eastAsia="Times New Roman" w:hAnsi="Times New Roman" w:cs="Times New Roman"/>
            </w:rPr>
            <w:lastRenderedPageBreak/>
            <w:t xml:space="preserve">Regan, B. C., </w:t>
          </w:r>
          <w:proofErr w:type="spellStart"/>
          <w:r w:rsidRPr="00E0794F">
            <w:rPr>
              <w:rFonts w:ascii="Times New Roman" w:eastAsia="Times New Roman" w:hAnsi="Times New Roman" w:cs="Times New Roman"/>
            </w:rPr>
            <w:t>Julliot</w:t>
          </w:r>
          <w:proofErr w:type="spellEnd"/>
          <w:r w:rsidRPr="00E0794F">
            <w:rPr>
              <w:rFonts w:ascii="Times New Roman" w:eastAsia="Times New Roman" w:hAnsi="Times New Roman" w:cs="Times New Roman"/>
            </w:rPr>
            <w:t xml:space="preserve">, C., Simmen, B., </w:t>
          </w:r>
          <w:proofErr w:type="spellStart"/>
          <w:r w:rsidRPr="00E0794F">
            <w:rPr>
              <w:rFonts w:ascii="Times New Roman" w:eastAsia="Times New Roman" w:hAnsi="Times New Roman" w:cs="Times New Roman"/>
            </w:rPr>
            <w:t>Viénot</w:t>
          </w:r>
          <w:proofErr w:type="spellEnd"/>
          <w:r w:rsidRPr="00E0794F">
            <w:rPr>
              <w:rFonts w:ascii="Times New Roman" w:eastAsia="Times New Roman" w:hAnsi="Times New Roman" w:cs="Times New Roman"/>
            </w:rPr>
            <w:t xml:space="preserve">, F., Charles–Dominique, P., &amp; Mollon, J. D. (2001). Fruits, foliage and the evolution of primate </w:t>
          </w:r>
          <w:proofErr w:type="spellStart"/>
          <w:r w:rsidRPr="00E0794F">
            <w:rPr>
              <w:rFonts w:ascii="Times New Roman" w:eastAsia="Times New Roman" w:hAnsi="Times New Roman" w:cs="Times New Roman"/>
            </w:rPr>
            <w:t>colour</w:t>
          </w:r>
          <w:proofErr w:type="spellEnd"/>
          <w:r w:rsidRPr="00E0794F">
            <w:rPr>
              <w:rFonts w:ascii="Times New Roman" w:eastAsia="Times New Roman" w:hAnsi="Times New Roman" w:cs="Times New Roman"/>
            </w:rPr>
            <w:t xml:space="preserve"> vision. </w:t>
          </w:r>
          <w:r w:rsidRPr="00E0794F">
            <w:rPr>
              <w:rFonts w:ascii="Times New Roman" w:eastAsia="Times New Roman" w:hAnsi="Times New Roman" w:cs="Times New Roman"/>
              <w:i/>
              <w:iCs/>
            </w:rPr>
            <w:t>Philosophical Transactions of the Royal Society of London. Series B: Biological Sciences</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356</w:t>
          </w:r>
          <w:r w:rsidRPr="00E0794F">
            <w:rPr>
              <w:rFonts w:ascii="Times New Roman" w:eastAsia="Times New Roman" w:hAnsi="Times New Roman" w:cs="Times New Roman"/>
            </w:rPr>
            <w:t>(1407), 229–283. https://doi.org/10.1098/rstb.2000.0773</w:t>
          </w:r>
        </w:p>
        <w:p w14:paraId="193A4E83" w14:textId="77777777" w:rsidR="00617901" w:rsidRPr="00E0794F" w:rsidRDefault="00617901" w:rsidP="00E0794F">
          <w:pPr>
            <w:autoSpaceDE w:val="0"/>
            <w:autoSpaceDN w:val="0"/>
            <w:spacing w:line="480" w:lineRule="auto"/>
            <w:ind w:hanging="480"/>
            <w:divId w:val="819346798"/>
            <w:rPr>
              <w:rFonts w:ascii="Times New Roman" w:eastAsia="Times New Roman" w:hAnsi="Times New Roman" w:cs="Times New Roman"/>
            </w:rPr>
          </w:pPr>
          <w:r w:rsidRPr="00E0794F">
            <w:rPr>
              <w:rFonts w:ascii="Times New Roman" w:eastAsia="Times New Roman" w:hAnsi="Times New Roman" w:cs="Times New Roman"/>
            </w:rPr>
            <w:t xml:space="preserve">Rutherford, M. D., &amp; Brainard, D. H. (2002). Lightness Constancy: A Direct Test of the Illumination-Estimation Hypothesis. </w:t>
          </w:r>
          <w:r w:rsidRPr="00E0794F">
            <w:rPr>
              <w:rFonts w:ascii="Times New Roman" w:eastAsia="Times New Roman" w:hAnsi="Times New Roman" w:cs="Times New Roman"/>
              <w:i/>
              <w:iCs/>
            </w:rPr>
            <w:t>Psychological Science</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13</w:t>
          </w:r>
          <w:r w:rsidRPr="00E0794F">
            <w:rPr>
              <w:rFonts w:ascii="Times New Roman" w:eastAsia="Times New Roman" w:hAnsi="Times New Roman" w:cs="Times New Roman"/>
            </w:rPr>
            <w:t>(2), 142–149. https://doi.org/10.1111/1467-9280.00426</w:t>
          </w:r>
        </w:p>
        <w:p w14:paraId="6CE2A97D" w14:textId="77777777" w:rsidR="00617901" w:rsidRPr="00E0794F" w:rsidRDefault="00617901" w:rsidP="00E0794F">
          <w:pPr>
            <w:autoSpaceDE w:val="0"/>
            <w:autoSpaceDN w:val="0"/>
            <w:spacing w:line="480" w:lineRule="auto"/>
            <w:ind w:hanging="480"/>
            <w:divId w:val="938830364"/>
            <w:rPr>
              <w:rFonts w:ascii="Times New Roman" w:eastAsia="Times New Roman" w:hAnsi="Times New Roman" w:cs="Times New Roman"/>
            </w:rPr>
          </w:pPr>
          <w:r w:rsidRPr="00E0794F">
            <w:rPr>
              <w:rFonts w:ascii="Times New Roman" w:eastAsia="Times New Roman" w:hAnsi="Times New Roman" w:cs="Times New Roman"/>
            </w:rPr>
            <w:t xml:space="preserve">Sharma, G., Wu, W., &amp; Dalal, E. N. (2005). The CIEDE2000 color-difference formula: Implementation notes, supplementary test data, and mathematical observations. </w:t>
          </w:r>
          <w:r w:rsidRPr="00E0794F">
            <w:rPr>
              <w:rFonts w:ascii="Times New Roman" w:eastAsia="Times New Roman" w:hAnsi="Times New Roman" w:cs="Times New Roman"/>
              <w:i/>
              <w:iCs/>
            </w:rPr>
            <w:t>Color Research &amp; Application</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30</w:t>
          </w:r>
          <w:r w:rsidRPr="00E0794F">
            <w:rPr>
              <w:rFonts w:ascii="Times New Roman" w:eastAsia="Times New Roman" w:hAnsi="Times New Roman" w:cs="Times New Roman"/>
            </w:rPr>
            <w:t>(1), 21–30. https://doi.org/10.1002/col.20070</w:t>
          </w:r>
        </w:p>
        <w:p w14:paraId="4E8D1F90" w14:textId="77777777" w:rsidR="00617901" w:rsidRPr="00E0794F" w:rsidRDefault="00617901" w:rsidP="00E0794F">
          <w:pPr>
            <w:autoSpaceDE w:val="0"/>
            <w:autoSpaceDN w:val="0"/>
            <w:spacing w:line="480" w:lineRule="auto"/>
            <w:ind w:hanging="480"/>
            <w:divId w:val="517547323"/>
            <w:rPr>
              <w:rFonts w:ascii="Times New Roman" w:eastAsia="Times New Roman" w:hAnsi="Times New Roman" w:cs="Times New Roman"/>
            </w:rPr>
          </w:pPr>
          <w:r w:rsidRPr="00E0794F">
            <w:rPr>
              <w:rFonts w:ascii="Times New Roman" w:eastAsia="Times New Roman" w:hAnsi="Times New Roman" w:cs="Times New Roman"/>
            </w:rPr>
            <w:t xml:space="preserve">Smith, V. C., &amp; Pokorny, J. (1975). Spectral sensitivity of the foveal cone photopigments between 400 and 500 nm. </w:t>
          </w:r>
          <w:r w:rsidRPr="00E0794F">
            <w:rPr>
              <w:rFonts w:ascii="Times New Roman" w:eastAsia="Times New Roman" w:hAnsi="Times New Roman" w:cs="Times New Roman"/>
              <w:i/>
              <w:iCs/>
            </w:rPr>
            <w:t>Vision Research</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15</w:t>
          </w:r>
          <w:r w:rsidRPr="00E0794F">
            <w:rPr>
              <w:rFonts w:ascii="Times New Roman" w:eastAsia="Times New Roman" w:hAnsi="Times New Roman" w:cs="Times New Roman"/>
            </w:rPr>
            <w:t>(2), 161–171. https://doi.org/10.1016/0042-6989(75)90203-5</w:t>
          </w:r>
        </w:p>
        <w:p w14:paraId="1700BA98" w14:textId="77777777" w:rsidR="00617901" w:rsidRPr="00E0794F" w:rsidRDefault="00617901" w:rsidP="00E0794F">
          <w:pPr>
            <w:autoSpaceDE w:val="0"/>
            <w:autoSpaceDN w:val="0"/>
            <w:spacing w:line="480" w:lineRule="auto"/>
            <w:ind w:hanging="480"/>
            <w:divId w:val="621766347"/>
            <w:rPr>
              <w:rFonts w:ascii="Times New Roman" w:eastAsia="Times New Roman" w:hAnsi="Times New Roman" w:cs="Times New Roman"/>
            </w:rPr>
          </w:pPr>
          <w:r w:rsidRPr="00E0794F">
            <w:rPr>
              <w:rFonts w:ascii="Times New Roman" w:eastAsia="Times New Roman" w:hAnsi="Times New Roman" w:cs="Times New Roman"/>
            </w:rPr>
            <w:t xml:space="preserve">Smithson, H. E. (2005). Sensory, computational and cognitive components of human </w:t>
          </w:r>
          <w:proofErr w:type="spellStart"/>
          <w:r w:rsidRPr="00E0794F">
            <w:rPr>
              <w:rFonts w:ascii="Times New Roman" w:eastAsia="Times New Roman" w:hAnsi="Times New Roman" w:cs="Times New Roman"/>
            </w:rPr>
            <w:t>colour</w:t>
          </w:r>
          <w:proofErr w:type="spellEnd"/>
          <w:r w:rsidRPr="00E0794F">
            <w:rPr>
              <w:rFonts w:ascii="Times New Roman" w:eastAsia="Times New Roman" w:hAnsi="Times New Roman" w:cs="Times New Roman"/>
            </w:rPr>
            <w:t xml:space="preserve"> constancy. </w:t>
          </w:r>
          <w:r w:rsidRPr="00E0794F">
            <w:rPr>
              <w:rFonts w:ascii="Times New Roman" w:eastAsia="Times New Roman" w:hAnsi="Times New Roman" w:cs="Times New Roman"/>
              <w:i/>
              <w:iCs/>
            </w:rPr>
            <w:t>Philosophical Transactions of the Royal Society B: Biological Sciences</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360</w:t>
          </w:r>
          <w:r w:rsidRPr="00E0794F">
            <w:rPr>
              <w:rFonts w:ascii="Times New Roman" w:eastAsia="Times New Roman" w:hAnsi="Times New Roman" w:cs="Times New Roman"/>
            </w:rPr>
            <w:t>(1458), 1329–1346. https://doi.org/10.1098/rstb.2005.1633</w:t>
          </w:r>
        </w:p>
        <w:p w14:paraId="1203268C" w14:textId="77777777" w:rsidR="00617901" w:rsidRPr="00E0794F" w:rsidRDefault="00617901" w:rsidP="00E0794F">
          <w:pPr>
            <w:autoSpaceDE w:val="0"/>
            <w:autoSpaceDN w:val="0"/>
            <w:spacing w:line="480" w:lineRule="auto"/>
            <w:ind w:hanging="480"/>
            <w:divId w:val="1695351656"/>
            <w:rPr>
              <w:rFonts w:ascii="Times New Roman" w:eastAsia="Times New Roman" w:hAnsi="Times New Roman" w:cs="Times New Roman"/>
            </w:rPr>
          </w:pPr>
          <w:r w:rsidRPr="00E0794F">
            <w:rPr>
              <w:rFonts w:ascii="Times New Roman" w:eastAsia="Times New Roman" w:hAnsi="Times New Roman" w:cs="Times New Roman"/>
            </w:rPr>
            <w:t xml:space="preserve">Speigle, J. M., &amp; Brainard, D. H. (1999). </w:t>
          </w:r>
          <w:r w:rsidRPr="00E0794F">
            <w:rPr>
              <w:rFonts w:ascii="Times New Roman" w:eastAsia="Times New Roman" w:hAnsi="Times New Roman" w:cs="Times New Roman"/>
              <w:i/>
              <w:iCs/>
            </w:rPr>
            <w:t>Predicting color from gray: the relationship between achromatic adjustment and asymmetric matching</w:t>
          </w:r>
          <w:r w:rsidRPr="00E0794F">
            <w:rPr>
              <w:rFonts w:ascii="Times New Roman" w:eastAsia="Times New Roman" w:hAnsi="Times New Roman" w:cs="Times New Roman"/>
            </w:rPr>
            <w:t>.</w:t>
          </w:r>
        </w:p>
        <w:p w14:paraId="1DEA8DB9" w14:textId="77777777" w:rsidR="00617901" w:rsidRPr="00E0794F" w:rsidRDefault="00617901" w:rsidP="00E0794F">
          <w:pPr>
            <w:autoSpaceDE w:val="0"/>
            <w:autoSpaceDN w:val="0"/>
            <w:spacing w:line="480" w:lineRule="auto"/>
            <w:ind w:hanging="480"/>
            <w:divId w:val="1735856966"/>
            <w:rPr>
              <w:rFonts w:ascii="Times New Roman" w:eastAsia="Times New Roman" w:hAnsi="Times New Roman" w:cs="Times New Roman"/>
            </w:rPr>
          </w:pPr>
          <w:r w:rsidRPr="00E0794F">
            <w:rPr>
              <w:rFonts w:ascii="Times New Roman" w:eastAsia="Times New Roman" w:hAnsi="Times New Roman" w:cs="Times New Roman"/>
            </w:rPr>
            <w:t xml:space="preserve">The MathWorks Inc. (2024). </w:t>
          </w:r>
          <w:r w:rsidRPr="00E0794F">
            <w:rPr>
              <w:rFonts w:ascii="Times New Roman" w:eastAsia="Times New Roman" w:hAnsi="Times New Roman" w:cs="Times New Roman"/>
              <w:i/>
              <w:iCs/>
            </w:rPr>
            <w:t>MATLAB</w:t>
          </w:r>
          <w:r w:rsidRPr="00E0794F">
            <w:rPr>
              <w:rFonts w:ascii="Times New Roman" w:eastAsia="Times New Roman" w:hAnsi="Times New Roman" w:cs="Times New Roman"/>
            </w:rPr>
            <w:t xml:space="preserve"> (MATLAB Version R2024b). MathWorks. https://www.mathworks.com</w:t>
          </w:r>
        </w:p>
        <w:p w14:paraId="4A4BA2E9" w14:textId="77777777" w:rsidR="00617901" w:rsidRPr="00E0794F" w:rsidRDefault="00617901" w:rsidP="00E0794F">
          <w:pPr>
            <w:autoSpaceDE w:val="0"/>
            <w:autoSpaceDN w:val="0"/>
            <w:spacing w:line="480" w:lineRule="auto"/>
            <w:ind w:hanging="480"/>
            <w:divId w:val="157161744"/>
            <w:rPr>
              <w:rFonts w:ascii="Times New Roman" w:eastAsia="Times New Roman" w:hAnsi="Times New Roman" w:cs="Times New Roman"/>
            </w:rPr>
          </w:pPr>
          <w:r w:rsidRPr="00E0794F">
            <w:rPr>
              <w:rFonts w:ascii="Times New Roman" w:eastAsia="Times New Roman" w:hAnsi="Times New Roman" w:cs="Times New Roman"/>
            </w:rPr>
            <w:lastRenderedPageBreak/>
            <w:t xml:space="preserve">Toscani, M., Gil, R., Guarnera, D., Guarnera, G., </w:t>
          </w:r>
          <w:proofErr w:type="spellStart"/>
          <w:r w:rsidRPr="00E0794F">
            <w:rPr>
              <w:rFonts w:ascii="Times New Roman" w:eastAsia="Times New Roman" w:hAnsi="Times New Roman" w:cs="Times New Roman"/>
            </w:rPr>
            <w:t>Kalouaz</w:t>
          </w:r>
          <w:proofErr w:type="spellEnd"/>
          <w:r w:rsidRPr="00E0794F">
            <w:rPr>
              <w:rFonts w:ascii="Times New Roman" w:eastAsia="Times New Roman" w:hAnsi="Times New Roman" w:cs="Times New Roman"/>
            </w:rPr>
            <w:t xml:space="preserve">, A., &amp; </w:t>
          </w:r>
          <w:proofErr w:type="spellStart"/>
          <w:r w:rsidRPr="00E0794F">
            <w:rPr>
              <w:rFonts w:ascii="Times New Roman" w:eastAsia="Times New Roman" w:hAnsi="Times New Roman" w:cs="Times New Roman"/>
            </w:rPr>
            <w:t>Gegenfurtner</w:t>
          </w:r>
          <w:proofErr w:type="spellEnd"/>
          <w:r w:rsidRPr="00E0794F">
            <w:rPr>
              <w:rFonts w:ascii="Times New Roman" w:eastAsia="Times New Roman" w:hAnsi="Times New Roman" w:cs="Times New Roman"/>
            </w:rPr>
            <w:t xml:space="preserve">, K. R. (2019). Assessment of OLED head mounted display for vision research with virtual reality. </w:t>
          </w:r>
          <w:r w:rsidRPr="00E0794F">
            <w:rPr>
              <w:rFonts w:ascii="Times New Roman" w:eastAsia="Times New Roman" w:hAnsi="Times New Roman" w:cs="Times New Roman"/>
              <w:i/>
              <w:iCs/>
            </w:rPr>
            <w:t>Proceedings - 15th International Conference on Signal Image Technology and Internet Based Systems, SISITS 2019</w:t>
          </w:r>
          <w:r w:rsidRPr="00E0794F">
            <w:rPr>
              <w:rFonts w:ascii="Times New Roman" w:eastAsia="Times New Roman" w:hAnsi="Times New Roman" w:cs="Times New Roman"/>
            </w:rPr>
            <w:t>, 738–745. https://doi.org/10.1109/SITIS.2019.00120</w:t>
          </w:r>
        </w:p>
        <w:p w14:paraId="52B5A108" w14:textId="77777777" w:rsidR="00617901" w:rsidRPr="00E0794F" w:rsidRDefault="00617901" w:rsidP="00E0794F">
          <w:pPr>
            <w:autoSpaceDE w:val="0"/>
            <w:autoSpaceDN w:val="0"/>
            <w:spacing w:line="480" w:lineRule="auto"/>
            <w:ind w:hanging="480"/>
            <w:divId w:val="1642272268"/>
            <w:rPr>
              <w:rFonts w:ascii="Times New Roman" w:eastAsia="Times New Roman" w:hAnsi="Times New Roman" w:cs="Times New Roman"/>
            </w:rPr>
          </w:pPr>
          <w:r w:rsidRPr="00E0794F">
            <w:rPr>
              <w:rFonts w:ascii="Times New Roman" w:eastAsia="Times New Roman" w:hAnsi="Times New Roman" w:cs="Times New Roman"/>
            </w:rPr>
            <w:t xml:space="preserve">Troost, J. M., &amp; De Weert, C. M. M. (1991). Naming versus matching in color constancy. In </w:t>
          </w:r>
          <w:r w:rsidRPr="00E0794F">
            <w:rPr>
              <w:rFonts w:ascii="Times New Roman" w:eastAsia="Times New Roman" w:hAnsi="Times New Roman" w:cs="Times New Roman"/>
              <w:i/>
              <w:iCs/>
            </w:rPr>
            <w:t>Perception &amp; Psychophysics</w:t>
          </w:r>
          <w:r w:rsidRPr="00E0794F">
            <w:rPr>
              <w:rFonts w:ascii="Times New Roman" w:eastAsia="Times New Roman" w:hAnsi="Times New Roman" w:cs="Times New Roman"/>
            </w:rPr>
            <w:t xml:space="preserve"> (Vol. 50, Issue 6).</w:t>
          </w:r>
        </w:p>
        <w:p w14:paraId="1CEF8853" w14:textId="77777777" w:rsidR="00617901" w:rsidRPr="00E0794F" w:rsidRDefault="00617901" w:rsidP="00E0794F">
          <w:pPr>
            <w:autoSpaceDE w:val="0"/>
            <w:autoSpaceDN w:val="0"/>
            <w:spacing w:line="480" w:lineRule="auto"/>
            <w:ind w:hanging="480"/>
            <w:divId w:val="1372536461"/>
            <w:rPr>
              <w:rFonts w:ascii="Times New Roman" w:eastAsia="Times New Roman" w:hAnsi="Times New Roman" w:cs="Times New Roman"/>
            </w:rPr>
          </w:pPr>
          <w:r w:rsidRPr="00E0794F">
            <w:rPr>
              <w:rFonts w:ascii="Times New Roman" w:eastAsia="Times New Roman" w:hAnsi="Times New Roman" w:cs="Times New Roman"/>
            </w:rPr>
            <w:t xml:space="preserve">von Kries, J. (1902). </w:t>
          </w:r>
          <w:r w:rsidRPr="00E0794F">
            <w:rPr>
              <w:rFonts w:ascii="Times New Roman" w:eastAsia="Times New Roman" w:hAnsi="Times New Roman" w:cs="Times New Roman"/>
              <w:i/>
              <w:iCs/>
            </w:rPr>
            <w:t xml:space="preserve">Chromatic adaptation. Festschrift der </w:t>
          </w:r>
          <w:proofErr w:type="spellStart"/>
          <w:r w:rsidRPr="00E0794F">
            <w:rPr>
              <w:rFonts w:ascii="Times New Roman" w:eastAsia="Times New Roman" w:hAnsi="Times New Roman" w:cs="Times New Roman"/>
              <w:i/>
              <w:iCs/>
            </w:rPr>
            <w:t>AlbrechtLudwig</w:t>
          </w:r>
          <w:proofErr w:type="spellEnd"/>
          <w:r w:rsidRPr="00E0794F">
            <w:rPr>
              <w:rFonts w:ascii="Times New Roman" w:eastAsia="Times New Roman" w:hAnsi="Times New Roman" w:cs="Times New Roman"/>
              <w:i/>
              <w:iCs/>
            </w:rPr>
            <w:t>-Universität</w:t>
          </w:r>
          <w:r w:rsidRPr="00E0794F">
            <w:rPr>
              <w:rFonts w:ascii="Times New Roman" w:eastAsia="Times New Roman" w:hAnsi="Times New Roman" w:cs="Times New Roman"/>
            </w:rPr>
            <w:t xml:space="preserve">. [Translation: </w:t>
          </w:r>
          <w:proofErr w:type="spellStart"/>
          <w:r w:rsidRPr="00E0794F">
            <w:rPr>
              <w:rFonts w:ascii="Times New Roman" w:eastAsia="Times New Roman" w:hAnsi="Times New Roman" w:cs="Times New Roman"/>
            </w:rPr>
            <w:t>D.</w:t>
          </w:r>
          <w:proofErr w:type="gramStart"/>
          <w:r w:rsidRPr="00E0794F">
            <w:rPr>
              <w:rFonts w:ascii="Times New Roman" w:eastAsia="Times New Roman" w:hAnsi="Times New Roman" w:cs="Times New Roman"/>
            </w:rPr>
            <w:t>L.MacAdam</w:t>
          </w:r>
          <w:proofErr w:type="spellEnd"/>
          <w:proofErr w:type="gramEnd"/>
          <w:r w:rsidRPr="00E0794F">
            <w:rPr>
              <w:rFonts w:ascii="Times New Roman" w:eastAsia="Times New Roman" w:hAnsi="Times New Roman" w:cs="Times New Roman"/>
            </w:rPr>
            <w:t>, Sources of Color Science, MIT Press, Cambridge, (1970)].</w:t>
          </w:r>
        </w:p>
        <w:p w14:paraId="2C4D9884" w14:textId="77777777" w:rsidR="00617901" w:rsidRPr="00E0794F" w:rsidRDefault="00617901" w:rsidP="00E0794F">
          <w:pPr>
            <w:autoSpaceDE w:val="0"/>
            <w:autoSpaceDN w:val="0"/>
            <w:spacing w:line="480" w:lineRule="auto"/>
            <w:ind w:hanging="480"/>
            <w:divId w:val="434373231"/>
            <w:rPr>
              <w:rFonts w:ascii="Times New Roman" w:eastAsia="Times New Roman" w:hAnsi="Times New Roman" w:cs="Times New Roman"/>
            </w:rPr>
          </w:pPr>
          <w:r w:rsidRPr="00E0794F">
            <w:rPr>
              <w:rFonts w:ascii="Times New Roman" w:eastAsia="Times New Roman" w:hAnsi="Times New Roman" w:cs="Times New Roman"/>
            </w:rPr>
            <w:t xml:space="preserve">Weiss, D., Witzel, C., &amp; </w:t>
          </w:r>
          <w:proofErr w:type="spellStart"/>
          <w:r w:rsidRPr="00E0794F">
            <w:rPr>
              <w:rFonts w:ascii="Times New Roman" w:eastAsia="Times New Roman" w:hAnsi="Times New Roman" w:cs="Times New Roman"/>
            </w:rPr>
            <w:t>Gegenfurtner</w:t>
          </w:r>
          <w:proofErr w:type="spellEnd"/>
          <w:r w:rsidRPr="00E0794F">
            <w:rPr>
              <w:rFonts w:ascii="Times New Roman" w:eastAsia="Times New Roman" w:hAnsi="Times New Roman" w:cs="Times New Roman"/>
            </w:rPr>
            <w:t xml:space="preserve">, K. (2017). Determinants of </w:t>
          </w:r>
          <w:proofErr w:type="spellStart"/>
          <w:r w:rsidRPr="00E0794F">
            <w:rPr>
              <w:rFonts w:ascii="Times New Roman" w:eastAsia="Times New Roman" w:hAnsi="Times New Roman" w:cs="Times New Roman"/>
            </w:rPr>
            <w:t>Colour</w:t>
          </w:r>
          <w:proofErr w:type="spellEnd"/>
          <w:r w:rsidRPr="00E0794F">
            <w:rPr>
              <w:rFonts w:ascii="Times New Roman" w:eastAsia="Times New Roman" w:hAnsi="Times New Roman" w:cs="Times New Roman"/>
            </w:rPr>
            <w:t xml:space="preserve"> Constancy and the Blue Bias. </w:t>
          </w:r>
          <w:r w:rsidRPr="00E0794F">
            <w:rPr>
              <w:rFonts w:ascii="Times New Roman" w:eastAsia="Times New Roman" w:hAnsi="Times New Roman" w:cs="Times New Roman"/>
              <w:i/>
              <w:iCs/>
            </w:rPr>
            <w:t>I-Perception</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8</w:t>
          </w:r>
          <w:r w:rsidRPr="00E0794F">
            <w:rPr>
              <w:rFonts w:ascii="Times New Roman" w:eastAsia="Times New Roman" w:hAnsi="Times New Roman" w:cs="Times New Roman"/>
            </w:rPr>
            <w:t>(6). https://doi.org/10.1177/2041669517739635</w:t>
          </w:r>
        </w:p>
        <w:p w14:paraId="37E0DAEB" w14:textId="77777777" w:rsidR="00617901" w:rsidRPr="00E0794F" w:rsidRDefault="00617901" w:rsidP="00E0794F">
          <w:pPr>
            <w:autoSpaceDE w:val="0"/>
            <w:autoSpaceDN w:val="0"/>
            <w:spacing w:line="480" w:lineRule="auto"/>
            <w:ind w:hanging="480"/>
            <w:divId w:val="1677997803"/>
            <w:rPr>
              <w:rFonts w:ascii="Times New Roman" w:eastAsia="Times New Roman" w:hAnsi="Times New Roman" w:cs="Times New Roman"/>
            </w:rPr>
          </w:pPr>
          <w:r w:rsidRPr="00E0794F">
            <w:rPr>
              <w:rFonts w:ascii="Times New Roman" w:eastAsia="Times New Roman" w:hAnsi="Times New Roman" w:cs="Times New Roman"/>
            </w:rPr>
            <w:t xml:space="preserve">Yang, J. N., &amp; Maloney, L. T. (2001). Illuminant cues in surface color perception: tests of three candidate cues. </w:t>
          </w:r>
          <w:r w:rsidRPr="00E0794F">
            <w:rPr>
              <w:rFonts w:ascii="Times New Roman" w:eastAsia="Times New Roman" w:hAnsi="Times New Roman" w:cs="Times New Roman"/>
              <w:i/>
              <w:iCs/>
            </w:rPr>
            <w:t>Vision Research</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41</w:t>
          </w:r>
          <w:r w:rsidRPr="00E0794F">
            <w:rPr>
              <w:rFonts w:ascii="Times New Roman" w:eastAsia="Times New Roman" w:hAnsi="Times New Roman" w:cs="Times New Roman"/>
            </w:rPr>
            <w:t>(20), 2581–2600. https://doi.org/10.1016/S0042-6989(01)00143-2</w:t>
          </w:r>
        </w:p>
        <w:p w14:paraId="483B307A" w14:textId="77777777" w:rsidR="00617901" w:rsidRPr="00E0794F" w:rsidRDefault="00617901" w:rsidP="00E0794F">
          <w:pPr>
            <w:autoSpaceDE w:val="0"/>
            <w:autoSpaceDN w:val="0"/>
            <w:spacing w:line="480" w:lineRule="auto"/>
            <w:ind w:hanging="480"/>
            <w:divId w:val="952979740"/>
            <w:rPr>
              <w:rFonts w:ascii="Times New Roman" w:eastAsia="Times New Roman" w:hAnsi="Times New Roman" w:cs="Times New Roman"/>
            </w:rPr>
          </w:pPr>
          <w:r w:rsidRPr="00E0794F">
            <w:rPr>
              <w:rFonts w:ascii="Times New Roman" w:eastAsia="Times New Roman" w:hAnsi="Times New Roman" w:cs="Times New Roman"/>
            </w:rPr>
            <w:t xml:space="preserve">Yang, J. N., &amp; Shevell, S. K. (2002). Stereo disparity improves color constancy. </w:t>
          </w:r>
          <w:r w:rsidRPr="00E0794F">
            <w:rPr>
              <w:rFonts w:ascii="Times New Roman" w:eastAsia="Times New Roman" w:hAnsi="Times New Roman" w:cs="Times New Roman"/>
              <w:i/>
              <w:iCs/>
            </w:rPr>
            <w:t>Vision Research</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42</w:t>
          </w:r>
          <w:r w:rsidRPr="00E0794F">
            <w:rPr>
              <w:rFonts w:ascii="Times New Roman" w:eastAsia="Times New Roman" w:hAnsi="Times New Roman" w:cs="Times New Roman"/>
            </w:rPr>
            <w:t>(16), 1979–1989. https://doi.org/10.1016/S0042-6989(02)00098-6</w:t>
          </w:r>
        </w:p>
        <w:p w14:paraId="21BFA09F" w14:textId="77777777" w:rsidR="00617901" w:rsidRPr="00E0794F" w:rsidRDefault="00617901" w:rsidP="00E0794F">
          <w:pPr>
            <w:autoSpaceDE w:val="0"/>
            <w:autoSpaceDN w:val="0"/>
            <w:spacing w:line="480" w:lineRule="auto"/>
            <w:ind w:hanging="480"/>
            <w:divId w:val="1238899227"/>
            <w:rPr>
              <w:rFonts w:ascii="Times New Roman" w:eastAsia="Times New Roman" w:hAnsi="Times New Roman" w:cs="Times New Roman"/>
            </w:rPr>
          </w:pPr>
          <w:r w:rsidRPr="00E0794F">
            <w:rPr>
              <w:rFonts w:ascii="Times New Roman" w:eastAsia="Times New Roman" w:hAnsi="Times New Roman" w:cs="Times New Roman"/>
            </w:rPr>
            <w:t xml:space="preserve">Zaidi, Q. (1998). Identification of illuminant and object colors: heuristic-based algorithms. </w:t>
          </w:r>
          <w:r w:rsidRPr="00E0794F">
            <w:rPr>
              <w:rFonts w:ascii="Times New Roman" w:eastAsia="Times New Roman" w:hAnsi="Times New Roman" w:cs="Times New Roman"/>
              <w:i/>
              <w:iCs/>
            </w:rPr>
            <w:t>Journal of the Optical Society of America A</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15</w:t>
          </w:r>
          <w:r w:rsidRPr="00E0794F">
            <w:rPr>
              <w:rFonts w:ascii="Times New Roman" w:eastAsia="Times New Roman" w:hAnsi="Times New Roman" w:cs="Times New Roman"/>
            </w:rPr>
            <w:t>(7), 1767. https://doi.org/10.1364/JOSAA.15.001767</w:t>
          </w:r>
        </w:p>
        <w:p w14:paraId="4F81C79B" w14:textId="77777777" w:rsidR="00617901" w:rsidRPr="00E0794F" w:rsidRDefault="00617901" w:rsidP="00E0794F">
          <w:pPr>
            <w:autoSpaceDE w:val="0"/>
            <w:autoSpaceDN w:val="0"/>
            <w:spacing w:line="480" w:lineRule="auto"/>
            <w:ind w:hanging="480"/>
            <w:divId w:val="889533895"/>
            <w:rPr>
              <w:rFonts w:ascii="Times New Roman" w:eastAsia="Times New Roman" w:hAnsi="Times New Roman" w:cs="Times New Roman"/>
            </w:rPr>
          </w:pPr>
          <w:r w:rsidRPr="00E0794F">
            <w:rPr>
              <w:rFonts w:ascii="Times New Roman" w:eastAsia="Times New Roman" w:hAnsi="Times New Roman" w:cs="Times New Roman"/>
            </w:rPr>
            <w:t xml:space="preserve">Zaman, N., Sarker, P., &amp; </w:t>
          </w:r>
          <w:proofErr w:type="spellStart"/>
          <w:r w:rsidRPr="00E0794F">
            <w:rPr>
              <w:rFonts w:ascii="Times New Roman" w:eastAsia="Times New Roman" w:hAnsi="Times New Roman" w:cs="Times New Roman"/>
            </w:rPr>
            <w:t>Tavakkoli</w:t>
          </w:r>
          <w:proofErr w:type="spellEnd"/>
          <w:r w:rsidRPr="00E0794F">
            <w:rPr>
              <w:rFonts w:ascii="Times New Roman" w:eastAsia="Times New Roman" w:hAnsi="Times New Roman" w:cs="Times New Roman"/>
            </w:rPr>
            <w:t xml:space="preserve">, A. (2023). Calibration of head mounted displays for vision research with virtual reality. </w:t>
          </w:r>
          <w:r w:rsidRPr="00E0794F">
            <w:rPr>
              <w:rFonts w:ascii="Times New Roman" w:eastAsia="Times New Roman" w:hAnsi="Times New Roman" w:cs="Times New Roman"/>
              <w:i/>
              <w:iCs/>
            </w:rPr>
            <w:t>Journal of Vision</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23</w:t>
          </w:r>
          <w:r w:rsidRPr="00E0794F">
            <w:rPr>
              <w:rFonts w:ascii="Times New Roman" w:eastAsia="Times New Roman" w:hAnsi="Times New Roman" w:cs="Times New Roman"/>
            </w:rPr>
            <w:t>(6). https://doi.org/10.1167/JOV.23.6.7</w:t>
          </w:r>
        </w:p>
        <w:p w14:paraId="40D368F7" w14:textId="77777777" w:rsidR="00617901" w:rsidRPr="00E0794F" w:rsidRDefault="00617901" w:rsidP="00E0794F">
          <w:pPr>
            <w:autoSpaceDE w:val="0"/>
            <w:autoSpaceDN w:val="0"/>
            <w:spacing w:line="480" w:lineRule="auto"/>
            <w:ind w:hanging="480"/>
            <w:divId w:val="473303032"/>
            <w:rPr>
              <w:rFonts w:ascii="Times New Roman" w:eastAsia="Times New Roman" w:hAnsi="Times New Roman" w:cs="Times New Roman"/>
            </w:rPr>
          </w:pPr>
          <w:r w:rsidRPr="00E0794F">
            <w:rPr>
              <w:rFonts w:ascii="Times New Roman" w:eastAsia="Times New Roman" w:hAnsi="Times New Roman" w:cs="Times New Roman"/>
            </w:rPr>
            <w:lastRenderedPageBreak/>
            <w:t xml:space="preserve">Zhai, Q., &amp; Luo, M. R. (2018). Study of chromatic adaptation via neutral white matches on different viewing media. </w:t>
          </w:r>
          <w:r w:rsidRPr="00E0794F">
            <w:rPr>
              <w:rFonts w:ascii="Times New Roman" w:eastAsia="Times New Roman" w:hAnsi="Times New Roman" w:cs="Times New Roman"/>
              <w:i/>
              <w:iCs/>
            </w:rPr>
            <w:t>Optics Express</w:t>
          </w:r>
          <w:r w:rsidRPr="00E0794F">
            <w:rPr>
              <w:rFonts w:ascii="Times New Roman" w:eastAsia="Times New Roman" w:hAnsi="Times New Roman" w:cs="Times New Roman"/>
            </w:rPr>
            <w:t xml:space="preserve">, </w:t>
          </w:r>
          <w:r w:rsidRPr="00E0794F">
            <w:rPr>
              <w:rFonts w:ascii="Times New Roman" w:eastAsia="Times New Roman" w:hAnsi="Times New Roman" w:cs="Times New Roman"/>
              <w:i/>
              <w:iCs/>
            </w:rPr>
            <w:t>26</w:t>
          </w:r>
          <w:r w:rsidRPr="00E0794F">
            <w:rPr>
              <w:rFonts w:ascii="Times New Roman" w:eastAsia="Times New Roman" w:hAnsi="Times New Roman" w:cs="Times New Roman"/>
            </w:rPr>
            <w:t>(6), 7724. https://doi.org/10.1364/oe.26.007724</w:t>
          </w:r>
        </w:p>
        <w:p w14:paraId="7ED25661" w14:textId="096E958A" w:rsidR="00D56B92" w:rsidRPr="00E0794F" w:rsidRDefault="00617901" w:rsidP="00E0794F">
          <w:pPr>
            <w:spacing w:line="480" w:lineRule="auto"/>
            <w:rPr>
              <w:rFonts w:ascii="Times New Roman" w:hAnsi="Times New Roman" w:cs="Times New Roman"/>
            </w:rPr>
          </w:pPr>
          <w:r w:rsidRPr="00E0794F">
            <w:rPr>
              <w:rFonts w:ascii="Times New Roman" w:eastAsia="Times New Roman" w:hAnsi="Times New Roman" w:cs="Times New Roman"/>
            </w:rPr>
            <w:t> </w:t>
          </w:r>
        </w:p>
      </w:sdtContent>
    </w:sdt>
    <w:sectPr w:rsidR="00D56B92" w:rsidRPr="00E0794F" w:rsidSect="009A4BAD">
      <w:pgSz w:w="12240" w:h="15840"/>
      <w:pgMar w:top="1440" w:right="1440" w:bottom="1440" w:left="1440" w:header="720" w:footer="720" w:gutter="0"/>
      <w:pgNumType w:start="2"/>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Michael Murdoch" w:date="2025-04-22T12:10:00Z" w:initials="MM">
    <w:p w14:paraId="1D3A2B10" w14:textId="6D566666" w:rsidR="006E00D4" w:rsidRDefault="006E00D4">
      <w:pPr>
        <w:pStyle w:val="CommentText"/>
      </w:pPr>
      <w:r>
        <w:rPr>
          <w:rStyle w:val="CommentReference"/>
        </w:rPr>
        <w:annotationRef/>
      </w:r>
      <w:r>
        <w:t>I suggest you say more about this distinction, and then revisit it when you get to explaining your method</w:t>
      </w:r>
    </w:p>
  </w:comment>
  <w:comment w:id="17" w:author="Michael Murdoch" w:date="2025-04-22T12:11:00Z" w:initials="MM">
    <w:p w14:paraId="02FD57B0" w14:textId="247277E6" w:rsidR="006E00D4" w:rsidRDefault="006E00D4">
      <w:pPr>
        <w:pStyle w:val="CommentText"/>
      </w:pPr>
      <w:r>
        <w:rPr>
          <w:rStyle w:val="CommentReference"/>
        </w:rPr>
        <w:annotationRef/>
      </w:r>
      <w:r>
        <w:t>Suggest making figure captions a different font/weight so they are visually distinct from the text. Recommend using the Styles in Word!</w:t>
      </w:r>
    </w:p>
  </w:comment>
  <w:comment w:id="18" w:author="Michael Murdoch" w:date="2025-04-22T12:13:00Z" w:initials="MM">
    <w:p w14:paraId="26F7FCCB" w14:textId="0A6B2B1C" w:rsidR="001154B0" w:rsidRDefault="001154B0">
      <w:pPr>
        <w:pStyle w:val="CommentText"/>
      </w:pPr>
      <w:r>
        <w:rPr>
          <w:rStyle w:val="CommentReference"/>
        </w:rPr>
        <w:annotationRef/>
      </w:r>
      <w:r>
        <w:t>I don’t think this is true if match is beyond the ideal</w:t>
      </w:r>
    </w:p>
  </w:comment>
  <w:comment w:id="23" w:author="Michael Murdoch" w:date="2025-04-22T12:33:00Z" w:initials="MM">
    <w:p w14:paraId="250D77CA" w14:textId="10D551D5" w:rsidR="00E511FF" w:rsidRDefault="00E511FF">
      <w:pPr>
        <w:pStyle w:val="CommentText"/>
      </w:pPr>
      <w:r>
        <w:rPr>
          <w:rStyle w:val="CommentReference"/>
        </w:rPr>
        <w:annotationRef/>
      </w:r>
      <w:r>
        <w:t>Did you look into Li &amp; Smet’s work on memory matching with more than just neutral colors? Interesting setup with a projector as well!</w:t>
      </w:r>
    </w:p>
  </w:comment>
  <w:comment w:id="24" w:author="Andrea Avendano Martinez (RIT Student)" w:date="2025-04-23T14:52:00Z" w:initials="AA">
    <w:p w14:paraId="3C113A4D" w14:textId="77777777" w:rsidR="00D54769" w:rsidRDefault="00D54769" w:rsidP="00D54769">
      <w:pPr>
        <w:pStyle w:val="CommentText"/>
      </w:pPr>
      <w:r>
        <w:rPr>
          <w:rStyle w:val="CommentReference"/>
        </w:rPr>
        <w:annotationRef/>
      </w:r>
      <w:r>
        <w:t>I didn’t, what is the paper called? Maybe I can include it for my paper later</w:t>
      </w:r>
    </w:p>
  </w:comment>
  <w:comment w:id="27" w:author="Michael Murdoch" w:date="2025-04-22T12:40:00Z" w:initials="MM">
    <w:p w14:paraId="24B4C611" w14:textId="5297F02B" w:rsidR="00E511FF" w:rsidRDefault="00E511FF">
      <w:pPr>
        <w:pStyle w:val="CommentText"/>
      </w:pPr>
      <w:r>
        <w:rPr>
          <w:rStyle w:val="CommentReference"/>
        </w:rPr>
        <w:annotationRef/>
      </w:r>
      <w:r>
        <w:t>FYI Richard Murray (faculty supervising this work) will be here on May 1 in case you want to discss with him</w:t>
      </w:r>
    </w:p>
  </w:comment>
  <w:comment w:id="34" w:author="Michael Murdoch" w:date="2025-04-22T12:43:00Z" w:initials="MM">
    <w:p w14:paraId="65547ED3" w14:textId="1F4E5315" w:rsidR="00E511FF" w:rsidRDefault="00E511FF">
      <w:pPr>
        <w:pStyle w:val="CommentText"/>
      </w:pPr>
      <w:r>
        <w:rPr>
          <w:rStyle w:val="CommentReference"/>
        </w:rPr>
        <w:annotationRef/>
      </w:r>
      <w:r>
        <w:t>You also should mention challenges of measurement, need to mimic eye pupil and watch out for eyebox</w:t>
      </w:r>
    </w:p>
  </w:comment>
  <w:comment w:id="36" w:author="Michael Murdoch" w:date="2025-04-20T20:49:00Z" w:initials="MM">
    <w:p w14:paraId="78DA3FBD" w14:textId="73729A92" w:rsidR="00C85F0A" w:rsidRDefault="00C85F0A">
      <w:pPr>
        <w:pStyle w:val="CommentText"/>
      </w:pPr>
      <w:r>
        <w:rPr>
          <w:rStyle w:val="CommentReference"/>
        </w:rPr>
        <w:annotationRef/>
      </w:r>
      <w:r>
        <w:t>Say more about setup, aperture, etc?</w:t>
      </w:r>
    </w:p>
  </w:comment>
  <w:comment w:id="51" w:author="Michael Murdoch" w:date="2025-04-22T12:55:00Z" w:initials="MM">
    <w:p w14:paraId="1B220E1F" w14:textId="59036374" w:rsidR="003B2C59" w:rsidRDefault="003B2C59">
      <w:pPr>
        <w:pStyle w:val="CommentText"/>
      </w:pPr>
      <w:r>
        <w:rPr>
          <w:rStyle w:val="CommentReference"/>
        </w:rPr>
        <w:annotationRef/>
      </w:r>
      <w:r>
        <w:t>You mean target albedo, correct?</w:t>
      </w:r>
    </w:p>
  </w:comment>
  <w:comment w:id="52" w:author="Michael Murdoch" w:date="2025-04-20T21:12:00Z" w:initials="MM">
    <w:p w14:paraId="1DBAB9AE" w14:textId="3C9AEFDF" w:rsidR="00BE3107" w:rsidRDefault="00BE3107">
      <w:pPr>
        <w:pStyle w:val="CommentText"/>
      </w:pPr>
      <w:r>
        <w:rPr>
          <w:rStyle w:val="CommentReference"/>
        </w:rPr>
        <w:annotationRef/>
      </w:r>
      <w:r>
        <w:t>Make bigger</w:t>
      </w:r>
    </w:p>
  </w:comment>
  <w:comment w:id="55" w:author="Michael Murdoch" w:date="2025-04-20T21:12:00Z" w:initials="MM">
    <w:p w14:paraId="219AA4E8" w14:textId="1C498F84" w:rsidR="00BE3107" w:rsidRDefault="00BE3107">
      <w:pPr>
        <w:pStyle w:val="CommentText"/>
      </w:pPr>
      <w:r>
        <w:rPr>
          <w:rStyle w:val="CommentReference"/>
        </w:rPr>
        <w:annotationRef/>
      </w:r>
      <w:r>
        <w:t>Suggest neutral up top then the four colors in a 2x2 grid (half size)</w:t>
      </w:r>
    </w:p>
  </w:comment>
  <w:comment w:id="59" w:author="Michael Murdoch" w:date="2025-04-22T12:58:00Z" w:initials="MM">
    <w:p w14:paraId="6B85177C" w14:textId="58A27AC2" w:rsidR="003B2C59" w:rsidRDefault="003B2C59">
      <w:pPr>
        <w:pStyle w:val="CommentText"/>
      </w:pPr>
      <w:r>
        <w:rPr>
          <w:rStyle w:val="CommentReference"/>
        </w:rPr>
        <w:annotationRef/>
      </w:r>
      <w:r>
        <w:t>Better to mention this earlier where I commented</w:t>
      </w:r>
    </w:p>
  </w:comment>
  <w:comment w:id="60" w:author="Michael Murdoch" w:date="2025-04-22T13:04:00Z" w:initials="MM">
    <w:p w14:paraId="03D71DBD" w14:textId="05ACED19" w:rsidR="003B2C59" w:rsidRDefault="003B2C59">
      <w:pPr>
        <w:pStyle w:val="CommentText"/>
      </w:pPr>
      <w:r>
        <w:rPr>
          <w:rStyle w:val="CommentReference"/>
        </w:rPr>
        <w:annotationRef/>
      </w:r>
      <w:r>
        <w:t>Question: how close are the mean adjustments to the centers of these grids? (Another way to ask this is: are the experimental results significantly different from what you would get if you simulated random responses to the experiment?)</w:t>
      </w:r>
    </w:p>
  </w:comment>
  <w:comment w:id="72" w:author="Michael Murdoch" w:date="2025-04-22T13:11:00Z" w:initials="MM">
    <w:p w14:paraId="700A2803" w14:textId="77777777" w:rsidR="00CB6A24" w:rsidRDefault="00CB6A24" w:rsidP="00CB6A24">
      <w:pPr>
        <w:pStyle w:val="CommentText"/>
      </w:pPr>
      <w:r>
        <w:rPr>
          <w:rStyle w:val="CommentReference"/>
        </w:rPr>
        <w:annotationRef/>
      </w:r>
      <w:r>
        <w:rPr>
          <w:rStyle w:val="CommentReference"/>
        </w:rPr>
        <w:annotationRef/>
      </w:r>
      <w:r>
        <w:t>What was it?</w:t>
      </w:r>
    </w:p>
    <w:p w14:paraId="21616717" w14:textId="50ADF273" w:rsidR="00CB6A24" w:rsidRDefault="00CB6A24">
      <w:pPr>
        <w:pStyle w:val="CommentText"/>
      </w:pPr>
    </w:p>
  </w:comment>
  <w:comment w:id="78" w:author="Michael Murdoch" w:date="2025-04-22T13:13:00Z" w:initials="MM">
    <w:p w14:paraId="08A858D3" w14:textId="4FEA5DED" w:rsidR="00CB6A24" w:rsidRDefault="00CB6A24">
      <w:pPr>
        <w:pStyle w:val="CommentText"/>
      </w:pPr>
      <w:r>
        <w:rPr>
          <w:rStyle w:val="CommentReference"/>
        </w:rPr>
        <w:annotationRef/>
      </w:r>
      <w:r>
        <w:t>I doubt this reason, but I do suggest that quantization in an 8-bit linear-RGB space means you can’t get close enough to all desired colors</w:t>
      </w:r>
    </w:p>
  </w:comment>
  <w:comment w:id="79" w:author="Michael Murdoch" w:date="2025-04-22T13:15:00Z" w:initials="MM">
    <w:p w14:paraId="4D59BCD1" w14:textId="0F9F0605" w:rsidR="00CB6A24" w:rsidRDefault="00CB6A24">
      <w:pPr>
        <w:pStyle w:val="CommentText"/>
      </w:pPr>
      <w:r>
        <w:rPr>
          <w:rStyle w:val="CommentReference"/>
        </w:rPr>
        <w:annotationRef/>
      </w:r>
      <w:r>
        <w:t>Or/and, were these measured in a separate measurement session? Could be alignment differences?</w:t>
      </w:r>
    </w:p>
  </w:comment>
  <w:comment w:id="97" w:author="Chris Thorstenson" w:date="2025-04-23T09:31:00Z" w:initials="CT">
    <w:p w14:paraId="0B38F144" w14:textId="77777777" w:rsidR="00624095" w:rsidRDefault="00B1309C" w:rsidP="00624095">
      <w:pPr>
        <w:pStyle w:val="CommentText"/>
      </w:pPr>
      <w:r>
        <w:rPr>
          <w:rStyle w:val="CommentReference"/>
        </w:rPr>
        <w:annotationRef/>
      </w:r>
      <w:r w:rsidR="00624095">
        <w:t>But you don’t analyze or talk about this at any point later on. Maybe instead of redoing all of the analyses, just do the ANOVA testing the influence of which mode was first (one between-subjects independent variable) on CI (just averaged across all conditions)</w:t>
      </w:r>
    </w:p>
  </w:comment>
  <w:comment w:id="98" w:author="Chris Thorstenson" w:date="2025-04-23T09:47:00Z" w:initials="CT">
    <w:p w14:paraId="68EDDFF3" w14:textId="1B5A04C6" w:rsidR="00624095" w:rsidRDefault="009D7EBB" w:rsidP="00624095">
      <w:pPr>
        <w:pStyle w:val="CommentText"/>
      </w:pPr>
      <w:r>
        <w:rPr>
          <w:rStyle w:val="CommentReference"/>
        </w:rPr>
        <w:annotationRef/>
      </w:r>
      <w:r w:rsidR="00624095">
        <w:t>I just ran this, they aren’t different:</w:t>
      </w:r>
      <w:r w:rsidR="00624095">
        <w:rPr>
          <w:noProof/>
        </w:rPr>
        <w:drawing>
          <wp:inline distT="0" distB="0" distL="0" distR="0" wp14:anchorId="6775EC21" wp14:editId="47BAFF8B">
            <wp:extent cx="4544059" cy="2152950"/>
            <wp:effectExtent l="0" t="0" r="9525" b="0"/>
            <wp:docPr id="229968583"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68583" name="Picture 229968583" descr="Image"/>
                    <pic:cNvPicPr/>
                  </pic:nvPicPr>
                  <pic:blipFill>
                    <a:blip r:embed="rId1">
                      <a:extLst>
                        <a:ext uri="{28A0092B-C50C-407E-A947-70E740481C1C}">
                          <a14:useLocalDpi xmlns:a14="http://schemas.microsoft.com/office/drawing/2010/main" val="0"/>
                        </a:ext>
                      </a:extLst>
                    </a:blip>
                    <a:stretch>
                      <a:fillRect/>
                    </a:stretch>
                  </pic:blipFill>
                  <pic:spPr>
                    <a:xfrm>
                      <a:off x="0" y="0"/>
                      <a:ext cx="4544059" cy="2152950"/>
                    </a:xfrm>
                    <a:prstGeom prst="rect">
                      <a:avLst/>
                    </a:prstGeom>
                  </pic:spPr>
                </pic:pic>
              </a:graphicData>
            </a:graphic>
          </wp:inline>
        </w:drawing>
      </w:r>
    </w:p>
    <w:p w14:paraId="1957AC3C" w14:textId="77777777" w:rsidR="00624095" w:rsidRDefault="00624095" w:rsidP="00624095">
      <w:pPr>
        <w:pStyle w:val="CommentText"/>
      </w:pPr>
      <w:r>
        <w:t>But you should double-check by running in on your end too.</w:t>
      </w:r>
    </w:p>
  </w:comment>
  <w:comment w:id="99" w:author="Andrea Avendano Martinez (RIT Student)" w:date="2025-04-23T14:14:00Z" w:initials="AA">
    <w:p w14:paraId="49EBB790" w14:textId="77777777" w:rsidR="00FF746F" w:rsidRDefault="00FF746F" w:rsidP="00FF746F">
      <w:pPr>
        <w:pStyle w:val="CommentText"/>
      </w:pPr>
      <w:r>
        <w:rPr>
          <w:rStyle w:val="CommentReference"/>
        </w:rPr>
        <w:annotationRef/>
      </w:r>
      <w:r>
        <w:t>I think I did this way before I just forgot to actually mention it anywhere</w:t>
      </w:r>
    </w:p>
  </w:comment>
  <w:comment w:id="100" w:author="Andrea Avendano Martinez (RIT Student)" w:date="2025-04-23T14:21:00Z" w:initials="AA">
    <w:p w14:paraId="78D5983F" w14:textId="77777777" w:rsidR="00FF746F" w:rsidRDefault="00FF746F" w:rsidP="00FF746F">
      <w:pPr>
        <w:pStyle w:val="CommentText"/>
      </w:pPr>
      <w:r>
        <w:rPr>
          <w:rStyle w:val="CommentReference"/>
        </w:rPr>
        <w:annotationRef/>
      </w:r>
      <w:r>
        <w:t>Pg 69</w:t>
      </w:r>
    </w:p>
  </w:comment>
  <w:comment w:id="112" w:author="Michael Murdoch" w:date="2025-04-22T17:08:00Z" w:initials="MM">
    <w:p w14:paraId="530124DB" w14:textId="36D84461" w:rsidR="00F37391" w:rsidRDefault="00F37391">
      <w:pPr>
        <w:pStyle w:val="CommentText"/>
      </w:pPr>
      <w:r>
        <w:rPr>
          <w:rStyle w:val="CommentReference"/>
        </w:rPr>
        <w:annotationRef/>
      </w:r>
      <w:r>
        <w:t>Nice job explaining these transformations clearly!</w:t>
      </w:r>
    </w:p>
  </w:comment>
  <w:comment w:id="119" w:author="Michael Murdoch" w:date="2025-04-22T17:09:00Z" w:initials="MM">
    <w:p w14:paraId="64AFD898" w14:textId="1CB7986D" w:rsidR="00F37391" w:rsidRDefault="00F37391">
      <w:pPr>
        <w:pStyle w:val="CommentText"/>
      </w:pPr>
      <w:r>
        <w:rPr>
          <w:rStyle w:val="CommentReference"/>
        </w:rPr>
        <w:annotationRef/>
      </w:r>
      <w:r>
        <w:t>Not color (I like the grayscale plot)</w:t>
      </w:r>
    </w:p>
  </w:comment>
  <w:comment w:id="124" w:author="Michael Murdoch" w:date="2025-04-22T17:12:00Z" w:initials="MM">
    <w:p w14:paraId="6DE92986" w14:textId="77777777" w:rsidR="00F37391" w:rsidRDefault="00F37391">
      <w:pPr>
        <w:pStyle w:val="CommentText"/>
      </w:pPr>
      <w:r>
        <w:rPr>
          <w:rStyle w:val="CommentReference"/>
        </w:rPr>
        <w:annotationRef/>
      </w:r>
      <w:r>
        <w:t>Just curious, were there datapoints outside [0,1] or are the tails due to the kernel-smoothing?</w:t>
      </w:r>
    </w:p>
    <w:p w14:paraId="63E429E4" w14:textId="290EEB67" w:rsidR="00F37391" w:rsidRDefault="00F37391">
      <w:pPr>
        <w:pStyle w:val="CommentText"/>
      </w:pPr>
    </w:p>
  </w:comment>
  <w:comment w:id="125" w:author="Andrea Avendano Martinez (RIT Student)" w:date="2025-04-23T14:21:00Z" w:initials="AA">
    <w:p w14:paraId="3BEB9724" w14:textId="77777777" w:rsidR="00FF746F" w:rsidRDefault="00FF746F" w:rsidP="00FF746F">
      <w:pPr>
        <w:pStyle w:val="CommentText"/>
      </w:pPr>
      <w:r>
        <w:rPr>
          <w:rStyle w:val="CommentReference"/>
        </w:rPr>
        <w:annotationRef/>
      </w:r>
      <w:r>
        <w:t>There were some over-constant and also negative values actually in the dataset</w:t>
      </w:r>
    </w:p>
  </w:comment>
  <w:comment w:id="134" w:author="Michael Murdoch" w:date="2025-04-22T17:15:00Z" w:initials="MM">
    <w:p w14:paraId="60E41135" w14:textId="43C8C34F" w:rsidR="00E640F3" w:rsidRDefault="00E640F3">
      <w:pPr>
        <w:pStyle w:val="CommentText"/>
      </w:pPr>
      <w:r>
        <w:rPr>
          <w:rStyle w:val="CommentReference"/>
        </w:rPr>
        <w:annotationRef/>
      </w:r>
      <w:r>
        <w:t>Be careful here; the magnitude of the CI difference is not much different than that between VR &amp; flat. It’s hard to dismiss one while emphasizing the other</w:t>
      </w:r>
    </w:p>
  </w:comment>
  <w:comment w:id="152" w:author="Chris Thorstenson" w:date="2025-04-23T10:23:00Z" w:initials="CT">
    <w:p w14:paraId="305B0F72" w14:textId="77777777" w:rsidR="00E369CA" w:rsidRDefault="00E369CA" w:rsidP="00E369CA">
      <w:pPr>
        <w:pStyle w:val="CommentText"/>
      </w:pPr>
      <w:r>
        <w:rPr>
          <w:rStyle w:val="CommentReference"/>
        </w:rPr>
        <w:annotationRef/>
      </w:r>
      <w:r>
        <w:t>Really 110? Was their luminance of the their target higher than that of the illuminant?</w:t>
      </w:r>
    </w:p>
  </w:comment>
  <w:comment w:id="153" w:author="Andrea Avendano Martinez (RIT Student)" w:date="2025-04-23T14:12:00Z" w:initials="AA">
    <w:p w14:paraId="0F51240C" w14:textId="77777777" w:rsidR="00FF746F" w:rsidRDefault="00FF746F" w:rsidP="00FF746F">
      <w:pPr>
        <w:pStyle w:val="CommentText"/>
      </w:pPr>
      <w:r>
        <w:rPr>
          <w:rStyle w:val="CommentReference"/>
        </w:rPr>
        <w:annotationRef/>
      </w:r>
      <w:r>
        <w:t>Seems like it? They were using light from a projector onto a paper patch as the target</w:t>
      </w:r>
    </w:p>
  </w:comment>
  <w:comment w:id="155" w:author="Chris Thorstenson" w:date="2025-04-23T10:25:00Z" w:initials="CT">
    <w:p w14:paraId="037E7ACA" w14:textId="76BED923" w:rsidR="0030057C" w:rsidRDefault="0030057C" w:rsidP="0030057C">
      <w:pPr>
        <w:pStyle w:val="CommentText"/>
      </w:pPr>
      <w:r>
        <w:rPr>
          <w:rStyle w:val="CommentReference"/>
        </w:rPr>
        <w:annotationRef/>
      </w:r>
      <w:r>
        <w:t>I still think, since you probably have some time now, to try to do a quick analysis using CIELAB just to see what happens</w:t>
      </w:r>
    </w:p>
  </w:comment>
  <w:comment w:id="156" w:author="Andrea Avendano Martinez (RIT Student)" w:date="2025-04-23T14:54:00Z" w:initials="AA">
    <w:p w14:paraId="3A06008F" w14:textId="77777777" w:rsidR="002E4344" w:rsidRDefault="002E4344" w:rsidP="002E4344">
      <w:pPr>
        <w:pStyle w:val="CommentText"/>
      </w:pPr>
      <w:r>
        <w:rPr>
          <w:rStyle w:val="CommentReference"/>
        </w:rPr>
        <w:annotationRef/>
      </w:r>
      <w:r>
        <w:t>Trend was the same for mode and illums, magnitude of CI lower overall. Weird that now lightness goes from L40&lt;L55&lt;L70 though</w:t>
      </w:r>
    </w:p>
  </w:comment>
  <w:comment w:id="157" w:author="Andrea Avendano Martinez (RIT Student)" w:date="2025-04-23T14:56:00Z" w:initials="AA">
    <w:p w14:paraId="61F7D076" w14:textId="77777777" w:rsidR="002E4344" w:rsidRDefault="002E4344" w:rsidP="002E4344">
      <w:pPr>
        <w:pStyle w:val="CommentText"/>
      </w:pPr>
      <w:r>
        <w:rPr>
          <w:rStyle w:val="CommentReference"/>
        </w:rPr>
        <w:annotationRef/>
      </w:r>
      <w:r>
        <w:t>I think we can talk about this more, maybe leave it out here and include it in the paper instead?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3A2B10" w15:done="1"/>
  <w15:commentEx w15:paraId="02FD57B0" w15:done="1"/>
  <w15:commentEx w15:paraId="26F7FCCB" w15:done="1"/>
  <w15:commentEx w15:paraId="250D77CA" w15:done="1"/>
  <w15:commentEx w15:paraId="3C113A4D" w15:paraIdParent="250D77CA" w15:done="1"/>
  <w15:commentEx w15:paraId="24B4C611" w15:done="1"/>
  <w15:commentEx w15:paraId="65547ED3" w15:done="1"/>
  <w15:commentEx w15:paraId="78DA3FBD" w15:done="1"/>
  <w15:commentEx w15:paraId="1B220E1F" w15:done="1"/>
  <w15:commentEx w15:paraId="1DBAB9AE" w15:done="1"/>
  <w15:commentEx w15:paraId="219AA4E8" w15:done="1"/>
  <w15:commentEx w15:paraId="6B85177C" w15:done="1"/>
  <w15:commentEx w15:paraId="03D71DBD" w15:done="1"/>
  <w15:commentEx w15:paraId="21616717" w15:done="1"/>
  <w15:commentEx w15:paraId="08A858D3" w15:done="1"/>
  <w15:commentEx w15:paraId="4D59BCD1" w15:paraIdParent="08A858D3" w15:done="1"/>
  <w15:commentEx w15:paraId="0B38F144" w15:done="1"/>
  <w15:commentEx w15:paraId="1957AC3C" w15:paraIdParent="0B38F144" w15:done="1"/>
  <w15:commentEx w15:paraId="49EBB790" w15:paraIdParent="0B38F144" w15:done="1"/>
  <w15:commentEx w15:paraId="78D5983F" w15:paraIdParent="0B38F144" w15:done="1"/>
  <w15:commentEx w15:paraId="530124DB" w15:done="1"/>
  <w15:commentEx w15:paraId="64AFD898" w15:done="1"/>
  <w15:commentEx w15:paraId="63E429E4" w15:done="1"/>
  <w15:commentEx w15:paraId="3BEB9724" w15:paraIdParent="63E429E4" w15:done="1"/>
  <w15:commentEx w15:paraId="60E41135" w15:done="1"/>
  <w15:commentEx w15:paraId="305B0F72" w15:done="1"/>
  <w15:commentEx w15:paraId="0F51240C" w15:paraIdParent="305B0F72" w15:done="1"/>
  <w15:commentEx w15:paraId="037E7ACA" w15:done="1"/>
  <w15:commentEx w15:paraId="3A06008F" w15:paraIdParent="037E7ACA" w15:done="1"/>
  <w15:commentEx w15:paraId="61F7D076" w15:paraIdParent="037E7AC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F70147" w16cex:dateUtc="2025-04-22T16:10:00Z"/>
  <w16cex:commentExtensible w16cex:durableId="17727751" w16cex:dateUtc="2025-04-22T16:11:00Z"/>
  <w16cex:commentExtensible w16cex:durableId="5536A3C5" w16cex:dateUtc="2025-04-22T16:13:00Z"/>
  <w16cex:commentExtensible w16cex:durableId="363D4E82" w16cex:dateUtc="2025-04-22T16:33:00Z"/>
  <w16cex:commentExtensible w16cex:durableId="75AE2A70" w16cex:dateUtc="2025-04-23T18:52:00Z"/>
  <w16cex:commentExtensible w16cex:durableId="3A3D3016" w16cex:dateUtc="2025-04-22T16:40:00Z"/>
  <w16cex:commentExtensible w16cex:durableId="6B589A1B" w16cex:dateUtc="2025-04-22T16:43:00Z"/>
  <w16cex:commentExtensible w16cex:durableId="424F5C85" w16cex:dateUtc="2025-04-21T00:49:00Z"/>
  <w16cex:commentExtensible w16cex:durableId="4D93976A" w16cex:dateUtc="2025-04-22T16:55:00Z"/>
  <w16cex:commentExtensible w16cex:durableId="1C61524B" w16cex:dateUtc="2025-04-21T01:12:00Z"/>
  <w16cex:commentExtensible w16cex:durableId="605F7409" w16cex:dateUtc="2025-04-21T01:12:00Z"/>
  <w16cex:commentExtensible w16cex:durableId="2E76AD77" w16cex:dateUtc="2025-04-22T16:58:00Z"/>
  <w16cex:commentExtensible w16cex:durableId="64A22805" w16cex:dateUtc="2025-04-22T17:04:00Z"/>
  <w16cex:commentExtensible w16cex:durableId="2C24E37F" w16cex:dateUtc="2025-04-22T17:11:00Z"/>
  <w16cex:commentExtensible w16cex:durableId="412D4B82" w16cex:dateUtc="2025-04-22T17:13:00Z"/>
  <w16cex:commentExtensible w16cex:durableId="3192A151" w16cex:dateUtc="2025-04-22T17:15:00Z"/>
  <w16cex:commentExtensible w16cex:durableId="114E3182" w16cex:dateUtc="2025-04-23T13:31:00Z"/>
  <w16cex:commentExtensible w16cex:durableId="0667F16F" w16cex:dateUtc="2025-04-23T13:47:00Z"/>
  <w16cex:commentExtensible w16cex:durableId="5633C545" w16cex:dateUtc="2025-04-23T18:14:00Z"/>
  <w16cex:commentExtensible w16cex:durableId="60545B3C" w16cex:dateUtc="2025-04-23T18:21:00Z"/>
  <w16cex:commentExtensible w16cex:durableId="25647160" w16cex:dateUtc="2025-04-22T21:08:00Z"/>
  <w16cex:commentExtensible w16cex:durableId="2D9A9936" w16cex:dateUtc="2025-04-22T21:09:00Z"/>
  <w16cex:commentExtensible w16cex:durableId="3BA24916" w16cex:dateUtc="2025-04-22T21:12:00Z"/>
  <w16cex:commentExtensible w16cex:durableId="61482EE0" w16cex:dateUtc="2025-04-23T18:21:00Z"/>
  <w16cex:commentExtensible w16cex:durableId="5E06ACA2" w16cex:dateUtc="2025-04-22T21:15:00Z"/>
  <w16cex:commentExtensible w16cex:durableId="6333B70E" w16cex:dateUtc="2025-04-23T14:23:00Z"/>
  <w16cex:commentExtensible w16cex:durableId="52ABD6E0" w16cex:dateUtc="2025-04-23T18:12:00Z"/>
  <w16cex:commentExtensible w16cex:durableId="4FE8705C" w16cex:dateUtc="2025-04-23T14:25:00Z"/>
  <w16cex:commentExtensible w16cex:durableId="0682F554" w16cex:dateUtc="2025-04-23T18:54:00Z"/>
  <w16cex:commentExtensible w16cex:durableId="519C74F6" w16cex:dateUtc="2025-04-23T1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3A2B10" w16cid:durableId="09F70147"/>
  <w16cid:commentId w16cid:paraId="02FD57B0" w16cid:durableId="17727751"/>
  <w16cid:commentId w16cid:paraId="26F7FCCB" w16cid:durableId="5536A3C5"/>
  <w16cid:commentId w16cid:paraId="250D77CA" w16cid:durableId="363D4E82"/>
  <w16cid:commentId w16cid:paraId="3C113A4D" w16cid:durableId="75AE2A70"/>
  <w16cid:commentId w16cid:paraId="24B4C611" w16cid:durableId="3A3D3016"/>
  <w16cid:commentId w16cid:paraId="65547ED3" w16cid:durableId="6B589A1B"/>
  <w16cid:commentId w16cid:paraId="78DA3FBD" w16cid:durableId="424F5C85"/>
  <w16cid:commentId w16cid:paraId="1B220E1F" w16cid:durableId="4D93976A"/>
  <w16cid:commentId w16cid:paraId="1DBAB9AE" w16cid:durableId="1C61524B"/>
  <w16cid:commentId w16cid:paraId="219AA4E8" w16cid:durableId="605F7409"/>
  <w16cid:commentId w16cid:paraId="6B85177C" w16cid:durableId="2E76AD77"/>
  <w16cid:commentId w16cid:paraId="03D71DBD" w16cid:durableId="64A22805"/>
  <w16cid:commentId w16cid:paraId="21616717" w16cid:durableId="2C24E37F"/>
  <w16cid:commentId w16cid:paraId="08A858D3" w16cid:durableId="412D4B82"/>
  <w16cid:commentId w16cid:paraId="4D59BCD1" w16cid:durableId="3192A151"/>
  <w16cid:commentId w16cid:paraId="0B38F144" w16cid:durableId="114E3182"/>
  <w16cid:commentId w16cid:paraId="1957AC3C" w16cid:durableId="0667F16F"/>
  <w16cid:commentId w16cid:paraId="49EBB790" w16cid:durableId="5633C545"/>
  <w16cid:commentId w16cid:paraId="78D5983F" w16cid:durableId="60545B3C"/>
  <w16cid:commentId w16cid:paraId="530124DB" w16cid:durableId="25647160"/>
  <w16cid:commentId w16cid:paraId="64AFD898" w16cid:durableId="2D9A9936"/>
  <w16cid:commentId w16cid:paraId="63E429E4" w16cid:durableId="3BA24916"/>
  <w16cid:commentId w16cid:paraId="3BEB9724" w16cid:durableId="61482EE0"/>
  <w16cid:commentId w16cid:paraId="60E41135" w16cid:durableId="5E06ACA2"/>
  <w16cid:commentId w16cid:paraId="305B0F72" w16cid:durableId="6333B70E"/>
  <w16cid:commentId w16cid:paraId="0F51240C" w16cid:durableId="52ABD6E0"/>
  <w16cid:commentId w16cid:paraId="037E7ACA" w16cid:durableId="4FE8705C"/>
  <w16cid:commentId w16cid:paraId="3A06008F" w16cid:durableId="0682F554"/>
  <w16cid:commentId w16cid:paraId="61F7D076" w16cid:durableId="519C74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BA731" w14:textId="77777777" w:rsidR="006E665D" w:rsidRDefault="006E665D" w:rsidP="00D06775">
      <w:pPr>
        <w:spacing w:after="0" w:line="240" w:lineRule="auto"/>
      </w:pPr>
      <w:r>
        <w:separator/>
      </w:r>
    </w:p>
  </w:endnote>
  <w:endnote w:type="continuationSeparator" w:id="0">
    <w:p w14:paraId="61A8C348" w14:textId="77777777" w:rsidR="006E665D" w:rsidRDefault="006E665D" w:rsidP="00D06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5B26B" w14:textId="77777777" w:rsidR="006E665D" w:rsidRDefault="006E665D" w:rsidP="00D06775">
      <w:pPr>
        <w:spacing w:after="0" w:line="240" w:lineRule="auto"/>
      </w:pPr>
      <w:r>
        <w:separator/>
      </w:r>
    </w:p>
  </w:footnote>
  <w:footnote w:type="continuationSeparator" w:id="0">
    <w:p w14:paraId="68AAE34A" w14:textId="77777777" w:rsidR="006E665D" w:rsidRDefault="006E665D" w:rsidP="00D067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099190"/>
      <w:docPartObj>
        <w:docPartGallery w:val="Page Numbers (Top of Page)"/>
        <w:docPartUnique/>
      </w:docPartObj>
    </w:sdtPr>
    <w:sdtEndPr>
      <w:rPr>
        <w:noProof/>
      </w:rPr>
    </w:sdtEndPr>
    <w:sdtContent>
      <w:p w14:paraId="27D2E1DA" w14:textId="2FCD596B" w:rsidR="00D06775" w:rsidRDefault="00176F49" w:rsidP="00273D55">
        <w:pPr>
          <w:pStyle w:val="Header"/>
          <w:jc w:val="right"/>
        </w:pPr>
        <w:r w:rsidRPr="0032326E">
          <w:rPr>
            <w:rFonts w:ascii="Times New Roman" w:hAnsi="Times New Roman" w:cs="Times New Roman"/>
          </w:rPr>
          <w:fldChar w:fldCharType="begin"/>
        </w:r>
        <w:r w:rsidRPr="0032326E">
          <w:rPr>
            <w:rFonts w:ascii="Times New Roman" w:hAnsi="Times New Roman" w:cs="Times New Roman"/>
          </w:rPr>
          <w:instrText xml:space="preserve"> PAGE   \* MERGEFORMAT </w:instrText>
        </w:r>
        <w:r w:rsidRPr="0032326E">
          <w:rPr>
            <w:rFonts w:ascii="Times New Roman" w:hAnsi="Times New Roman" w:cs="Times New Roman"/>
          </w:rPr>
          <w:fldChar w:fldCharType="separate"/>
        </w:r>
        <w:r w:rsidRPr="0032326E">
          <w:rPr>
            <w:rFonts w:ascii="Times New Roman" w:hAnsi="Times New Roman" w:cs="Times New Roman"/>
            <w:noProof/>
          </w:rPr>
          <w:t>2</w:t>
        </w:r>
        <w:r w:rsidRPr="0032326E">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A5E2B"/>
    <w:multiLevelType w:val="hybridMultilevel"/>
    <w:tmpl w:val="BEFC585E"/>
    <w:lvl w:ilvl="0" w:tplc="628CEA8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451B51"/>
    <w:multiLevelType w:val="hybridMultilevel"/>
    <w:tmpl w:val="D354E9EA"/>
    <w:lvl w:ilvl="0" w:tplc="64F0C83A">
      <w:start w:val="1"/>
      <w:numFmt w:val="lowerLetter"/>
      <w:lvlText w:val="(%1)"/>
      <w:lvlJc w:val="left"/>
      <w:pPr>
        <w:ind w:left="6480" w:hanging="43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498272440">
    <w:abstractNumId w:val="0"/>
  </w:num>
  <w:num w:numId="2" w16cid:durableId="85460965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Murdoch">
    <w15:presenceInfo w15:providerId="AD" w15:userId="S::mmpocs@rit.edu::1e168887-fa00-408f-a60c-62648e2edb1f"/>
  </w15:person>
  <w15:person w15:author="Andrea Avendano Martinez (RIT Student)">
    <w15:presenceInfo w15:providerId="AD" w15:userId="S::aa6588@rit.edu::6cedcd48-fca8-4d63-9dbf-fbe5a4f717cc"/>
  </w15:person>
  <w15:person w15:author="Chris Thorstenson">
    <w15:presenceInfo w15:providerId="Windows Live" w15:userId="2ea9eb9f47eaf1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D1F"/>
    <w:rsid w:val="00000277"/>
    <w:rsid w:val="00000BC0"/>
    <w:rsid w:val="000011DC"/>
    <w:rsid w:val="00001827"/>
    <w:rsid w:val="000029ED"/>
    <w:rsid w:val="000035DF"/>
    <w:rsid w:val="00003F75"/>
    <w:rsid w:val="0000417B"/>
    <w:rsid w:val="00004586"/>
    <w:rsid w:val="00006471"/>
    <w:rsid w:val="00006A23"/>
    <w:rsid w:val="00006F23"/>
    <w:rsid w:val="000104C2"/>
    <w:rsid w:val="000108C8"/>
    <w:rsid w:val="000111C8"/>
    <w:rsid w:val="00011317"/>
    <w:rsid w:val="00012EDD"/>
    <w:rsid w:val="000159F4"/>
    <w:rsid w:val="00015D21"/>
    <w:rsid w:val="000165C9"/>
    <w:rsid w:val="00017D73"/>
    <w:rsid w:val="0002019F"/>
    <w:rsid w:val="00020616"/>
    <w:rsid w:val="00021A20"/>
    <w:rsid w:val="00021D10"/>
    <w:rsid w:val="00022522"/>
    <w:rsid w:val="00022F69"/>
    <w:rsid w:val="00023B86"/>
    <w:rsid w:val="00023E11"/>
    <w:rsid w:val="0002654B"/>
    <w:rsid w:val="00030CBE"/>
    <w:rsid w:val="00031F60"/>
    <w:rsid w:val="00032C6B"/>
    <w:rsid w:val="00033706"/>
    <w:rsid w:val="00033BD9"/>
    <w:rsid w:val="00033D3E"/>
    <w:rsid w:val="00034CE3"/>
    <w:rsid w:val="000350B2"/>
    <w:rsid w:val="00036481"/>
    <w:rsid w:val="00037381"/>
    <w:rsid w:val="000377D6"/>
    <w:rsid w:val="00041961"/>
    <w:rsid w:val="00042EA6"/>
    <w:rsid w:val="00043517"/>
    <w:rsid w:val="00043679"/>
    <w:rsid w:val="0004437A"/>
    <w:rsid w:val="00044EE0"/>
    <w:rsid w:val="000453B2"/>
    <w:rsid w:val="00045A96"/>
    <w:rsid w:val="00045AF7"/>
    <w:rsid w:val="000461AC"/>
    <w:rsid w:val="000465B6"/>
    <w:rsid w:val="00047494"/>
    <w:rsid w:val="00047B27"/>
    <w:rsid w:val="00047E92"/>
    <w:rsid w:val="0005064D"/>
    <w:rsid w:val="00050F19"/>
    <w:rsid w:val="00052CA2"/>
    <w:rsid w:val="00054E26"/>
    <w:rsid w:val="00054F68"/>
    <w:rsid w:val="00056920"/>
    <w:rsid w:val="00057275"/>
    <w:rsid w:val="000610D4"/>
    <w:rsid w:val="00061DFA"/>
    <w:rsid w:val="000652C2"/>
    <w:rsid w:val="000656D0"/>
    <w:rsid w:val="00066045"/>
    <w:rsid w:val="00066271"/>
    <w:rsid w:val="00066641"/>
    <w:rsid w:val="000669B1"/>
    <w:rsid w:val="00066B8C"/>
    <w:rsid w:val="000672EB"/>
    <w:rsid w:val="000679D6"/>
    <w:rsid w:val="00067DF4"/>
    <w:rsid w:val="0007062E"/>
    <w:rsid w:val="00070D07"/>
    <w:rsid w:val="00071332"/>
    <w:rsid w:val="00071A78"/>
    <w:rsid w:val="00071CBA"/>
    <w:rsid w:val="000721D5"/>
    <w:rsid w:val="0007228E"/>
    <w:rsid w:val="00072857"/>
    <w:rsid w:val="0007354C"/>
    <w:rsid w:val="000738AE"/>
    <w:rsid w:val="0007465A"/>
    <w:rsid w:val="0007510C"/>
    <w:rsid w:val="00075EC3"/>
    <w:rsid w:val="00076FE2"/>
    <w:rsid w:val="000776B3"/>
    <w:rsid w:val="00077E8E"/>
    <w:rsid w:val="00081272"/>
    <w:rsid w:val="000814AE"/>
    <w:rsid w:val="000819DD"/>
    <w:rsid w:val="00081E9C"/>
    <w:rsid w:val="00082D5B"/>
    <w:rsid w:val="00083DD9"/>
    <w:rsid w:val="000841AA"/>
    <w:rsid w:val="00084303"/>
    <w:rsid w:val="00084D48"/>
    <w:rsid w:val="0008500C"/>
    <w:rsid w:val="0008511A"/>
    <w:rsid w:val="00085808"/>
    <w:rsid w:val="00086953"/>
    <w:rsid w:val="00086B95"/>
    <w:rsid w:val="00090AC0"/>
    <w:rsid w:val="000911D0"/>
    <w:rsid w:val="00092622"/>
    <w:rsid w:val="00092882"/>
    <w:rsid w:val="0009323B"/>
    <w:rsid w:val="00094356"/>
    <w:rsid w:val="0009525D"/>
    <w:rsid w:val="00095578"/>
    <w:rsid w:val="00097349"/>
    <w:rsid w:val="0009762B"/>
    <w:rsid w:val="00097DBB"/>
    <w:rsid w:val="000A02B8"/>
    <w:rsid w:val="000A03B7"/>
    <w:rsid w:val="000A05C8"/>
    <w:rsid w:val="000A2403"/>
    <w:rsid w:val="000A28BE"/>
    <w:rsid w:val="000A54FF"/>
    <w:rsid w:val="000A5709"/>
    <w:rsid w:val="000A5809"/>
    <w:rsid w:val="000A66EF"/>
    <w:rsid w:val="000A6861"/>
    <w:rsid w:val="000A7084"/>
    <w:rsid w:val="000A7DE1"/>
    <w:rsid w:val="000B1282"/>
    <w:rsid w:val="000B171B"/>
    <w:rsid w:val="000B18B6"/>
    <w:rsid w:val="000B1B21"/>
    <w:rsid w:val="000B1D81"/>
    <w:rsid w:val="000B2D4C"/>
    <w:rsid w:val="000B305F"/>
    <w:rsid w:val="000B3165"/>
    <w:rsid w:val="000B3FB9"/>
    <w:rsid w:val="000B42CE"/>
    <w:rsid w:val="000B5192"/>
    <w:rsid w:val="000B5E6C"/>
    <w:rsid w:val="000B5FF7"/>
    <w:rsid w:val="000B6E34"/>
    <w:rsid w:val="000B7523"/>
    <w:rsid w:val="000B79E4"/>
    <w:rsid w:val="000C0A71"/>
    <w:rsid w:val="000C13F1"/>
    <w:rsid w:val="000C2B08"/>
    <w:rsid w:val="000C2F38"/>
    <w:rsid w:val="000C460A"/>
    <w:rsid w:val="000C4667"/>
    <w:rsid w:val="000C466A"/>
    <w:rsid w:val="000C6282"/>
    <w:rsid w:val="000C6C1F"/>
    <w:rsid w:val="000C7DDB"/>
    <w:rsid w:val="000D2032"/>
    <w:rsid w:val="000D239C"/>
    <w:rsid w:val="000D25AE"/>
    <w:rsid w:val="000D280D"/>
    <w:rsid w:val="000D2855"/>
    <w:rsid w:val="000D374C"/>
    <w:rsid w:val="000D3D6F"/>
    <w:rsid w:val="000D47C3"/>
    <w:rsid w:val="000D4C06"/>
    <w:rsid w:val="000D52C9"/>
    <w:rsid w:val="000D5B46"/>
    <w:rsid w:val="000D6761"/>
    <w:rsid w:val="000D6CDA"/>
    <w:rsid w:val="000D77CE"/>
    <w:rsid w:val="000D7BEC"/>
    <w:rsid w:val="000D7EF8"/>
    <w:rsid w:val="000E00AD"/>
    <w:rsid w:val="000E04D2"/>
    <w:rsid w:val="000E16A1"/>
    <w:rsid w:val="000E1BE0"/>
    <w:rsid w:val="000E4BEE"/>
    <w:rsid w:val="000E5689"/>
    <w:rsid w:val="000E698C"/>
    <w:rsid w:val="000F0865"/>
    <w:rsid w:val="000F0F65"/>
    <w:rsid w:val="000F1909"/>
    <w:rsid w:val="000F1EC8"/>
    <w:rsid w:val="000F2E32"/>
    <w:rsid w:val="000F3D81"/>
    <w:rsid w:val="000F4390"/>
    <w:rsid w:val="000F4DC6"/>
    <w:rsid w:val="000F4DE2"/>
    <w:rsid w:val="000F7BBC"/>
    <w:rsid w:val="00101A5E"/>
    <w:rsid w:val="00101D52"/>
    <w:rsid w:val="00102559"/>
    <w:rsid w:val="00102BE3"/>
    <w:rsid w:val="001033A7"/>
    <w:rsid w:val="0010356C"/>
    <w:rsid w:val="0010628C"/>
    <w:rsid w:val="001065CE"/>
    <w:rsid w:val="00106B0E"/>
    <w:rsid w:val="00110C44"/>
    <w:rsid w:val="00112C16"/>
    <w:rsid w:val="0011339B"/>
    <w:rsid w:val="001135CE"/>
    <w:rsid w:val="0011392F"/>
    <w:rsid w:val="00113C8A"/>
    <w:rsid w:val="00113F67"/>
    <w:rsid w:val="0011438B"/>
    <w:rsid w:val="00114691"/>
    <w:rsid w:val="00114F45"/>
    <w:rsid w:val="001154B0"/>
    <w:rsid w:val="0011667B"/>
    <w:rsid w:val="00120966"/>
    <w:rsid w:val="0012125A"/>
    <w:rsid w:val="001218AF"/>
    <w:rsid w:val="001221D5"/>
    <w:rsid w:val="00123547"/>
    <w:rsid w:val="00124528"/>
    <w:rsid w:val="00124FB4"/>
    <w:rsid w:val="001250B6"/>
    <w:rsid w:val="00125111"/>
    <w:rsid w:val="00126AC4"/>
    <w:rsid w:val="001271EA"/>
    <w:rsid w:val="00130799"/>
    <w:rsid w:val="00130BC2"/>
    <w:rsid w:val="00131683"/>
    <w:rsid w:val="001333D7"/>
    <w:rsid w:val="00134A4E"/>
    <w:rsid w:val="001406A2"/>
    <w:rsid w:val="00140F7B"/>
    <w:rsid w:val="001418D9"/>
    <w:rsid w:val="0014239D"/>
    <w:rsid w:val="00146344"/>
    <w:rsid w:val="0014672B"/>
    <w:rsid w:val="00150001"/>
    <w:rsid w:val="00152007"/>
    <w:rsid w:val="0015430F"/>
    <w:rsid w:val="00154370"/>
    <w:rsid w:val="001546A7"/>
    <w:rsid w:val="00155AC5"/>
    <w:rsid w:val="00157E1B"/>
    <w:rsid w:val="00157E52"/>
    <w:rsid w:val="00160163"/>
    <w:rsid w:val="00161866"/>
    <w:rsid w:val="00161BC9"/>
    <w:rsid w:val="001632A7"/>
    <w:rsid w:val="001636A8"/>
    <w:rsid w:val="00164EB5"/>
    <w:rsid w:val="001651E6"/>
    <w:rsid w:val="00165901"/>
    <w:rsid w:val="001668CF"/>
    <w:rsid w:val="001713F5"/>
    <w:rsid w:val="001719FE"/>
    <w:rsid w:val="00171B74"/>
    <w:rsid w:val="00171CC2"/>
    <w:rsid w:val="00172BF2"/>
    <w:rsid w:val="00172D0A"/>
    <w:rsid w:val="0017326C"/>
    <w:rsid w:val="00173943"/>
    <w:rsid w:val="00173BEB"/>
    <w:rsid w:val="00173CBE"/>
    <w:rsid w:val="00174D75"/>
    <w:rsid w:val="00176F49"/>
    <w:rsid w:val="0017723C"/>
    <w:rsid w:val="001774AE"/>
    <w:rsid w:val="00180751"/>
    <w:rsid w:val="0018090F"/>
    <w:rsid w:val="00184BF0"/>
    <w:rsid w:val="00184C93"/>
    <w:rsid w:val="00184E0F"/>
    <w:rsid w:val="001856AE"/>
    <w:rsid w:val="00185E1C"/>
    <w:rsid w:val="0018732C"/>
    <w:rsid w:val="00187D84"/>
    <w:rsid w:val="001905BA"/>
    <w:rsid w:val="00191980"/>
    <w:rsid w:val="00192C42"/>
    <w:rsid w:val="00193991"/>
    <w:rsid w:val="001939DE"/>
    <w:rsid w:val="00193CC6"/>
    <w:rsid w:val="001940B6"/>
    <w:rsid w:val="00194A34"/>
    <w:rsid w:val="00194E38"/>
    <w:rsid w:val="00196DA8"/>
    <w:rsid w:val="00197C49"/>
    <w:rsid w:val="001A011A"/>
    <w:rsid w:val="001A16D1"/>
    <w:rsid w:val="001A2AAF"/>
    <w:rsid w:val="001A341D"/>
    <w:rsid w:val="001A50AA"/>
    <w:rsid w:val="001A561C"/>
    <w:rsid w:val="001A58BA"/>
    <w:rsid w:val="001A5B78"/>
    <w:rsid w:val="001A6AD8"/>
    <w:rsid w:val="001B088C"/>
    <w:rsid w:val="001B1E9F"/>
    <w:rsid w:val="001B2341"/>
    <w:rsid w:val="001B2944"/>
    <w:rsid w:val="001B420A"/>
    <w:rsid w:val="001B4DF5"/>
    <w:rsid w:val="001B5238"/>
    <w:rsid w:val="001B52A3"/>
    <w:rsid w:val="001B53E5"/>
    <w:rsid w:val="001B6CF7"/>
    <w:rsid w:val="001B7491"/>
    <w:rsid w:val="001C0E04"/>
    <w:rsid w:val="001C16D3"/>
    <w:rsid w:val="001C268C"/>
    <w:rsid w:val="001C4FA3"/>
    <w:rsid w:val="001C7BAB"/>
    <w:rsid w:val="001C7DED"/>
    <w:rsid w:val="001C7F0F"/>
    <w:rsid w:val="001D03DA"/>
    <w:rsid w:val="001D0C63"/>
    <w:rsid w:val="001D1822"/>
    <w:rsid w:val="001D2603"/>
    <w:rsid w:val="001D344B"/>
    <w:rsid w:val="001D39CB"/>
    <w:rsid w:val="001D5F9B"/>
    <w:rsid w:val="001D6263"/>
    <w:rsid w:val="001D783E"/>
    <w:rsid w:val="001D7E79"/>
    <w:rsid w:val="001E1157"/>
    <w:rsid w:val="001E1DB2"/>
    <w:rsid w:val="001E1F52"/>
    <w:rsid w:val="001E2472"/>
    <w:rsid w:val="001E29CE"/>
    <w:rsid w:val="001E37F6"/>
    <w:rsid w:val="001E3E70"/>
    <w:rsid w:val="001E40E2"/>
    <w:rsid w:val="001E457B"/>
    <w:rsid w:val="001E47B8"/>
    <w:rsid w:val="001E5102"/>
    <w:rsid w:val="001E57D0"/>
    <w:rsid w:val="001E6568"/>
    <w:rsid w:val="001F071B"/>
    <w:rsid w:val="001F121B"/>
    <w:rsid w:val="001F243D"/>
    <w:rsid w:val="001F24D1"/>
    <w:rsid w:val="001F2CC3"/>
    <w:rsid w:val="001F31D3"/>
    <w:rsid w:val="001F3514"/>
    <w:rsid w:val="001F3E54"/>
    <w:rsid w:val="001F5893"/>
    <w:rsid w:val="001F624E"/>
    <w:rsid w:val="001F6EA2"/>
    <w:rsid w:val="001F6EF7"/>
    <w:rsid w:val="001F7FDD"/>
    <w:rsid w:val="0020032F"/>
    <w:rsid w:val="00200373"/>
    <w:rsid w:val="0020071F"/>
    <w:rsid w:val="002032FA"/>
    <w:rsid w:val="00203C2A"/>
    <w:rsid w:val="00204146"/>
    <w:rsid w:val="00204491"/>
    <w:rsid w:val="00204B88"/>
    <w:rsid w:val="00204DA2"/>
    <w:rsid w:val="00205DD4"/>
    <w:rsid w:val="00206173"/>
    <w:rsid w:val="002064C8"/>
    <w:rsid w:val="00206583"/>
    <w:rsid w:val="00207CB5"/>
    <w:rsid w:val="002101B0"/>
    <w:rsid w:val="00211080"/>
    <w:rsid w:val="00211C01"/>
    <w:rsid w:val="0021266E"/>
    <w:rsid w:val="00212789"/>
    <w:rsid w:val="002129D1"/>
    <w:rsid w:val="00212D57"/>
    <w:rsid w:val="00213B41"/>
    <w:rsid w:val="00214910"/>
    <w:rsid w:val="0021692D"/>
    <w:rsid w:val="00221718"/>
    <w:rsid w:val="00221CFB"/>
    <w:rsid w:val="002220FD"/>
    <w:rsid w:val="00223E6E"/>
    <w:rsid w:val="002246B9"/>
    <w:rsid w:val="0022666D"/>
    <w:rsid w:val="0022712D"/>
    <w:rsid w:val="00230249"/>
    <w:rsid w:val="002316BD"/>
    <w:rsid w:val="002318AA"/>
    <w:rsid w:val="002349A2"/>
    <w:rsid w:val="00234CAB"/>
    <w:rsid w:val="00235597"/>
    <w:rsid w:val="002361AA"/>
    <w:rsid w:val="00236208"/>
    <w:rsid w:val="002363D2"/>
    <w:rsid w:val="00236DC8"/>
    <w:rsid w:val="002374EA"/>
    <w:rsid w:val="00240511"/>
    <w:rsid w:val="002409F3"/>
    <w:rsid w:val="002422B0"/>
    <w:rsid w:val="00244F7B"/>
    <w:rsid w:val="00246C75"/>
    <w:rsid w:val="002476C6"/>
    <w:rsid w:val="00250A45"/>
    <w:rsid w:val="002511F6"/>
    <w:rsid w:val="00251414"/>
    <w:rsid w:val="00253148"/>
    <w:rsid w:val="00253877"/>
    <w:rsid w:val="00254959"/>
    <w:rsid w:val="002550FB"/>
    <w:rsid w:val="00255948"/>
    <w:rsid w:val="002559B7"/>
    <w:rsid w:val="00256775"/>
    <w:rsid w:val="002616F0"/>
    <w:rsid w:val="00261B7A"/>
    <w:rsid w:val="00262059"/>
    <w:rsid w:val="00262F49"/>
    <w:rsid w:val="00263514"/>
    <w:rsid w:val="00264CF8"/>
    <w:rsid w:val="0026544D"/>
    <w:rsid w:val="0026584C"/>
    <w:rsid w:val="00265D7C"/>
    <w:rsid w:val="00265DCC"/>
    <w:rsid w:val="0026768A"/>
    <w:rsid w:val="00270174"/>
    <w:rsid w:val="002731D0"/>
    <w:rsid w:val="0027334D"/>
    <w:rsid w:val="00273535"/>
    <w:rsid w:val="00273A22"/>
    <w:rsid w:val="00273D55"/>
    <w:rsid w:val="00274368"/>
    <w:rsid w:val="00274748"/>
    <w:rsid w:val="00274E22"/>
    <w:rsid w:val="00276D56"/>
    <w:rsid w:val="00277F22"/>
    <w:rsid w:val="00281D9E"/>
    <w:rsid w:val="00281DFC"/>
    <w:rsid w:val="0028277A"/>
    <w:rsid w:val="002833C2"/>
    <w:rsid w:val="00283A10"/>
    <w:rsid w:val="00283D13"/>
    <w:rsid w:val="002867B0"/>
    <w:rsid w:val="00290BEE"/>
    <w:rsid w:val="0029201B"/>
    <w:rsid w:val="00292308"/>
    <w:rsid w:val="00292AA3"/>
    <w:rsid w:val="00293956"/>
    <w:rsid w:val="00293D04"/>
    <w:rsid w:val="0029458E"/>
    <w:rsid w:val="00295202"/>
    <w:rsid w:val="00295497"/>
    <w:rsid w:val="00295D0C"/>
    <w:rsid w:val="002965AF"/>
    <w:rsid w:val="002977CF"/>
    <w:rsid w:val="002A1B3A"/>
    <w:rsid w:val="002A1FC9"/>
    <w:rsid w:val="002A2079"/>
    <w:rsid w:val="002A209D"/>
    <w:rsid w:val="002A476F"/>
    <w:rsid w:val="002A4DA9"/>
    <w:rsid w:val="002A520A"/>
    <w:rsid w:val="002A53A1"/>
    <w:rsid w:val="002A5566"/>
    <w:rsid w:val="002A5AEB"/>
    <w:rsid w:val="002A7DB3"/>
    <w:rsid w:val="002B0714"/>
    <w:rsid w:val="002B1011"/>
    <w:rsid w:val="002B1301"/>
    <w:rsid w:val="002B1A89"/>
    <w:rsid w:val="002B20B7"/>
    <w:rsid w:val="002B2124"/>
    <w:rsid w:val="002B229C"/>
    <w:rsid w:val="002B22DB"/>
    <w:rsid w:val="002B285A"/>
    <w:rsid w:val="002B3B07"/>
    <w:rsid w:val="002B3C29"/>
    <w:rsid w:val="002B4485"/>
    <w:rsid w:val="002B501B"/>
    <w:rsid w:val="002B50C8"/>
    <w:rsid w:val="002B61F1"/>
    <w:rsid w:val="002B69B0"/>
    <w:rsid w:val="002B6B48"/>
    <w:rsid w:val="002B7CA4"/>
    <w:rsid w:val="002C093D"/>
    <w:rsid w:val="002C0DCF"/>
    <w:rsid w:val="002C0FD5"/>
    <w:rsid w:val="002C1660"/>
    <w:rsid w:val="002C2D30"/>
    <w:rsid w:val="002C2ED8"/>
    <w:rsid w:val="002C31EF"/>
    <w:rsid w:val="002C424E"/>
    <w:rsid w:val="002C435C"/>
    <w:rsid w:val="002C5108"/>
    <w:rsid w:val="002C522C"/>
    <w:rsid w:val="002C5842"/>
    <w:rsid w:val="002C5C5E"/>
    <w:rsid w:val="002C5FC4"/>
    <w:rsid w:val="002C614C"/>
    <w:rsid w:val="002C651E"/>
    <w:rsid w:val="002C6AC8"/>
    <w:rsid w:val="002C6B91"/>
    <w:rsid w:val="002D0B59"/>
    <w:rsid w:val="002D0CD6"/>
    <w:rsid w:val="002D10B3"/>
    <w:rsid w:val="002D14D6"/>
    <w:rsid w:val="002D162B"/>
    <w:rsid w:val="002D2258"/>
    <w:rsid w:val="002D2359"/>
    <w:rsid w:val="002D3B24"/>
    <w:rsid w:val="002D4CB5"/>
    <w:rsid w:val="002D4CB8"/>
    <w:rsid w:val="002D56D1"/>
    <w:rsid w:val="002D5A05"/>
    <w:rsid w:val="002D6A6C"/>
    <w:rsid w:val="002D6C58"/>
    <w:rsid w:val="002D7BF8"/>
    <w:rsid w:val="002E1A77"/>
    <w:rsid w:val="002E36E4"/>
    <w:rsid w:val="002E3F2B"/>
    <w:rsid w:val="002E4344"/>
    <w:rsid w:val="002E45CD"/>
    <w:rsid w:val="002E555C"/>
    <w:rsid w:val="002F031F"/>
    <w:rsid w:val="002F0338"/>
    <w:rsid w:val="002F0C82"/>
    <w:rsid w:val="002F1F45"/>
    <w:rsid w:val="002F23A4"/>
    <w:rsid w:val="002F2DF3"/>
    <w:rsid w:val="002F4330"/>
    <w:rsid w:val="002F43E7"/>
    <w:rsid w:val="002F4E72"/>
    <w:rsid w:val="002F7D4A"/>
    <w:rsid w:val="0030057C"/>
    <w:rsid w:val="00300BE5"/>
    <w:rsid w:val="0030439F"/>
    <w:rsid w:val="00304ADE"/>
    <w:rsid w:val="00305692"/>
    <w:rsid w:val="003056E8"/>
    <w:rsid w:val="003057A7"/>
    <w:rsid w:val="003069B1"/>
    <w:rsid w:val="003079AC"/>
    <w:rsid w:val="003102D9"/>
    <w:rsid w:val="003103AE"/>
    <w:rsid w:val="00310C12"/>
    <w:rsid w:val="0031118F"/>
    <w:rsid w:val="00311CD6"/>
    <w:rsid w:val="0031274A"/>
    <w:rsid w:val="003130DE"/>
    <w:rsid w:val="0031320E"/>
    <w:rsid w:val="00313F84"/>
    <w:rsid w:val="003152E8"/>
    <w:rsid w:val="003162D1"/>
    <w:rsid w:val="00316D79"/>
    <w:rsid w:val="003172E5"/>
    <w:rsid w:val="00317808"/>
    <w:rsid w:val="00317ABB"/>
    <w:rsid w:val="0032141E"/>
    <w:rsid w:val="003218C0"/>
    <w:rsid w:val="00321901"/>
    <w:rsid w:val="00322794"/>
    <w:rsid w:val="00322C8C"/>
    <w:rsid w:val="0032326E"/>
    <w:rsid w:val="00323E72"/>
    <w:rsid w:val="00324C61"/>
    <w:rsid w:val="0032539B"/>
    <w:rsid w:val="0032595C"/>
    <w:rsid w:val="00326334"/>
    <w:rsid w:val="0032649E"/>
    <w:rsid w:val="00327379"/>
    <w:rsid w:val="00327D0F"/>
    <w:rsid w:val="0033012E"/>
    <w:rsid w:val="00330574"/>
    <w:rsid w:val="0033103D"/>
    <w:rsid w:val="003316F0"/>
    <w:rsid w:val="00331AD9"/>
    <w:rsid w:val="003323B0"/>
    <w:rsid w:val="00332C70"/>
    <w:rsid w:val="00333899"/>
    <w:rsid w:val="00333BD3"/>
    <w:rsid w:val="003346D5"/>
    <w:rsid w:val="0033541E"/>
    <w:rsid w:val="003355C6"/>
    <w:rsid w:val="003356DC"/>
    <w:rsid w:val="003358A0"/>
    <w:rsid w:val="00335988"/>
    <w:rsid w:val="003379D5"/>
    <w:rsid w:val="00337D49"/>
    <w:rsid w:val="00337FE7"/>
    <w:rsid w:val="0034016B"/>
    <w:rsid w:val="00341205"/>
    <w:rsid w:val="003419B3"/>
    <w:rsid w:val="003421B7"/>
    <w:rsid w:val="003431B7"/>
    <w:rsid w:val="00343929"/>
    <w:rsid w:val="00343942"/>
    <w:rsid w:val="00343A08"/>
    <w:rsid w:val="00343B57"/>
    <w:rsid w:val="003453BA"/>
    <w:rsid w:val="0034573F"/>
    <w:rsid w:val="00346D62"/>
    <w:rsid w:val="00346F7E"/>
    <w:rsid w:val="00347C9C"/>
    <w:rsid w:val="00353E01"/>
    <w:rsid w:val="00354AEE"/>
    <w:rsid w:val="00354F33"/>
    <w:rsid w:val="0036090D"/>
    <w:rsid w:val="003615D2"/>
    <w:rsid w:val="003618E3"/>
    <w:rsid w:val="0036246E"/>
    <w:rsid w:val="003625D2"/>
    <w:rsid w:val="0036341A"/>
    <w:rsid w:val="00363607"/>
    <w:rsid w:val="0036389C"/>
    <w:rsid w:val="003643F6"/>
    <w:rsid w:val="00364972"/>
    <w:rsid w:val="00364F3A"/>
    <w:rsid w:val="0036511D"/>
    <w:rsid w:val="0036565B"/>
    <w:rsid w:val="00367F0B"/>
    <w:rsid w:val="00371C6D"/>
    <w:rsid w:val="00372E35"/>
    <w:rsid w:val="003737A5"/>
    <w:rsid w:val="00374C5E"/>
    <w:rsid w:val="00374D90"/>
    <w:rsid w:val="00375DD1"/>
    <w:rsid w:val="0037626B"/>
    <w:rsid w:val="003763FF"/>
    <w:rsid w:val="00376FE8"/>
    <w:rsid w:val="00377AB2"/>
    <w:rsid w:val="0038026B"/>
    <w:rsid w:val="00380D8E"/>
    <w:rsid w:val="00380FD5"/>
    <w:rsid w:val="003810CD"/>
    <w:rsid w:val="00381A6F"/>
    <w:rsid w:val="0038216F"/>
    <w:rsid w:val="00382BA2"/>
    <w:rsid w:val="00384DF2"/>
    <w:rsid w:val="003860EF"/>
    <w:rsid w:val="003876EF"/>
    <w:rsid w:val="00387EB4"/>
    <w:rsid w:val="00390534"/>
    <w:rsid w:val="00390A43"/>
    <w:rsid w:val="00391A78"/>
    <w:rsid w:val="00392546"/>
    <w:rsid w:val="003936F4"/>
    <w:rsid w:val="00395B5D"/>
    <w:rsid w:val="003966C3"/>
    <w:rsid w:val="00397121"/>
    <w:rsid w:val="003A00AF"/>
    <w:rsid w:val="003A0973"/>
    <w:rsid w:val="003A1312"/>
    <w:rsid w:val="003A1D19"/>
    <w:rsid w:val="003A1D4E"/>
    <w:rsid w:val="003A23AB"/>
    <w:rsid w:val="003A2920"/>
    <w:rsid w:val="003A2BFB"/>
    <w:rsid w:val="003A33E7"/>
    <w:rsid w:val="003A360C"/>
    <w:rsid w:val="003A3C72"/>
    <w:rsid w:val="003A3FA0"/>
    <w:rsid w:val="003A4639"/>
    <w:rsid w:val="003A5087"/>
    <w:rsid w:val="003A5248"/>
    <w:rsid w:val="003A5C0C"/>
    <w:rsid w:val="003A5CA7"/>
    <w:rsid w:val="003A5DED"/>
    <w:rsid w:val="003A659C"/>
    <w:rsid w:val="003A7EED"/>
    <w:rsid w:val="003B02FC"/>
    <w:rsid w:val="003B08AF"/>
    <w:rsid w:val="003B1FFC"/>
    <w:rsid w:val="003B2C59"/>
    <w:rsid w:val="003B3001"/>
    <w:rsid w:val="003B3B3C"/>
    <w:rsid w:val="003B513E"/>
    <w:rsid w:val="003B57FD"/>
    <w:rsid w:val="003B59E5"/>
    <w:rsid w:val="003B6820"/>
    <w:rsid w:val="003C04C4"/>
    <w:rsid w:val="003C0BFA"/>
    <w:rsid w:val="003C1701"/>
    <w:rsid w:val="003C175E"/>
    <w:rsid w:val="003C3831"/>
    <w:rsid w:val="003C59CC"/>
    <w:rsid w:val="003C784D"/>
    <w:rsid w:val="003CEA50"/>
    <w:rsid w:val="003D0986"/>
    <w:rsid w:val="003D1096"/>
    <w:rsid w:val="003D11B3"/>
    <w:rsid w:val="003D18C0"/>
    <w:rsid w:val="003D1937"/>
    <w:rsid w:val="003D328B"/>
    <w:rsid w:val="003D3AF8"/>
    <w:rsid w:val="003D4711"/>
    <w:rsid w:val="003D6100"/>
    <w:rsid w:val="003D6101"/>
    <w:rsid w:val="003D6975"/>
    <w:rsid w:val="003D69D7"/>
    <w:rsid w:val="003D6B88"/>
    <w:rsid w:val="003D7EBF"/>
    <w:rsid w:val="003E0FCE"/>
    <w:rsid w:val="003E2780"/>
    <w:rsid w:val="003E3632"/>
    <w:rsid w:val="003E36E2"/>
    <w:rsid w:val="003E3C2C"/>
    <w:rsid w:val="003E4175"/>
    <w:rsid w:val="003E785F"/>
    <w:rsid w:val="003F0926"/>
    <w:rsid w:val="003F1031"/>
    <w:rsid w:val="003F2248"/>
    <w:rsid w:val="003F26B4"/>
    <w:rsid w:val="003F4656"/>
    <w:rsid w:val="003F4777"/>
    <w:rsid w:val="003F4C98"/>
    <w:rsid w:val="003F5CE6"/>
    <w:rsid w:val="003F77A5"/>
    <w:rsid w:val="004002A2"/>
    <w:rsid w:val="00400357"/>
    <w:rsid w:val="004007B9"/>
    <w:rsid w:val="004008A3"/>
    <w:rsid w:val="00400D5A"/>
    <w:rsid w:val="00403192"/>
    <w:rsid w:val="004036BF"/>
    <w:rsid w:val="00404035"/>
    <w:rsid w:val="00405503"/>
    <w:rsid w:val="0040698B"/>
    <w:rsid w:val="00406B5C"/>
    <w:rsid w:val="0041092E"/>
    <w:rsid w:val="004115ED"/>
    <w:rsid w:val="004121C1"/>
    <w:rsid w:val="00412FDF"/>
    <w:rsid w:val="004134AF"/>
    <w:rsid w:val="00414120"/>
    <w:rsid w:val="004144C2"/>
    <w:rsid w:val="00414760"/>
    <w:rsid w:val="004154E0"/>
    <w:rsid w:val="00416C35"/>
    <w:rsid w:val="004173F8"/>
    <w:rsid w:val="00421A4C"/>
    <w:rsid w:val="00421E7B"/>
    <w:rsid w:val="0042217C"/>
    <w:rsid w:val="004235B2"/>
    <w:rsid w:val="00424715"/>
    <w:rsid w:val="0042550D"/>
    <w:rsid w:val="0042593D"/>
    <w:rsid w:val="00425FD8"/>
    <w:rsid w:val="00426092"/>
    <w:rsid w:val="0042676F"/>
    <w:rsid w:val="00426BDF"/>
    <w:rsid w:val="004270DB"/>
    <w:rsid w:val="004302BE"/>
    <w:rsid w:val="004335C0"/>
    <w:rsid w:val="00434E9D"/>
    <w:rsid w:val="0043542C"/>
    <w:rsid w:val="004361B3"/>
    <w:rsid w:val="0044010C"/>
    <w:rsid w:val="0044017C"/>
    <w:rsid w:val="00440EA7"/>
    <w:rsid w:val="00441488"/>
    <w:rsid w:val="004416AE"/>
    <w:rsid w:val="00442256"/>
    <w:rsid w:val="00442742"/>
    <w:rsid w:val="0044282F"/>
    <w:rsid w:val="004434D2"/>
    <w:rsid w:val="00444A66"/>
    <w:rsid w:val="00445303"/>
    <w:rsid w:val="00446840"/>
    <w:rsid w:val="00447402"/>
    <w:rsid w:val="0044751F"/>
    <w:rsid w:val="00447550"/>
    <w:rsid w:val="00447658"/>
    <w:rsid w:val="004479A7"/>
    <w:rsid w:val="00447E11"/>
    <w:rsid w:val="00450B72"/>
    <w:rsid w:val="0045148B"/>
    <w:rsid w:val="00451804"/>
    <w:rsid w:val="00451C8C"/>
    <w:rsid w:val="00453264"/>
    <w:rsid w:val="00453A42"/>
    <w:rsid w:val="004544A7"/>
    <w:rsid w:val="004556AE"/>
    <w:rsid w:val="004573D6"/>
    <w:rsid w:val="004579DB"/>
    <w:rsid w:val="0046117D"/>
    <w:rsid w:val="00462B9E"/>
    <w:rsid w:val="00462C0A"/>
    <w:rsid w:val="004655FE"/>
    <w:rsid w:val="00466B55"/>
    <w:rsid w:val="004704E3"/>
    <w:rsid w:val="00470C3E"/>
    <w:rsid w:val="00472905"/>
    <w:rsid w:val="00472D99"/>
    <w:rsid w:val="00472DB8"/>
    <w:rsid w:val="00473404"/>
    <w:rsid w:val="00473BBA"/>
    <w:rsid w:val="00474D2F"/>
    <w:rsid w:val="00476134"/>
    <w:rsid w:val="004767F9"/>
    <w:rsid w:val="00476829"/>
    <w:rsid w:val="0048047F"/>
    <w:rsid w:val="004807C6"/>
    <w:rsid w:val="00480C57"/>
    <w:rsid w:val="004810D3"/>
    <w:rsid w:val="00481CD1"/>
    <w:rsid w:val="004825DB"/>
    <w:rsid w:val="00482D77"/>
    <w:rsid w:val="00483381"/>
    <w:rsid w:val="004836FB"/>
    <w:rsid w:val="00483E75"/>
    <w:rsid w:val="0048407E"/>
    <w:rsid w:val="004853E5"/>
    <w:rsid w:val="00486068"/>
    <w:rsid w:val="004866CF"/>
    <w:rsid w:val="00486D33"/>
    <w:rsid w:val="004878D7"/>
    <w:rsid w:val="00487D67"/>
    <w:rsid w:val="00490E70"/>
    <w:rsid w:val="004923A9"/>
    <w:rsid w:val="00492446"/>
    <w:rsid w:val="004932AC"/>
    <w:rsid w:val="00493835"/>
    <w:rsid w:val="004939A5"/>
    <w:rsid w:val="00495E48"/>
    <w:rsid w:val="00496E0F"/>
    <w:rsid w:val="00497F0F"/>
    <w:rsid w:val="004A02CD"/>
    <w:rsid w:val="004A08A4"/>
    <w:rsid w:val="004A08B1"/>
    <w:rsid w:val="004A14A1"/>
    <w:rsid w:val="004A1B76"/>
    <w:rsid w:val="004A318E"/>
    <w:rsid w:val="004A3339"/>
    <w:rsid w:val="004A3414"/>
    <w:rsid w:val="004A43C6"/>
    <w:rsid w:val="004A4448"/>
    <w:rsid w:val="004A4DCA"/>
    <w:rsid w:val="004A65F9"/>
    <w:rsid w:val="004A7AC6"/>
    <w:rsid w:val="004A7E8D"/>
    <w:rsid w:val="004B35E6"/>
    <w:rsid w:val="004B3AB4"/>
    <w:rsid w:val="004B49E2"/>
    <w:rsid w:val="004B52CF"/>
    <w:rsid w:val="004B5673"/>
    <w:rsid w:val="004B5D5E"/>
    <w:rsid w:val="004B6434"/>
    <w:rsid w:val="004B65AE"/>
    <w:rsid w:val="004B7455"/>
    <w:rsid w:val="004B7B74"/>
    <w:rsid w:val="004B7ED6"/>
    <w:rsid w:val="004C03E5"/>
    <w:rsid w:val="004C0946"/>
    <w:rsid w:val="004C0C5A"/>
    <w:rsid w:val="004C1078"/>
    <w:rsid w:val="004C2268"/>
    <w:rsid w:val="004C2354"/>
    <w:rsid w:val="004C2BE1"/>
    <w:rsid w:val="004C2CB1"/>
    <w:rsid w:val="004C4967"/>
    <w:rsid w:val="004C4E3B"/>
    <w:rsid w:val="004C4F6F"/>
    <w:rsid w:val="004C547C"/>
    <w:rsid w:val="004C59AB"/>
    <w:rsid w:val="004D03E6"/>
    <w:rsid w:val="004D0935"/>
    <w:rsid w:val="004D122D"/>
    <w:rsid w:val="004D2B57"/>
    <w:rsid w:val="004D4515"/>
    <w:rsid w:val="004D4AEF"/>
    <w:rsid w:val="004D58A3"/>
    <w:rsid w:val="004D5F3B"/>
    <w:rsid w:val="004D6239"/>
    <w:rsid w:val="004D7079"/>
    <w:rsid w:val="004E0171"/>
    <w:rsid w:val="004E21B1"/>
    <w:rsid w:val="004E3686"/>
    <w:rsid w:val="004E3ED6"/>
    <w:rsid w:val="004E5C4B"/>
    <w:rsid w:val="004E5DFB"/>
    <w:rsid w:val="004E7160"/>
    <w:rsid w:val="004E764D"/>
    <w:rsid w:val="004F0346"/>
    <w:rsid w:val="004F053F"/>
    <w:rsid w:val="004F088C"/>
    <w:rsid w:val="004F0CD5"/>
    <w:rsid w:val="004F0EA5"/>
    <w:rsid w:val="004F1430"/>
    <w:rsid w:val="004F1854"/>
    <w:rsid w:val="004F274A"/>
    <w:rsid w:val="004F2A6F"/>
    <w:rsid w:val="004F3503"/>
    <w:rsid w:val="004F383E"/>
    <w:rsid w:val="004F39E7"/>
    <w:rsid w:val="004F45D9"/>
    <w:rsid w:val="004F4F97"/>
    <w:rsid w:val="004F5055"/>
    <w:rsid w:val="004F5D9C"/>
    <w:rsid w:val="004F5DBA"/>
    <w:rsid w:val="004F68B2"/>
    <w:rsid w:val="004F6B89"/>
    <w:rsid w:val="004F6D72"/>
    <w:rsid w:val="004F7080"/>
    <w:rsid w:val="004F7F2F"/>
    <w:rsid w:val="005002FB"/>
    <w:rsid w:val="0050162A"/>
    <w:rsid w:val="00501930"/>
    <w:rsid w:val="00501B10"/>
    <w:rsid w:val="00501BFD"/>
    <w:rsid w:val="00502184"/>
    <w:rsid w:val="00502667"/>
    <w:rsid w:val="00503A98"/>
    <w:rsid w:val="00503D41"/>
    <w:rsid w:val="00504209"/>
    <w:rsid w:val="005042B4"/>
    <w:rsid w:val="005064A9"/>
    <w:rsid w:val="00507020"/>
    <w:rsid w:val="0051170F"/>
    <w:rsid w:val="00512178"/>
    <w:rsid w:val="00512535"/>
    <w:rsid w:val="0051280F"/>
    <w:rsid w:val="00512946"/>
    <w:rsid w:val="005136FE"/>
    <w:rsid w:val="005148D8"/>
    <w:rsid w:val="005150E6"/>
    <w:rsid w:val="005152E7"/>
    <w:rsid w:val="005152EA"/>
    <w:rsid w:val="00515BA2"/>
    <w:rsid w:val="005175A8"/>
    <w:rsid w:val="00517D48"/>
    <w:rsid w:val="00517E56"/>
    <w:rsid w:val="00517EB7"/>
    <w:rsid w:val="005212D7"/>
    <w:rsid w:val="0052140C"/>
    <w:rsid w:val="00523252"/>
    <w:rsid w:val="0052384A"/>
    <w:rsid w:val="0052395E"/>
    <w:rsid w:val="00523BDC"/>
    <w:rsid w:val="00524352"/>
    <w:rsid w:val="005249C1"/>
    <w:rsid w:val="00524B10"/>
    <w:rsid w:val="00525098"/>
    <w:rsid w:val="005264E3"/>
    <w:rsid w:val="00526FE1"/>
    <w:rsid w:val="0052797A"/>
    <w:rsid w:val="00530003"/>
    <w:rsid w:val="005310A2"/>
    <w:rsid w:val="00531BDD"/>
    <w:rsid w:val="0053280B"/>
    <w:rsid w:val="00534424"/>
    <w:rsid w:val="00534569"/>
    <w:rsid w:val="00534A7C"/>
    <w:rsid w:val="00534C3C"/>
    <w:rsid w:val="005356F5"/>
    <w:rsid w:val="00536F21"/>
    <w:rsid w:val="005372A6"/>
    <w:rsid w:val="00537DBE"/>
    <w:rsid w:val="0054050B"/>
    <w:rsid w:val="00540C7A"/>
    <w:rsid w:val="0054284D"/>
    <w:rsid w:val="00542FA6"/>
    <w:rsid w:val="005438C4"/>
    <w:rsid w:val="00544206"/>
    <w:rsid w:val="005450C6"/>
    <w:rsid w:val="00545A03"/>
    <w:rsid w:val="00546412"/>
    <w:rsid w:val="00546CF4"/>
    <w:rsid w:val="00547E08"/>
    <w:rsid w:val="00547F78"/>
    <w:rsid w:val="0055042B"/>
    <w:rsid w:val="0055146C"/>
    <w:rsid w:val="00553262"/>
    <w:rsid w:val="0055354D"/>
    <w:rsid w:val="00553837"/>
    <w:rsid w:val="0055407A"/>
    <w:rsid w:val="00555577"/>
    <w:rsid w:val="005556C3"/>
    <w:rsid w:val="00555776"/>
    <w:rsid w:val="00555795"/>
    <w:rsid w:val="00556E72"/>
    <w:rsid w:val="0055761E"/>
    <w:rsid w:val="00560903"/>
    <w:rsid w:val="005629A1"/>
    <w:rsid w:val="00564D5E"/>
    <w:rsid w:val="005658E4"/>
    <w:rsid w:val="00566409"/>
    <w:rsid w:val="00566757"/>
    <w:rsid w:val="005675F0"/>
    <w:rsid w:val="0057080D"/>
    <w:rsid w:val="00572336"/>
    <w:rsid w:val="00572546"/>
    <w:rsid w:val="00572566"/>
    <w:rsid w:val="005727FC"/>
    <w:rsid w:val="00573251"/>
    <w:rsid w:val="00573972"/>
    <w:rsid w:val="00573DC4"/>
    <w:rsid w:val="00574142"/>
    <w:rsid w:val="005745C7"/>
    <w:rsid w:val="00574D6D"/>
    <w:rsid w:val="00575360"/>
    <w:rsid w:val="00575D44"/>
    <w:rsid w:val="00576807"/>
    <w:rsid w:val="00577B3F"/>
    <w:rsid w:val="00582844"/>
    <w:rsid w:val="0058317E"/>
    <w:rsid w:val="00585352"/>
    <w:rsid w:val="00585B38"/>
    <w:rsid w:val="00586383"/>
    <w:rsid w:val="00586A71"/>
    <w:rsid w:val="00587039"/>
    <w:rsid w:val="00587379"/>
    <w:rsid w:val="00587722"/>
    <w:rsid w:val="0059103F"/>
    <w:rsid w:val="005924DB"/>
    <w:rsid w:val="0059262C"/>
    <w:rsid w:val="00594A1E"/>
    <w:rsid w:val="00594B1D"/>
    <w:rsid w:val="005956E7"/>
    <w:rsid w:val="005976DF"/>
    <w:rsid w:val="005A117B"/>
    <w:rsid w:val="005A210F"/>
    <w:rsid w:val="005A2D86"/>
    <w:rsid w:val="005A3C4C"/>
    <w:rsid w:val="005A3CA8"/>
    <w:rsid w:val="005A64A6"/>
    <w:rsid w:val="005A72A1"/>
    <w:rsid w:val="005A7B8D"/>
    <w:rsid w:val="005A7D5A"/>
    <w:rsid w:val="005B0E09"/>
    <w:rsid w:val="005B1406"/>
    <w:rsid w:val="005B2ABF"/>
    <w:rsid w:val="005B2E4B"/>
    <w:rsid w:val="005B476F"/>
    <w:rsid w:val="005B542D"/>
    <w:rsid w:val="005B62C6"/>
    <w:rsid w:val="005B67FF"/>
    <w:rsid w:val="005B6813"/>
    <w:rsid w:val="005B7314"/>
    <w:rsid w:val="005C04EF"/>
    <w:rsid w:val="005C198B"/>
    <w:rsid w:val="005C44B5"/>
    <w:rsid w:val="005C537B"/>
    <w:rsid w:val="005C5B82"/>
    <w:rsid w:val="005C6754"/>
    <w:rsid w:val="005C79CB"/>
    <w:rsid w:val="005D0179"/>
    <w:rsid w:val="005D0BF4"/>
    <w:rsid w:val="005D0CEF"/>
    <w:rsid w:val="005D1898"/>
    <w:rsid w:val="005D19EA"/>
    <w:rsid w:val="005D22A7"/>
    <w:rsid w:val="005D3146"/>
    <w:rsid w:val="005D330D"/>
    <w:rsid w:val="005D382B"/>
    <w:rsid w:val="005D4600"/>
    <w:rsid w:val="005D56CC"/>
    <w:rsid w:val="005D5B84"/>
    <w:rsid w:val="005D6DA6"/>
    <w:rsid w:val="005E0337"/>
    <w:rsid w:val="005E0368"/>
    <w:rsid w:val="005E1C40"/>
    <w:rsid w:val="005E1F30"/>
    <w:rsid w:val="005E29BF"/>
    <w:rsid w:val="005E2CA2"/>
    <w:rsid w:val="005E2E02"/>
    <w:rsid w:val="005E2E4F"/>
    <w:rsid w:val="005E2EB0"/>
    <w:rsid w:val="005E32FD"/>
    <w:rsid w:val="005E3C69"/>
    <w:rsid w:val="005E497C"/>
    <w:rsid w:val="005E4F3B"/>
    <w:rsid w:val="005E50BF"/>
    <w:rsid w:val="005E5FCF"/>
    <w:rsid w:val="005E6FAE"/>
    <w:rsid w:val="005E767F"/>
    <w:rsid w:val="005E7826"/>
    <w:rsid w:val="005E7B66"/>
    <w:rsid w:val="005E7D9E"/>
    <w:rsid w:val="005E7E2A"/>
    <w:rsid w:val="005F017D"/>
    <w:rsid w:val="005F0762"/>
    <w:rsid w:val="005F1C8F"/>
    <w:rsid w:val="005F25C2"/>
    <w:rsid w:val="005F3079"/>
    <w:rsid w:val="005F3799"/>
    <w:rsid w:val="005F407D"/>
    <w:rsid w:val="005F44E8"/>
    <w:rsid w:val="005F4D41"/>
    <w:rsid w:val="005F50B1"/>
    <w:rsid w:val="005F596B"/>
    <w:rsid w:val="005F6C7D"/>
    <w:rsid w:val="005F7AF9"/>
    <w:rsid w:val="006002AD"/>
    <w:rsid w:val="0060063D"/>
    <w:rsid w:val="006019A4"/>
    <w:rsid w:val="00601DE7"/>
    <w:rsid w:val="0060236A"/>
    <w:rsid w:val="0060280A"/>
    <w:rsid w:val="00603BE5"/>
    <w:rsid w:val="00603D28"/>
    <w:rsid w:val="00604B6C"/>
    <w:rsid w:val="006050A2"/>
    <w:rsid w:val="00606615"/>
    <w:rsid w:val="006072D2"/>
    <w:rsid w:val="00607429"/>
    <w:rsid w:val="00607739"/>
    <w:rsid w:val="00610AFD"/>
    <w:rsid w:val="0061222D"/>
    <w:rsid w:val="006122A1"/>
    <w:rsid w:val="00612DF0"/>
    <w:rsid w:val="00613F31"/>
    <w:rsid w:val="006141B7"/>
    <w:rsid w:val="0061448B"/>
    <w:rsid w:val="006147F1"/>
    <w:rsid w:val="006167CD"/>
    <w:rsid w:val="00616827"/>
    <w:rsid w:val="00617901"/>
    <w:rsid w:val="00617BC2"/>
    <w:rsid w:val="006200D7"/>
    <w:rsid w:val="00620975"/>
    <w:rsid w:val="00621041"/>
    <w:rsid w:val="00622E47"/>
    <w:rsid w:val="00624095"/>
    <w:rsid w:val="0062413C"/>
    <w:rsid w:val="00625E95"/>
    <w:rsid w:val="00626719"/>
    <w:rsid w:val="00626871"/>
    <w:rsid w:val="00626E64"/>
    <w:rsid w:val="0062708A"/>
    <w:rsid w:val="00627342"/>
    <w:rsid w:val="00630B2F"/>
    <w:rsid w:val="00630DB6"/>
    <w:rsid w:val="00632212"/>
    <w:rsid w:val="006335C2"/>
    <w:rsid w:val="00634A84"/>
    <w:rsid w:val="0063516A"/>
    <w:rsid w:val="00635647"/>
    <w:rsid w:val="006376DE"/>
    <w:rsid w:val="00637D34"/>
    <w:rsid w:val="00640432"/>
    <w:rsid w:val="00640B77"/>
    <w:rsid w:val="00641DD1"/>
    <w:rsid w:val="0064268C"/>
    <w:rsid w:val="00642700"/>
    <w:rsid w:val="00642FAC"/>
    <w:rsid w:val="0064395F"/>
    <w:rsid w:val="00643BD5"/>
    <w:rsid w:val="00643C72"/>
    <w:rsid w:val="00643CD8"/>
    <w:rsid w:val="00644DB5"/>
    <w:rsid w:val="00645465"/>
    <w:rsid w:val="00646835"/>
    <w:rsid w:val="0064684B"/>
    <w:rsid w:val="00646E81"/>
    <w:rsid w:val="00650367"/>
    <w:rsid w:val="006520CB"/>
    <w:rsid w:val="006530A3"/>
    <w:rsid w:val="0065321F"/>
    <w:rsid w:val="00654C89"/>
    <w:rsid w:val="00655A27"/>
    <w:rsid w:val="0065677B"/>
    <w:rsid w:val="00657651"/>
    <w:rsid w:val="00660092"/>
    <w:rsid w:val="006612E1"/>
    <w:rsid w:val="0066196F"/>
    <w:rsid w:val="00661C43"/>
    <w:rsid w:val="00662371"/>
    <w:rsid w:val="00662B06"/>
    <w:rsid w:val="006639A9"/>
    <w:rsid w:val="00664360"/>
    <w:rsid w:val="00664409"/>
    <w:rsid w:val="0066570B"/>
    <w:rsid w:val="00665C30"/>
    <w:rsid w:val="00666181"/>
    <w:rsid w:val="006661A8"/>
    <w:rsid w:val="006676ED"/>
    <w:rsid w:val="00667984"/>
    <w:rsid w:val="00670D3A"/>
    <w:rsid w:val="006716D5"/>
    <w:rsid w:val="00671AD6"/>
    <w:rsid w:val="00672084"/>
    <w:rsid w:val="00673A6E"/>
    <w:rsid w:val="00675E40"/>
    <w:rsid w:val="0067768D"/>
    <w:rsid w:val="0067779D"/>
    <w:rsid w:val="00677B15"/>
    <w:rsid w:val="00680156"/>
    <w:rsid w:val="006812E8"/>
    <w:rsid w:val="00681B14"/>
    <w:rsid w:val="00681E48"/>
    <w:rsid w:val="00681EBB"/>
    <w:rsid w:val="00682856"/>
    <w:rsid w:val="00683246"/>
    <w:rsid w:val="0068429E"/>
    <w:rsid w:val="00684D05"/>
    <w:rsid w:val="00684EDF"/>
    <w:rsid w:val="0068512A"/>
    <w:rsid w:val="006856F7"/>
    <w:rsid w:val="00685818"/>
    <w:rsid w:val="00685CFB"/>
    <w:rsid w:val="00685E31"/>
    <w:rsid w:val="00686F31"/>
    <w:rsid w:val="00690E19"/>
    <w:rsid w:val="00690E32"/>
    <w:rsid w:val="00691266"/>
    <w:rsid w:val="006920FC"/>
    <w:rsid w:val="006939C5"/>
    <w:rsid w:val="00695AAF"/>
    <w:rsid w:val="00695B4A"/>
    <w:rsid w:val="00695FC0"/>
    <w:rsid w:val="00696C30"/>
    <w:rsid w:val="00697125"/>
    <w:rsid w:val="006A06EB"/>
    <w:rsid w:val="006A1BCF"/>
    <w:rsid w:val="006A2D0D"/>
    <w:rsid w:val="006A32E4"/>
    <w:rsid w:val="006A3B1C"/>
    <w:rsid w:val="006A512C"/>
    <w:rsid w:val="006A6097"/>
    <w:rsid w:val="006A6F47"/>
    <w:rsid w:val="006A6FD0"/>
    <w:rsid w:val="006B09FD"/>
    <w:rsid w:val="006B353B"/>
    <w:rsid w:val="006B3872"/>
    <w:rsid w:val="006B40C3"/>
    <w:rsid w:val="006C0098"/>
    <w:rsid w:val="006C183A"/>
    <w:rsid w:val="006C2830"/>
    <w:rsid w:val="006C3BE4"/>
    <w:rsid w:val="006C4341"/>
    <w:rsid w:val="006C4545"/>
    <w:rsid w:val="006C620B"/>
    <w:rsid w:val="006C652C"/>
    <w:rsid w:val="006C6757"/>
    <w:rsid w:val="006D0406"/>
    <w:rsid w:val="006D080D"/>
    <w:rsid w:val="006D0AC6"/>
    <w:rsid w:val="006D0C1E"/>
    <w:rsid w:val="006D21F1"/>
    <w:rsid w:val="006D2288"/>
    <w:rsid w:val="006D27EE"/>
    <w:rsid w:val="006D2CF4"/>
    <w:rsid w:val="006D314C"/>
    <w:rsid w:val="006D4897"/>
    <w:rsid w:val="006D5199"/>
    <w:rsid w:val="006D53C6"/>
    <w:rsid w:val="006D5812"/>
    <w:rsid w:val="006D5D16"/>
    <w:rsid w:val="006D6305"/>
    <w:rsid w:val="006D69EF"/>
    <w:rsid w:val="006D7007"/>
    <w:rsid w:val="006D73B5"/>
    <w:rsid w:val="006D7AE2"/>
    <w:rsid w:val="006D7AFE"/>
    <w:rsid w:val="006E00D4"/>
    <w:rsid w:val="006E1817"/>
    <w:rsid w:val="006E1A77"/>
    <w:rsid w:val="006E1B69"/>
    <w:rsid w:val="006E211D"/>
    <w:rsid w:val="006E2700"/>
    <w:rsid w:val="006E42AA"/>
    <w:rsid w:val="006E5523"/>
    <w:rsid w:val="006E65B7"/>
    <w:rsid w:val="006E665D"/>
    <w:rsid w:val="006E6A64"/>
    <w:rsid w:val="006E7E64"/>
    <w:rsid w:val="006F08A5"/>
    <w:rsid w:val="006F14AB"/>
    <w:rsid w:val="006F2D63"/>
    <w:rsid w:val="006F2ED9"/>
    <w:rsid w:val="006F3EB7"/>
    <w:rsid w:val="006F4148"/>
    <w:rsid w:val="006F43DA"/>
    <w:rsid w:val="006F45E0"/>
    <w:rsid w:val="006F4E0F"/>
    <w:rsid w:val="006F5F7F"/>
    <w:rsid w:val="006F64EA"/>
    <w:rsid w:val="006F68C6"/>
    <w:rsid w:val="006F69AA"/>
    <w:rsid w:val="006F72CF"/>
    <w:rsid w:val="006F72DF"/>
    <w:rsid w:val="006F75C3"/>
    <w:rsid w:val="0070057A"/>
    <w:rsid w:val="00700FBF"/>
    <w:rsid w:val="007022B1"/>
    <w:rsid w:val="00703581"/>
    <w:rsid w:val="00705651"/>
    <w:rsid w:val="00705F3D"/>
    <w:rsid w:val="007068CE"/>
    <w:rsid w:val="00707029"/>
    <w:rsid w:val="0071180A"/>
    <w:rsid w:val="00711BF2"/>
    <w:rsid w:val="00713953"/>
    <w:rsid w:val="00713966"/>
    <w:rsid w:val="00713BF7"/>
    <w:rsid w:val="00714842"/>
    <w:rsid w:val="0071624D"/>
    <w:rsid w:val="007166EC"/>
    <w:rsid w:val="007178BD"/>
    <w:rsid w:val="00717990"/>
    <w:rsid w:val="00717AB2"/>
    <w:rsid w:val="00717C33"/>
    <w:rsid w:val="007200CF"/>
    <w:rsid w:val="00720BED"/>
    <w:rsid w:val="00720E14"/>
    <w:rsid w:val="007213CD"/>
    <w:rsid w:val="0072393B"/>
    <w:rsid w:val="00723CC3"/>
    <w:rsid w:val="00724A0A"/>
    <w:rsid w:val="00724D14"/>
    <w:rsid w:val="00726D37"/>
    <w:rsid w:val="0072700A"/>
    <w:rsid w:val="00730141"/>
    <w:rsid w:val="007308E2"/>
    <w:rsid w:val="00730E66"/>
    <w:rsid w:val="007314AF"/>
    <w:rsid w:val="00733E74"/>
    <w:rsid w:val="00733EE1"/>
    <w:rsid w:val="00734450"/>
    <w:rsid w:val="007348A7"/>
    <w:rsid w:val="00734D54"/>
    <w:rsid w:val="0073533C"/>
    <w:rsid w:val="00735580"/>
    <w:rsid w:val="007355BC"/>
    <w:rsid w:val="00735AF9"/>
    <w:rsid w:val="00736477"/>
    <w:rsid w:val="00736B36"/>
    <w:rsid w:val="00736D6E"/>
    <w:rsid w:val="00737094"/>
    <w:rsid w:val="00737CF8"/>
    <w:rsid w:val="00737DC4"/>
    <w:rsid w:val="007427A1"/>
    <w:rsid w:val="00742C19"/>
    <w:rsid w:val="00743A15"/>
    <w:rsid w:val="00744008"/>
    <w:rsid w:val="007466C0"/>
    <w:rsid w:val="00746735"/>
    <w:rsid w:val="007474DC"/>
    <w:rsid w:val="007502ED"/>
    <w:rsid w:val="007503FE"/>
    <w:rsid w:val="00750ADF"/>
    <w:rsid w:val="007520AC"/>
    <w:rsid w:val="00752821"/>
    <w:rsid w:val="00753C34"/>
    <w:rsid w:val="00753D26"/>
    <w:rsid w:val="007545D4"/>
    <w:rsid w:val="00755E17"/>
    <w:rsid w:val="00755F1D"/>
    <w:rsid w:val="0075616E"/>
    <w:rsid w:val="007569A8"/>
    <w:rsid w:val="0075747B"/>
    <w:rsid w:val="007607C6"/>
    <w:rsid w:val="00761570"/>
    <w:rsid w:val="00761801"/>
    <w:rsid w:val="00761829"/>
    <w:rsid w:val="00762FCC"/>
    <w:rsid w:val="007634A9"/>
    <w:rsid w:val="00763554"/>
    <w:rsid w:val="00763831"/>
    <w:rsid w:val="00763BC4"/>
    <w:rsid w:val="00763D95"/>
    <w:rsid w:val="0076450F"/>
    <w:rsid w:val="007646F9"/>
    <w:rsid w:val="00764E10"/>
    <w:rsid w:val="00767321"/>
    <w:rsid w:val="007709FE"/>
    <w:rsid w:val="00770FDB"/>
    <w:rsid w:val="0077186B"/>
    <w:rsid w:val="00772381"/>
    <w:rsid w:val="007725C9"/>
    <w:rsid w:val="00773139"/>
    <w:rsid w:val="0077456C"/>
    <w:rsid w:val="00774B41"/>
    <w:rsid w:val="00774C73"/>
    <w:rsid w:val="00775F1C"/>
    <w:rsid w:val="00780A61"/>
    <w:rsid w:val="00781341"/>
    <w:rsid w:val="00781AFF"/>
    <w:rsid w:val="00782F3E"/>
    <w:rsid w:val="00783AA7"/>
    <w:rsid w:val="007843AC"/>
    <w:rsid w:val="00785760"/>
    <w:rsid w:val="00785F4E"/>
    <w:rsid w:val="00786041"/>
    <w:rsid w:val="00787E9F"/>
    <w:rsid w:val="00790225"/>
    <w:rsid w:val="00790FD2"/>
    <w:rsid w:val="00792182"/>
    <w:rsid w:val="00792CE9"/>
    <w:rsid w:val="00792E16"/>
    <w:rsid w:val="00792EA5"/>
    <w:rsid w:val="007938BA"/>
    <w:rsid w:val="00793EB8"/>
    <w:rsid w:val="0079420F"/>
    <w:rsid w:val="00795EC8"/>
    <w:rsid w:val="0079603B"/>
    <w:rsid w:val="00796C69"/>
    <w:rsid w:val="00796EAE"/>
    <w:rsid w:val="007975F6"/>
    <w:rsid w:val="00797CC3"/>
    <w:rsid w:val="007A0D10"/>
    <w:rsid w:val="007A0D95"/>
    <w:rsid w:val="007A18EA"/>
    <w:rsid w:val="007A431D"/>
    <w:rsid w:val="007A4523"/>
    <w:rsid w:val="007A4D97"/>
    <w:rsid w:val="007A61B6"/>
    <w:rsid w:val="007A6308"/>
    <w:rsid w:val="007A6BDB"/>
    <w:rsid w:val="007B0D09"/>
    <w:rsid w:val="007B1E46"/>
    <w:rsid w:val="007B2363"/>
    <w:rsid w:val="007B26FF"/>
    <w:rsid w:val="007B2BEB"/>
    <w:rsid w:val="007B4BB3"/>
    <w:rsid w:val="007B51B4"/>
    <w:rsid w:val="007B51BB"/>
    <w:rsid w:val="007B5E92"/>
    <w:rsid w:val="007B67EC"/>
    <w:rsid w:val="007B6D77"/>
    <w:rsid w:val="007B6E02"/>
    <w:rsid w:val="007B72B3"/>
    <w:rsid w:val="007B7E26"/>
    <w:rsid w:val="007C0AD6"/>
    <w:rsid w:val="007C197E"/>
    <w:rsid w:val="007C3494"/>
    <w:rsid w:val="007C37EE"/>
    <w:rsid w:val="007C3A68"/>
    <w:rsid w:val="007C42C7"/>
    <w:rsid w:val="007C4AEB"/>
    <w:rsid w:val="007C51E6"/>
    <w:rsid w:val="007C5FF0"/>
    <w:rsid w:val="007C65EA"/>
    <w:rsid w:val="007C682D"/>
    <w:rsid w:val="007C77D2"/>
    <w:rsid w:val="007D0B25"/>
    <w:rsid w:val="007D199A"/>
    <w:rsid w:val="007D209F"/>
    <w:rsid w:val="007D2233"/>
    <w:rsid w:val="007D2239"/>
    <w:rsid w:val="007D30B4"/>
    <w:rsid w:val="007D3407"/>
    <w:rsid w:val="007D388B"/>
    <w:rsid w:val="007D3CF1"/>
    <w:rsid w:val="007D5150"/>
    <w:rsid w:val="007D544A"/>
    <w:rsid w:val="007D57A3"/>
    <w:rsid w:val="007D5FE3"/>
    <w:rsid w:val="007D6A0D"/>
    <w:rsid w:val="007D71F9"/>
    <w:rsid w:val="007D72EF"/>
    <w:rsid w:val="007E0E41"/>
    <w:rsid w:val="007E0F8C"/>
    <w:rsid w:val="007E209A"/>
    <w:rsid w:val="007E27D0"/>
    <w:rsid w:val="007E2FE7"/>
    <w:rsid w:val="007E30D2"/>
    <w:rsid w:val="007E4130"/>
    <w:rsid w:val="007E4884"/>
    <w:rsid w:val="007E5D63"/>
    <w:rsid w:val="007E760D"/>
    <w:rsid w:val="007E7FC8"/>
    <w:rsid w:val="007F03FD"/>
    <w:rsid w:val="007F0CBB"/>
    <w:rsid w:val="007F1D75"/>
    <w:rsid w:val="007F361D"/>
    <w:rsid w:val="007F48B7"/>
    <w:rsid w:val="007F50FE"/>
    <w:rsid w:val="007F5490"/>
    <w:rsid w:val="007F5A55"/>
    <w:rsid w:val="007F5EAF"/>
    <w:rsid w:val="00800702"/>
    <w:rsid w:val="00801544"/>
    <w:rsid w:val="00802522"/>
    <w:rsid w:val="00802DC7"/>
    <w:rsid w:val="008033D3"/>
    <w:rsid w:val="00804809"/>
    <w:rsid w:val="00804860"/>
    <w:rsid w:val="00805343"/>
    <w:rsid w:val="0080585F"/>
    <w:rsid w:val="00807420"/>
    <w:rsid w:val="0080771B"/>
    <w:rsid w:val="00810459"/>
    <w:rsid w:val="00812F50"/>
    <w:rsid w:val="00815BF3"/>
    <w:rsid w:val="00817ABF"/>
    <w:rsid w:val="00820003"/>
    <w:rsid w:val="008206C4"/>
    <w:rsid w:val="00820A84"/>
    <w:rsid w:val="00821746"/>
    <w:rsid w:val="008233DB"/>
    <w:rsid w:val="00823F8B"/>
    <w:rsid w:val="008245C0"/>
    <w:rsid w:val="00824CAB"/>
    <w:rsid w:val="00825A49"/>
    <w:rsid w:val="00825EA0"/>
    <w:rsid w:val="00827245"/>
    <w:rsid w:val="00827692"/>
    <w:rsid w:val="008278BB"/>
    <w:rsid w:val="0082791F"/>
    <w:rsid w:val="00830030"/>
    <w:rsid w:val="00830C40"/>
    <w:rsid w:val="0083139A"/>
    <w:rsid w:val="00831814"/>
    <w:rsid w:val="008328A2"/>
    <w:rsid w:val="008330B8"/>
    <w:rsid w:val="00834076"/>
    <w:rsid w:val="0083422F"/>
    <w:rsid w:val="00834DC1"/>
    <w:rsid w:val="008353EE"/>
    <w:rsid w:val="00836364"/>
    <w:rsid w:val="00836400"/>
    <w:rsid w:val="00836884"/>
    <w:rsid w:val="008374E7"/>
    <w:rsid w:val="00837A89"/>
    <w:rsid w:val="00837A91"/>
    <w:rsid w:val="008419D3"/>
    <w:rsid w:val="00841ED6"/>
    <w:rsid w:val="00844B6C"/>
    <w:rsid w:val="00844CC8"/>
    <w:rsid w:val="00844CE6"/>
    <w:rsid w:val="00845786"/>
    <w:rsid w:val="00847903"/>
    <w:rsid w:val="00850419"/>
    <w:rsid w:val="008518E0"/>
    <w:rsid w:val="00852CF0"/>
    <w:rsid w:val="0085358D"/>
    <w:rsid w:val="00854677"/>
    <w:rsid w:val="0085476A"/>
    <w:rsid w:val="008552D1"/>
    <w:rsid w:val="00855391"/>
    <w:rsid w:val="008567D8"/>
    <w:rsid w:val="00856BC2"/>
    <w:rsid w:val="008605A7"/>
    <w:rsid w:val="00860F40"/>
    <w:rsid w:val="0086320A"/>
    <w:rsid w:val="00863D4A"/>
    <w:rsid w:val="00863DED"/>
    <w:rsid w:val="0086443C"/>
    <w:rsid w:val="00865878"/>
    <w:rsid w:val="00866D07"/>
    <w:rsid w:val="00871835"/>
    <w:rsid w:val="00872070"/>
    <w:rsid w:val="00874CFF"/>
    <w:rsid w:val="0087512C"/>
    <w:rsid w:val="008751DB"/>
    <w:rsid w:val="008752A7"/>
    <w:rsid w:val="008759EF"/>
    <w:rsid w:val="00875A39"/>
    <w:rsid w:val="00876854"/>
    <w:rsid w:val="00877AF7"/>
    <w:rsid w:val="00877CD0"/>
    <w:rsid w:val="00882021"/>
    <w:rsid w:val="00882AC3"/>
    <w:rsid w:val="00882B69"/>
    <w:rsid w:val="00883626"/>
    <w:rsid w:val="0088453D"/>
    <w:rsid w:val="0088514D"/>
    <w:rsid w:val="008860CE"/>
    <w:rsid w:val="00887A51"/>
    <w:rsid w:val="00887B29"/>
    <w:rsid w:val="00890D9B"/>
    <w:rsid w:val="008912DC"/>
    <w:rsid w:val="0089182E"/>
    <w:rsid w:val="008936B5"/>
    <w:rsid w:val="00895615"/>
    <w:rsid w:val="00895E3D"/>
    <w:rsid w:val="008970BE"/>
    <w:rsid w:val="008970C8"/>
    <w:rsid w:val="00897861"/>
    <w:rsid w:val="008A0C1E"/>
    <w:rsid w:val="008A106D"/>
    <w:rsid w:val="008A1199"/>
    <w:rsid w:val="008A1825"/>
    <w:rsid w:val="008A1B61"/>
    <w:rsid w:val="008A1B6C"/>
    <w:rsid w:val="008A3071"/>
    <w:rsid w:val="008A47FB"/>
    <w:rsid w:val="008A5B62"/>
    <w:rsid w:val="008A5BED"/>
    <w:rsid w:val="008A5E07"/>
    <w:rsid w:val="008A6AA5"/>
    <w:rsid w:val="008A6D0D"/>
    <w:rsid w:val="008A6FF1"/>
    <w:rsid w:val="008A743B"/>
    <w:rsid w:val="008B03E5"/>
    <w:rsid w:val="008B0A0C"/>
    <w:rsid w:val="008B0F0E"/>
    <w:rsid w:val="008B0FBF"/>
    <w:rsid w:val="008B123D"/>
    <w:rsid w:val="008B1CBB"/>
    <w:rsid w:val="008B1EF6"/>
    <w:rsid w:val="008B36C0"/>
    <w:rsid w:val="008B3C7E"/>
    <w:rsid w:val="008B4BCF"/>
    <w:rsid w:val="008B5CA8"/>
    <w:rsid w:val="008C0AB4"/>
    <w:rsid w:val="008C0E1F"/>
    <w:rsid w:val="008C110D"/>
    <w:rsid w:val="008C11DF"/>
    <w:rsid w:val="008C21A3"/>
    <w:rsid w:val="008C311B"/>
    <w:rsid w:val="008C3A1A"/>
    <w:rsid w:val="008C3F4A"/>
    <w:rsid w:val="008C4B26"/>
    <w:rsid w:val="008C4C16"/>
    <w:rsid w:val="008C6424"/>
    <w:rsid w:val="008C707E"/>
    <w:rsid w:val="008C727A"/>
    <w:rsid w:val="008C7523"/>
    <w:rsid w:val="008C7AD2"/>
    <w:rsid w:val="008C7F08"/>
    <w:rsid w:val="008D04F3"/>
    <w:rsid w:val="008D0797"/>
    <w:rsid w:val="008D0BFA"/>
    <w:rsid w:val="008D1E46"/>
    <w:rsid w:val="008D2537"/>
    <w:rsid w:val="008D2FC6"/>
    <w:rsid w:val="008D350E"/>
    <w:rsid w:val="008D3CB3"/>
    <w:rsid w:val="008D40F9"/>
    <w:rsid w:val="008D426A"/>
    <w:rsid w:val="008D4B69"/>
    <w:rsid w:val="008D4C63"/>
    <w:rsid w:val="008D4D43"/>
    <w:rsid w:val="008D616E"/>
    <w:rsid w:val="008D6FBD"/>
    <w:rsid w:val="008D7097"/>
    <w:rsid w:val="008D7927"/>
    <w:rsid w:val="008E0DBD"/>
    <w:rsid w:val="008E1645"/>
    <w:rsid w:val="008E1B50"/>
    <w:rsid w:val="008E31C9"/>
    <w:rsid w:val="008E475F"/>
    <w:rsid w:val="008E4807"/>
    <w:rsid w:val="008E5280"/>
    <w:rsid w:val="008E57DE"/>
    <w:rsid w:val="008E5C8A"/>
    <w:rsid w:val="008E6022"/>
    <w:rsid w:val="008F0085"/>
    <w:rsid w:val="008F01FD"/>
    <w:rsid w:val="008F0450"/>
    <w:rsid w:val="008F2F17"/>
    <w:rsid w:val="008F36A2"/>
    <w:rsid w:val="008F44A6"/>
    <w:rsid w:val="008F4DC3"/>
    <w:rsid w:val="008F59F2"/>
    <w:rsid w:val="008F6684"/>
    <w:rsid w:val="008F6B0A"/>
    <w:rsid w:val="009045A4"/>
    <w:rsid w:val="00904801"/>
    <w:rsid w:val="00904A40"/>
    <w:rsid w:val="00904AAA"/>
    <w:rsid w:val="009052BF"/>
    <w:rsid w:val="00906C89"/>
    <w:rsid w:val="00910868"/>
    <w:rsid w:val="009109A0"/>
    <w:rsid w:val="00911FC4"/>
    <w:rsid w:val="00912394"/>
    <w:rsid w:val="00912454"/>
    <w:rsid w:val="00913CDD"/>
    <w:rsid w:val="009144ED"/>
    <w:rsid w:val="00915287"/>
    <w:rsid w:val="0091642B"/>
    <w:rsid w:val="00916821"/>
    <w:rsid w:val="00920CBE"/>
    <w:rsid w:val="00922435"/>
    <w:rsid w:val="009237DA"/>
    <w:rsid w:val="009244E8"/>
    <w:rsid w:val="00925A3A"/>
    <w:rsid w:val="009304F0"/>
    <w:rsid w:val="009304F2"/>
    <w:rsid w:val="0093112F"/>
    <w:rsid w:val="00931641"/>
    <w:rsid w:val="00931A2B"/>
    <w:rsid w:val="0093255F"/>
    <w:rsid w:val="0093496E"/>
    <w:rsid w:val="00936321"/>
    <w:rsid w:val="00936D93"/>
    <w:rsid w:val="00936EF1"/>
    <w:rsid w:val="0094066E"/>
    <w:rsid w:val="00941938"/>
    <w:rsid w:val="009419C4"/>
    <w:rsid w:val="0094227A"/>
    <w:rsid w:val="00942328"/>
    <w:rsid w:val="0094376D"/>
    <w:rsid w:val="00943AFB"/>
    <w:rsid w:val="009440FE"/>
    <w:rsid w:val="00944203"/>
    <w:rsid w:val="009447DC"/>
    <w:rsid w:val="00945D20"/>
    <w:rsid w:val="00946101"/>
    <w:rsid w:val="00946B58"/>
    <w:rsid w:val="009474DB"/>
    <w:rsid w:val="009478D7"/>
    <w:rsid w:val="00947BD1"/>
    <w:rsid w:val="0095052C"/>
    <w:rsid w:val="0095161C"/>
    <w:rsid w:val="00951C7E"/>
    <w:rsid w:val="009529AE"/>
    <w:rsid w:val="009535E4"/>
    <w:rsid w:val="0095394C"/>
    <w:rsid w:val="00953B90"/>
    <w:rsid w:val="00954AD7"/>
    <w:rsid w:val="00954DAD"/>
    <w:rsid w:val="00955130"/>
    <w:rsid w:val="00955887"/>
    <w:rsid w:val="00955AB3"/>
    <w:rsid w:val="0095777D"/>
    <w:rsid w:val="00957A27"/>
    <w:rsid w:val="0096008E"/>
    <w:rsid w:val="00961CED"/>
    <w:rsid w:val="0096288F"/>
    <w:rsid w:val="00962A8A"/>
    <w:rsid w:val="00963584"/>
    <w:rsid w:val="00963C5E"/>
    <w:rsid w:val="00963D54"/>
    <w:rsid w:val="00965AEA"/>
    <w:rsid w:val="00965C34"/>
    <w:rsid w:val="00966230"/>
    <w:rsid w:val="00967243"/>
    <w:rsid w:val="0097173F"/>
    <w:rsid w:val="00971A5F"/>
    <w:rsid w:val="00972229"/>
    <w:rsid w:val="00972D37"/>
    <w:rsid w:val="00972DC4"/>
    <w:rsid w:val="00973891"/>
    <w:rsid w:val="009745B4"/>
    <w:rsid w:val="00974B06"/>
    <w:rsid w:val="0097583A"/>
    <w:rsid w:val="009759A3"/>
    <w:rsid w:val="00976847"/>
    <w:rsid w:val="00976FE1"/>
    <w:rsid w:val="0097F35B"/>
    <w:rsid w:val="00980E0C"/>
    <w:rsid w:val="00980E71"/>
    <w:rsid w:val="00981083"/>
    <w:rsid w:val="00981277"/>
    <w:rsid w:val="0098206C"/>
    <w:rsid w:val="00983A2B"/>
    <w:rsid w:val="0098444A"/>
    <w:rsid w:val="009861E2"/>
    <w:rsid w:val="009867D1"/>
    <w:rsid w:val="009868D2"/>
    <w:rsid w:val="0098699B"/>
    <w:rsid w:val="00986D66"/>
    <w:rsid w:val="0098728B"/>
    <w:rsid w:val="00991746"/>
    <w:rsid w:val="00991859"/>
    <w:rsid w:val="00991B2E"/>
    <w:rsid w:val="00991BFB"/>
    <w:rsid w:val="00991ECD"/>
    <w:rsid w:val="00992214"/>
    <w:rsid w:val="009923FA"/>
    <w:rsid w:val="00992FFD"/>
    <w:rsid w:val="00993D9D"/>
    <w:rsid w:val="00994218"/>
    <w:rsid w:val="00994555"/>
    <w:rsid w:val="00995706"/>
    <w:rsid w:val="00995EF8"/>
    <w:rsid w:val="009976B0"/>
    <w:rsid w:val="009A0400"/>
    <w:rsid w:val="009A122F"/>
    <w:rsid w:val="009A1A97"/>
    <w:rsid w:val="009A2866"/>
    <w:rsid w:val="009A359F"/>
    <w:rsid w:val="009A370C"/>
    <w:rsid w:val="009A432E"/>
    <w:rsid w:val="009A45FD"/>
    <w:rsid w:val="009A4BAD"/>
    <w:rsid w:val="009A4DA1"/>
    <w:rsid w:val="009A5124"/>
    <w:rsid w:val="009A7374"/>
    <w:rsid w:val="009A7571"/>
    <w:rsid w:val="009A7D3E"/>
    <w:rsid w:val="009B098F"/>
    <w:rsid w:val="009B0A2C"/>
    <w:rsid w:val="009B1209"/>
    <w:rsid w:val="009B120F"/>
    <w:rsid w:val="009B12D7"/>
    <w:rsid w:val="009B2ABA"/>
    <w:rsid w:val="009B2D80"/>
    <w:rsid w:val="009B3BE0"/>
    <w:rsid w:val="009B60AD"/>
    <w:rsid w:val="009B7950"/>
    <w:rsid w:val="009C11C9"/>
    <w:rsid w:val="009C19F5"/>
    <w:rsid w:val="009C3FB4"/>
    <w:rsid w:val="009C41D4"/>
    <w:rsid w:val="009C46FB"/>
    <w:rsid w:val="009C588A"/>
    <w:rsid w:val="009C5EA6"/>
    <w:rsid w:val="009C61CA"/>
    <w:rsid w:val="009C6921"/>
    <w:rsid w:val="009C718B"/>
    <w:rsid w:val="009C78FA"/>
    <w:rsid w:val="009C7C66"/>
    <w:rsid w:val="009C7E59"/>
    <w:rsid w:val="009C7ED5"/>
    <w:rsid w:val="009D1E0A"/>
    <w:rsid w:val="009D2010"/>
    <w:rsid w:val="009D2746"/>
    <w:rsid w:val="009D3742"/>
    <w:rsid w:val="009D37DA"/>
    <w:rsid w:val="009D3A13"/>
    <w:rsid w:val="009D43BC"/>
    <w:rsid w:val="009D4915"/>
    <w:rsid w:val="009D7EBB"/>
    <w:rsid w:val="009E017D"/>
    <w:rsid w:val="009E0853"/>
    <w:rsid w:val="009E4AC2"/>
    <w:rsid w:val="009E4D32"/>
    <w:rsid w:val="009F0997"/>
    <w:rsid w:val="009F0D87"/>
    <w:rsid w:val="009F1211"/>
    <w:rsid w:val="009F34C1"/>
    <w:rsid w:val="009F5C2A"/>
    <w:rsid w:val="009F7155"/>
    <w:rsid w:val="009F738C"/>
    <w:rsid w:val="00A0068F"/>
    <w:rsid w:val="00A00B02"/>
    <w:rsid w:val="00A010A2"/>
    <w:rsid w:val="00A01271"/>
    <w:rsid w:val="00A02365"/>
    <w:rsid w:val="00A02FD1"/>
    <w:rsid w:val="00A050E7"/>
    <w:rsid w:val="00A05841"/>
    <w:rsid w:val="00A05F73"/>
    <w:rsid w:val="00A06321"/>
    <w:rsid w:val="00A0659F"/>
    <w:rsid w:val="00A06B47"/>
    <w:rsid w:val="00A07BDA"/>
    <w:rsid w:val="00A07E6B"/>
    <w:rsid w:val="00A1097F"/>
    <w:rsid w:val="00A111A9"/>
    <w:rsid w:val="00A11AF6"/>
    <w:rsid w:val="00A122C9"/>
    <w:rsid w:val="00A13255"/>
    <w:rsid w:val="00A14086"/>
    <w:rsid w:val="00A147CD"/>
    <w:rsid w:val="00A14B7E"/>
    <w:rsid w:val="00A14E5B"/>
    <w:rsid w:val="00A15340"/>
    <w:rsid w:val="00A15617"/>
    <w:rsid w:val="00A16A0A"/>
    <w:rsid w:val="00A16D10"/>
    <w:rsid w:val="00A16DD8"/>
    <w:rsid w:val="00A17450"/>
    <w:rsid w:val="00A17844"/>
    <w:rsid w:val="00A17D1B"/>
    <w:rsid w:val="00A20407"/>
    <w:rsid w:val="00A206BA"/>
    <w:rsid w:val="00A2078A"/>
    <w:rsid w:val="00A20894"/>
    <w:rsid w:val="00A20E21"/>
    <w:rsid w:val="00A21341"/>
    <w:rsid w:val="00A2187A"/>
    <w:rsid w:val="00A22725"/>
    <w:rsid w:val="00A22802"/>
    <w:rsid w:val="00A231BC"/>
    <w:rsid w:val="00A235C8"/>
    <w:rsid w:val="00A23933"/>
    <w:rsid w:val="00A24560"/>
    <w:rsid w:val="00A25E86"/>
    <w:rsid w:val="00A2635D"/>
    <w:rsid w:val="00A26E65"/>
    <w:rsid w:val="00A273BD"/>
    <w:rsid w:val="00A30427"/>
    <w:rsid w:val="00A30E1B"/>
    <w:rsid w:val="00A3215C"/>
    <w:rsid w:val="00A32BEA"/>
    <w:rsid w:val="00A32DCF"/>
    <w:rsid w:val="00A32FFC"/>
    <w:rsid w:val="00A330D0"/>
    <w:rsid w:val="00A339DE"/>
    <w:rsid w:val="00A416CB"/>
    <w:rsid w:val="00A421D1"/>
    <w:rsid w:val="00A42ECA"/>
    <w:rsid w:val="00A42EF6"/>
    <w:rsid w:val="00A42F94"/>
    <w:rsid w:val="00A43EDB"/>
    <w:rsid w:val="00A43F3F"/>
    <w:rsid w:val="00A45275"/>
    <w:rsid w:val="00A46556"/>
    <w:rsid w:val="00A466F0"/>
    <w:rsid w:val="00A47861"/>
    <w:rsid w:val="00A47BC2"/>
    <w:rsid w:val="00A50023"/>
    <w:rsid w:val="00A50CA8"/>
    <w:rsid w:val="00A51014"/>
    <w:rsid w:val="00A51A10"/>
    <w:rsid w:val="00A563A8"/>
    <w:rsid w:val="00A5707F"/>
    <w:rsid w:val="00A57D17"/>
    <w:rsid w:val="00A60A28"/>
    <w:rsid w:val="00A6116F"/>
    <w:rsid w:val="00A613E3"/>
    <w:rsid w:val="00A61C6A"/>
    <w:rsid w:val="00A62A35"/>
    <w:rsid w:val="00A64FBD"/>
    <w:rsid w:val="00A658AF"/>
    <w:rsid w:val="00A6595D"/>
    <w:rsid w:val="00A668DB"/>
    <w:rsid w:val="00A66FDC"/>
    <w:rsid w:val="00A672D9"/>
    <w:rsid w:val="00A715ED"/>
    <w:rsid w:val="00A71EE7"/>
    <w:rsid w:val="00A72B67"/>
    <w:rsid w:val="00A72C2D"/>
    <w:rsid w:val="00A72C65"/>
    <w:rsid w:val="00A739DF"/>
    <w:rsid w:val="00A73C93"/>
    <w:rsid w:val="00A743E4"/>
    <w:rsid w:val="00A74895"/>
    <w:rsid w:val="00A74D05"/>
    <w:rsid w:val="00A75FE1"/>
    <w:rsid w:val="00A7718C"/>
    <w:rsid w:val="00A80668"/>
    <w:rsid w:val="00A813B6"/>
    <w:rsid w:val="00A81575"/>
    <w:rsid w:val="00A842AC"/>
    <w:rsid w:val="00A847B3"/>
    <w:rsid w:val="00A84BEB"/>
    <w:rsid w:val="00A84F51"/>
    <w:rsid w:val="00A85A22"/>
    <w:rsid w:val="00A85EA2"/>
    <w:rsid w:val="00A8614D"/>
    <w:rsid w:val="00A8633C"/>
    <w:rsid w:val="00A87B02"/>
    <w:rsid w:val="00A87CE9"/>
    <w:rsid w:val="00A87FC2"/>
    <w:rsid w:val="00A9071E"/>
    <w:rsid w:val="00A914B1"/>
    <w:rsid w:val="00A91627"/>
    <w:rsid w:val="00A91B09"/>
    <w:rsid w:val="00A9272C"/>
    <w:rsid w:val="00A93C56"/>
    <w:rsid w:val="00A944DD"/>
    <w:rsid w:val="00A95F36"/>
    <w:rsid w:val="00A9657C"/>
    <w:rsid w:val="00A97BFB"/>
    <w:rsid w:val="00A97D05"/>
    <w:rsid w:val="00A97E84"/>
    <w:rsid w:val="00AA04EF"/>
    <w:rsid w:val="00AA1D61"/>
    <w:rsid w:val="00AA23E2"/>
    <w:rsid w:val="00AA45C9"/>
    <w:rsid w:val="00AA7282"/>
    <w:rsid w:val="00AA729C"/>
    <w:rsid w:val="00AA7F06"/>
    <w:rsid w:val="00AB0359"/>
    <w:rsid w:val="00AB0391"/>
    <w:rsid w:val="00AB052C"/>
    <w:rsid w:val="00AB0BF7"/>
    <w:rsid w:val="00AB1695"/>
    <w:rsid w:val="00AB308A"/>
    <w:rsid w:val="00AB310B"/>
    <w:rsid w:val="00AB3B30"/>
    <w:rsid w:val="00AB44D8"/>
    <w:rsid w:val="00AB5442"/>
    <w:rsid w:val="00AB5487"/>
    <w:rsid w:val="00AB5E8E"/>
    <w:rsid w:val="00AB6194"/>
    <w:rsid w:val="00AB64C5"/>
    <w:rsid w:val="00AB7EA7"/>
    <w:rsid w:val="00AC061B"/>
    <w:rsid w:val="00AC0954"/>
    <w:rsid w:val="00AC2CF5"/>
    <w:rsid w:val="00AC36D5"/>
    <w:rsid w:val="00AC3E33"/>
    <w:rsid w:val="00AC4222"/>
    <w:rsid w:val="00AC482F"/>
    <w:rsid w:val="00AC4AAB"/>
    <w:rsid w:val="00AC50AF"/>
    <w:rsid w:val="00AC5926"/>
    <w:rsid w:val="00AC62BA"/>
    <w:rsid w:val="00AC62C8"/>
    <w:rsid w:val="00AC63F1"/>
    <w:rsid w:val="00AD01F0"/>
    <w:rsid w:val="00AD0E94"/>
    <w:rsid w:val="00AD109E"/>
    <w:rsid w:val="00AD1380"/>
    <w:rsid w:val="00AD5256"/>
    <w:rsid w:val="00AD570D"/>
    <w:rsid w:val="00AD5E17"/>
    <w:rsid w:val="00AD7C83"/>
    <w:rsid w:val="00AD7D14"/>
    <w:rsid w:val="00AE1AA5"/>
    <w:rsid w:val="00AE2C4E"/>
    <w:rsid w:val="00AE3343"/>
    <w:rsid w:val="00AE3B11"/>
    <w:rsid w:val="00AE44A2"/>
    <w:rsid w:val="00AE5AF2"/>
    <w:rsid w:val="00AE61E6"/>
    <w:rsid w:val="00AE790A"/>
    <w:rsid w:val="00AE7B79"/>
    <w:rsid w:val="00AE7EBE"/>
    <w:rsid w:val="00AF05BF"/>
    <w:rsid w:val="00AF063D"/>
    <w:rsid w:val="00AF0960"/>
    <w:rsid w:val="00AF09C5"/>
    <w:rsid w:val="00AF19A4"/>
    <w:rsid w:val="00AF1E1E"/>
    <w:rsid w:val="00AF2351"/>
    <w:rsid w:val="00AF2F14"/>
    <w:rsid w:val="00AF4482"/>
    <w:rsid w:val="00AF458B"/>
    <w:rsid w:val="00AF45D8"/>
    <w:rsid w:val="00AF4EBB"/>
    <w:rsid w:val="00AF614B"/>
    <w:rsid w:val="00AF6366"/>
    <w:rsid w:val="00AF6910"/>
    <w:rsid w:val="00AF6B90"/>
    <w:rsid w:val="00AF6BC8"/>
    <w:rsid w:val="00AF6F2F"/>
    <w:rsid w:val="00AF7761"/>
    <w:rsid w:val="00B016DD"/>
    <w:rsid w:val="00B017B4"/>
    <w:rsid w:val="00B019D4"/>
    <w:rsid w:val="00B01DF4"/>
    <w:rsid w:val="00B0312C"/>
    <w:rsid w:val="00B0400E"/>
    <w:rsid w:val="00B04BEB"/>
    <w:rsid w:val="00B055C8"/>
    <w:rsid w:val="00B05BCA"/>
    <w:rsid w:val="00B07198"/>
    <w:rsid w:val="00B100C9"/>
    <w:rsid w:val="00B116EA"/>
    <w:rsid w:val="00B12746"/>
    <w:rsid w:val="00B1309C"/>
    <w:rsid w:val="00B14133"/>
    <w:rsid w:val="00B14C64"/>
    <w:rsid w:val="00B15729"/>
    <w:rsid w:val="00B16639"/>
    <w:rsid w:val="00B16885"/>
    <w:rsid w:val="00B16ADF"/>
    <w:rsid w:val="00B20110"/>
    <w:rsid w:val="00B20326"/>
    <w:rsid w:val="00B20FF3"/>
    <w:rsid w:val="00B21297"/>
    <w:rsid w:val="00B229AC"/>
    <w:rsid w:val="00B2322A"/>
    <w:rsid w:val="00B23560"/>
    <w:rsid w:val="00B23611"/>
    <w:rsid w:val="00B26321"/>
    <w:rsid w:val="00B26327"/>
    <w:rsid w:val="00B273AF"/>
    <w:rsid w:val="00B314F5"/>
    <w:rsid w:val="00B3183C"/>
    <w:rsid w:val="00B31C95"/>
    <w:rsid w:val="00B31FE4"/>
    <w:rsid w:val="00B327CC"/>
    <w:rsid w:val="00B32980"/>
    <w:rsid w:val="00B32B5C"/>
    <w:rsid w:val="00B32CAA"/>
    <w:rsid w:val="00B33B5D"/>
    <w:rsid w:val="00B34A4A"/>
    <w:rsid w:val="00B34BBA"/>
    <w:rsid w:val="00B352D8"/>
    <w:rsid w:val="00B3578B"/>
    <w:rsid w:val="00B35945"/>
    <w:rsid w:val="00B35AE3"/>
    <w:rsid w:val="00B376EA"/>
    <w:rsid w:val="00B37E9A"/>
    <w:rsid w:val="00B402BB"/>
    <w:rsid w:val="00B413FE"/>
    <w:rsid w:val="00B42277"/>
    <w:rsid w:val="00B438DF"/>
    <w:rsid w:val="00B43C03"/>
    <w:rsid w:val="00B442D5"/>
    <w:rsid w:val="00B44715"/>
    <w:rsid w:val="00B44C37"/>
    <w:rsid w:val="00B462E5"/>
    <w:rsid w:val="00B46DA9"/>
    <w:rsid w:val="00B46DC7"/>
    <w:rsid w:val="00B47572"/>
    <w:rsid w:val="00B47771"/>
    <w:rsid w:val="00B5180B"/>
    <w:rsid w:val="00B51A3D"/>
    <w:rsid w:val="00B51B9F"/>
    <w:rsid w:val="00B51CD9"/>
    <w:rsid w:val="00B5217A"/>
    <w:rsid w:val="00B530E5"/>
    <w:rsid w:val="00B548D6"/>
    <w:rsid w:val="00B54E74"/>
    <w:rsid w:val="00B560AC"/>
    <w:rsid w:val="00B561CD"/>
    <w:rsid w:val="00B608E0"/>
    <w:rsid w:val="00B60AA1"/>
    <w:rsid w:val="00B60BA6"/>
    <w:rsid w:val="00B60DB0"/>
    <w:rsid w:val="00B60F87"/>
    <w:rsid w:val="00B6149E"/>
    <w:rsid w:val="00B618E5"/>
    <w:rsid w:val="00B61FAE"/>
    <w:rsid w:val="00B620FD"/>
    <w:rsid w:val="00B62C25"/>
    <w:rsid w:val="00B6309F"/>
    <w:rsid w:val="00B634F7"/>
    <w:rsid w:val="00B635CA"/>
    <w:rsid w:val="00B6370C"/>
    <w:rsid w:val="00B65442"/>
    <w:rsid w:val="00B66053"/>
    <w:rsid w:val="00B66EC5"/>
    <w:rsid w:val="00B67A58"/>
    <w:rsid w:val="00B70D6E"/>
    <w:rsid w:val="00B71E20"/>
    <w:rsid w:val="00B72A5A"/>
    <w:rsid w:val="00B72C70"/>
    <w:rsid w:val="00B7375E"/>
    <w:rsid w:val="00B7457B"/>
    <w:rsid w:val="00B74690"/>
    <w:rsid w:val="00B7558B"/>
    <w:rsid w:val="00B755B9"/>
    <w:rsid w:val="00B7599A"/>
    <w:rsid w:val="00B77490"/>
    <w:rsid w:val="00B77567"/>
    <w:rsid w:val="00B779CD"/>
    <w:rsid w:val="00B801AE"/>
    <w:rsid w:val="00B8091E"/>
    <w:rsid w:val="00B814E0"/>
    <w:rsid w:val="00B81B51"/>
    <w:rsid w:val="00B81D7B"/>
    <w:rsid w:val="00B82AD9"/>
    <w:rsid w:val="00B8409A"/>
    <w:rsid w:val="00B845B4"/>
    <w:rsid w:val="00B84F77"/>
    <w:rsid w:val="00B85947"/>
    <w:rsid w:val="00B90548"/>
    <w:rsid w:val="00B92191"/>
    <w:rsid w:val="00B93C09"/>
    <w:rsid w:val="00B945AC"/>
    <w:rsid w:val="00B95FB4"/>
    <w:rsid w:val="00B96A94"/>
    <w:rsid w:val="00B97BD3"/>
    <w:rsid w:val="00BA0906"/>
    <w:rsid w:val="00BA1186"/>
    <w:rsid w:val="00BA2ED6"/>
    <w:rsid w:val="00BA2F3B"/>
    <w:rsid w:val="00BA43E6"/>
    <w:rsid w:val="00BA4FC4"/>
    <w:rsid w:val="00BA4FED"/>
    <w:rsid w:val="00BA5122"/>
    <w:rsid w:val="00BB0A93"/>
    <w:rsid w:val="00BB2F4D"/>
    <w:rsid w:val="00BB328E"/>
    <w:rsid w:val="00BB33BD"/>
    <w:rsid w:val="00BB354B"/>
    <w:rsid w:val="00BB51FC"/>
    <w:rsid w:val="00BB5F18"/>
    <w:rsid w:val="00BB6073"/>
    <w:rsid w:val="00BB77DE"/>
    <w:rsid w:val="00BB7F46"/>
    <w:rsid w:val="00BC09B2"/>
    <w:rsid w:val="00BC0DD7"/>
    <w:rsid w:val="00BC130C"/>
    <w:rsid w:val="00BC1D81"/>
    <w:rsid w:val="00BC4ECE"/>
    <w:rsid w:val="00BC5B53"/>
    <w:rsid w:val="00BC64E8"/>
    <w:rsid w:val="00BC6774"/>
    <w:rsid w:val="00BC787B"/>
    <w:rsid w:val="00BC7A1E"/>
    <w:rsid w:val="00BD04C4"/>
    <w:rsid w:val="00BD139E"/>
    <w:rsid w:val="00BD1DF8"/>
    <w:rsid w:val="00BD29C6"/>
    <w:rsid w:val="00BD3D01"/>
    <w:rsid w:val="00BD3E4E"/>
    <w:rsid w:val="00BD41AA"/>
    <w:rsid w:val="00BD57D3"/>
    <w:rsid w:val="00BE0272"/>
    <w:rsid w:val="00BE3107"/>
    <w:rsid w:val="00BE3A93"/>
    <w:rsid w:val="00BE5357"/>
    <w:rsid w:val="00BE6496"/>
    <w:rsid w:val="00BF1120"/>
    <w:rsid w:val="00BF13E2"/>
    <w:rsid w:val="00BF232D"/>
    <w:rsid w:val="00BF232E"/>
    <w:rsid w:val="00BF237A"/>
    <w:rsid w:val="00BF28BC"/>
    <w:rsid w:val="00BF4E5A"/>
    <w:rsid w:val="00BF5331"/>
    <w:rsid w:val="00BF6F72"/>
    <w:rsid w:val="00C001BC"/>
    <w:rsid w:val="00C034D5"/>
    <w:rsid w:val="00C03513"/>
    <w:rsid w:val="00C035EF"/>
    <w:rsid w:val="00C03D27"/>
    <w:rsid w:val="00C03FFF"/>
    <w:rsid w:val="00C04409"/>
    <w:rsid w:val="00C062C4"/>
    <w:rsid w:val="00C103FF"/>
    <w:rsid w:val="00C11AF3"/>
    <w:rsid w:val="00C11E7C"/>
    <w:rsid w:val="00C11FEF"/>
    <w:rsid w:val="00C12D8D"/>
    <w:rsid w:val="00C1358E"/>
    <w:rsid w:val="00C13A5F"/>
    <w:rsid w:val="00C1693B"/>
    <w:rsid w:val="00C16A38"/>
    <w:rsid w:val="00C16CDF"/>
    <w:rsid w:val="00C17E2D"/>
    <w:rsid w:val="00C20AAB"/>
    <w:rsid w:val="00C21185"/>
    <w:rsid w:val="00C22E8A"/>
    <w:rsid w:val="00C2352A"/>
    <w:rsid w:val="00C237A9"/>
    <w:rsid w:val="00C23EA8"/>
    <w:rsid w:val="00C24415"/>
    <w:rsid w:val="00C24439"/>
    <w:rsid w:val="00C24B38"/>
    <w:rsid w:val="00C24B57"/>
    <w:rsid w:val="00C25489"/>
    <w:rsid w:val="00C25938"/>
    <w:rsid w:val="00C25C83"/>
    <w:rsid w:val="00C25EC4"/>
    <w:rsid w:val="00C26B4B"/>
    <w:rsid w:val="00C271B9"/>
    <w:rsid w:val="00C304F2"/>
    <w:rsid w:val="00C305A1"/>
    <w:rsid w:val="00C30FE4"/>
    <w:rsid w:val="00C316AA"/>
    <w:rsid w:val="00C31A8D"/>
    <w:rsid w:val="00C33BEE"/>
    <w:rsid w:val="00C33DCC"/>
    <w:rsid w:val="00C3525B"/>
    <w:rsid w:val="00C35B93"/>
    <w:rsid w:val="00C36A36"/>
    <w:rsid w:val="00C36A7F"/>
    <w:rsid w:val="00C3734E"/>
    <w:rsid w:val="00C3785A"/>
    <w:rsid w:val="00C4031B"/>
    <w:rsid w:val="00C41CA7"/>
    <w:rsid w:val="00C41E0F"/>
    <w:rsid w:val="00C4325C"/>
    <w:rsid w:val="00C44170"/>
    <w:rsid w:val="00C44FE2"/>
    <w:rsid w:val="00C45AB8"/>
    <w:rsid w:val="00C45DAA"/>
    <w:rsid w:val="00C46EB4"/>
    <w:rsid w:val="00C5023F"/>
    <w:rsid w:val="00C5229D"/>
    <w:rsid w:val="00C52574"/>
    <w:rsid w:val="00C529B9"/>
    <w:rsid w:val="00C53A3E"/>
    <w:rsid w:val="00C53D57"/>
    <w:rsid w:val="00C556F1"/>
    <w:rsid w:val="00C56E3C"/>
    <w:rsid w:val="00C56F39"/>
    <w:rsid w:val="00C57221"/>
    <w:rsid w:val="00C605D5"/>
    <w:rsid w:val="00C60B86"/>
    <w:rsid w:val="00C62085"/>
    <w:rsid w:val="00C622A7"/>
    <w:rsid w:val="00C656CE"/>
    <w:rsid w:val="00C65A24"/>
    <w:rsid w:val="00C65A6A"/>
    <w:rsid w:val="00C66B67"/>
    <w:rsid w:val="00C70692"/>
    <w:rsid w:val="00C70B83"/>
    <w:rsid w:val="00C715F1"/>
    <w:rsid w:val="00C719A2"/>
    <w:rsid w:val="00C71B2F"/>
    <w:rsid w:val="00C71F4D"/>
    <w:rsid w:val="00C741CA"/>
    <w:rsid w:val="00C74D44"/>
    <w:rsid w:val="00C756E4"/>
    <w:rsid w:val="00C76CD5"/>
    <w:rsid w:val="00C77573"/>
    <w:rsid w:val="00C77854"/>
    <w:rsid w:val="00C7789F"/>
    <w:rsid w:val="00C819C4"/>
    <w:rsid w:val="00C8563A"/>
    <w:rsid w:val="00C85D05"/>
    <w:rsid w:val="00C85F0A"/>
    <w:rsid w:val="00C868BF"/>
    <w:rsid w:val="00C8772E"/>
    <w:rsid w:val="00C87AE6"/>
    <w:rsid w:val="00C90409"/>
    <w:rsid w:val="00C90D88"/>
    <w:rsid w:val="00C921CC"/>
    <w:rsid w:val="00C92D01"/>
    <w:rsid w:val="00C945CE"/>
    <w:rsid w:val="00C9467F"/>
    <w:rsid w:val="00C9508E"/>
    <w:rsid w:val="00C95574"/>
    <w:rsid w:val="00C95BF8"/>
    <w:rsid w:val="00C95F97"/>
    <w:rsid w:val="00C9672A"/>
    <w:rsid w:val="00C96E91"/>
    <w:rsid w:val="00C970F8"/>
    <w:rsid w:val="00C97456"/>
    <w:rsid w:val="00C9755E"/>
    <w:rsid w:val="00C97990"/>
    <w:rsid w:val="00CA08A0"/>
    <w:rsid w:val="00CA0EEB"/>
    <w:rsid w:val="00CA2BD1"/>
    <w:rsid w:val="00CA2FDA"/>
    <w:rsid w:val="00CA3905"/>
    <w:rsid w:val="00CA39C1"/>
    <w:rsid w:val="00CA3C91"/>
    <w:rsid w:val="00CA4D56"/>
    <w:rsid w:val="00CA50BA"/>
    <w:rsid w:val="00CA55ED"/>
    <w:rsid w:val="00CA576B"/>
    <w:rsid w:val="00CA5E2E"/>
    <w:rsid w:val="00CA60E3"/>
    <w:rsid w:val="00CA6D0F"/>
    <w:rsid w:val="00CB01B0"/>
    <w:rsid w:val="00CB15CA"/>
    <w:rsid w:val="00CB19CE"/>
    <w:rsid w:val="00CB25F8"/>
    <w:rsid w:val="00CB360C"/>
    <w:rsid w:val="00CB364E"/>
    <w:rsid w:val="00CB3908"/>
    <w:rsid w:val="00CB3B88"/>
    <w:rsid w:val="00CB478F"/>
    <w:rsid w:val="00CB4FB6"/>
    <w:rsid w:val="00CB58B8"/>
    <w:rsid w:val="00CB5AE5"/>
    <w:rsid w:val="00CB5D21"/>
    <w:rsid w:val="00CB65AF"/>
    <w:rsid w:val="00CB6A24"/>
    <w:rsid w:val="00CB6D53"/>
    <w:rsid w:val="00CB74C3"/>
    <w:rsid w:val="00CB7F56"/>
    <w:rsid w:val="00CC136F"/>
    <w:rsid w:val="00CC27CE"/>
    <w:rsid w:val="00CC2C9F"/>
    <w:rsid w:val="00CC3B6F"/>
    <w:rsid w:val="00CC433A"/>
    <w:rsid w:val="00CC5134"/>
    <w:rsid w:val="00CC6A5E"/>
    <w:rsid w:val="00CC6AB9"/>
    <w:rsid w:val="00CD0C5A"/>
    <w:rsid w:val="00CD2BFE"/>
    <w:rsid w:val="00CD2FEF"/>
    <w:rsid w:val="00CD45D1"/>
    <w:rsid w:val="00CD479B"/>
    <w:rsid w:val="00CD57FC"/>
    <w:rsid w:val="00CD5C0B"/>
    <w:rsid w:val="00CD652D"/>
    <w:rsid w:val="00CD6634"/>
    <w:rsid w:val="00CD6D1F"/>
    <w:rsid w:val="00CD7318"/>
    <w:rsid w:val="00CD741B"/>
    <w:rsid w:val="00CD77D5"/>
    <w:rsid w:val="00CE023A"/>
    <w:rsid w:val="00CE1153"/>
    <w:rsid w:val="00CE19DD"/>
    <w:rsid w:val="00CE1A01"/>
    <w:rsid w:val="00CE1D8F"/>
    <w:rsid w:val="00CE2E81"/>
    <w:rsid w:val="00CE360D"/>
    <w:rsid w:val="00CE389C"/>
    <w:rsid w:val="00CE41F4"/>
    <w:rsid w:val="00CE576D"/>
    <w:rsid w:val="00CE61AA"/>
    <w:rsid w:val="00CE688D"/>
    <w:rsid w:val="00CE69B3"/>
    <w:rsid w:val="00CE6C44"/>
    <w:rsid w:val="00CE718F"/>
    <w:rsid w:val="00CE75B3"/>
    <w:rsid w:val="00CE7D1B"/>
    <w:rsid w:val="00CF033F"/>
    <w:rsid w:val="00CF08D1"/>
    <w:rsid w:val="00CF1715"/>
    <w:rsid w:val="00CF28E3"/>
    <w:rsid w:val="00CF3B0F"/>
    <w:rsid w:val="00CF425A"/>
    <w:rsid w:val="00CF4286"/>
    <w:rsid w:val="00CF44C5"/>
    <w:rsid w:val="00CF69D4"/>
    <w:rsid w:val="00CF76F5"/>
    <w:rsid w:val="00CF77FD"/>
    <w:rsid w:val="00D00C4A"/>
    <w:rsid w:val="00D024E7"/>
    <w:rsid w:val="00D029D3"/>
    <w:rsid w:val="00D0357C"/>
    <w:rsid w:val="00D03CAA"/>
    <w:rsid w:val="00D04076"/>
    <w:rsid w:val="00D04951"/>
    <w:rsid w:val="00D04CAB"/>
    <w:rsid w:val="00D06775"/>
    <w:rsid w:val="00D07231"/>
    <w:rsid w:val="00D077CB"/>
    <w:rsid w:val="00D078C0"/>
    <w:rsid w:val="00D10250"/>
    <w:rsid w:val="00D10285"/>
    <w:rsid w:val="00D10288"/>
    <w:rsid w:val="00D102C3"/>
    <w:rsid w:val="00D115AD"/>
    <w:rsid w:val="00D130A4"/>
    <w:rsid w:val="00D13922"/>
    <w:rsid w:val="00D13FFB"/>
    <w:rsid w:val="00D1433E"/>
    <w:rsid w:val="00D15381"/>
    <w:rsid w:val="00D15D18"/>
    <w:rsid w:val="00D17418"/>
    <w:rsid w:val="00D201E5"/>
    <w:rsid w:val="00D20212"/>
    <w:rsid w:val="00D20317"/>
    <w:rsid w:val="00D20BBB"/>
    <w:rsid w:val="00D20DF7"/>
    <w:rsid w:val="00D2277B"/>
    <w:rsid w:val="00D228EF"/>
    <w:rsid w:val="00D22D20"/>
    <w:rsid w:val="00D23400"/>
    <w:rsid w:val="00D23C9C"/>
    <w:rsid w:val="00D24867"/>
    <w:rsid w:val="00D24897"/>
    <w:rsid w:val="00D24B87"/>
    <w:rsid w:val="00D24F69"/>
    <w:rsid w:val="00D25C2F"/>
    <w:rsid w:val="00D26401"/>
    <w:rsid w:val="00D26EB8"/>
    <w:rsid w:val="00D27115"/>
    <w:rsid w:val="00D30048"/>
    <w:rsid w:val="00D31733"/>
    <w:rsid w:val="00D31FED"/>
    <w:rsid w:val="00D326C1"/>
    <w:rsid w:val="00D328E1"/>
    <w:rsid w:val="00D340CB"/>
    <w:rsid w:val="00D34CB0"/>
    <w:rsid w:val="00D34E55"/>
    <w:rsid w:val="00D35539"/>
    <w:rsid w:val="00D35700"/>
    <w:rsid w:val="00D35D4A"/>
    <w:rsid w:val="00D36384"/>
    <w:rsid w:val="00D37731"/>
    <w:rsid w:val="00D37AE7"/>
    <w:rsid w:val="00D401FC"/>
    <w:rsid w:val="00D407AB"/>
    <w:rsid w:val="00D40A1C"/>
    <w:rsid w:val="00D41238"/>
    <w:rsid w:val="00D416EE"/>
    <w:rsid w:val="00D41985"/>
    <w:rsid w:val="00D4206C"/>
    <w:rsid w:val="00D42497"/>
    <w:rsid w:val="00D42D03"/>
    <w:rsid w:val="00D434EF"/>
    <w:rsid w:val="00D43ED5"/>
    <w:rsid w:val="00D44674"/>
    <w:rsid w:val="00D44842"/>
    <w:rsid w:val="00D44916"/>
    <w:rsid w:val="00D44F85"/>
    <w:rsid w:val="00D45079"/>
    <w:rsid w:val="00D46BC2"/>
    <w:rsid w:val="00D46CDE"/>
    <w:rsid w:val="00D4754A"/>
    <w:rsid w:val="00D477E8"/>
    <w:rsid w:val="00D50519"/>
    <w:rsid w:val="00D51C5D"/>
    <w:rsid w:val="00D52B27"/>
    <w:rsid w:val="00D542B3"/>
    <w:rsid w:val="00D54769"/>
    <w:rsid w:val="00D54A55"/>
    <w:rsid w:val="00D553D8"/>
    <w:rsid w:val="00D55A3B"/>
    <w:rsid w:val="00D563D6"/>
    <w:rsid w:val="00D56494"/>
    <w:rsid w:val="00D565C0"/>
    <w:rsid w:val="00D56B92"/>
    <w:rsid w:val="00D579D0"/>
    <w:rsid w:val="00D61196"/>
    <w:rsid w:val="00D635A5"/>
    <w:rsid w:val="00D64F3D"/>
    <w:rsid w:val="00D657E0"/>
    <w:rsid w:val="00D671F2"/>
    <w:rsid w:val="00D679CC"/>
    <w:rsid w:val="00D705C3"/>
    <w:rsid w:val="00D707E1"/>
    <w:rsid w:val="00D70FFF"/>
    <w:rsid w:val="00D719D1"/>
    <w:rsid w:val="00D72438"/>
    <w:rsid w:val="00D737AC"/>
    <w:rsid w:val="00D7388A"/>
    <w:rsid w:val="00D73B75"/>
    <w:rsid w:val="00D73F81"/>
    <w:rsid w:val="00D740B3"/>
    <w:rsid w:val="00D742AF"/>
    <w:rsid w:val="00D75C32"/>
    <w:rsid w:val="00D77AB3"/>
    <w:rsid w:val="00D803D9"/>
    <w:rsid w:val="00D824E6"/>
    <w:rsid w:val="00D82F85"/>
    <w:rsid w:val="00D84220"/>
    <w:rsid w:val="00D84C42"/>
    <w:rsid w:val="00D8588D"/>
    <w:rsid w:val="00D85B17"/>
    <w:rsid w:val="00D8634B"/>
    <w:rsid w:val="00D86508"/>
    <w:rsid w:val="00D86BB4"/>
    <w:rsid w:val="00D871DF"/>
    <w:rsid w:val="00D871F5"/>
    <w:rsid w:val="00D87F19"/>
    <w:rsid w:val="00D901F5"/>
    <w:rsid w:val="00D906C3"/>
    <w:rsid w:val="00D912EA"/>
    <w:rsid w:val="00D914D1"/>
    <w:rsid w:val="00D91978"/>
    <w:rsid w:val="00D923B2"/>
    <w:rsid w:val="00D92C26"/>
    <w:rsid w:val="00D94350"/>
    <w:rsid w:val="00D944CA"/>
    <w:rsid w:val="00D948D6"/>
    <w:rsid w:val="00D96350"/>
    <w:rsid w:val="00DA05A8"/>
    <w:rsid w:val="00DA0694"/>
    <w:rsid w:val="00DA0B1D"/>
    <w:rsid w:val="00DA0C8E"/>
    <w:rsid w:val="00DA1A61"/>
    <w:rsid w:val="00DA1C35"/>
    <w:rsid w:val="00DA1DE7"/>
    <w:rsid w:val="00DA3651"/>
    <w:rsid w:val="00DA541C"/>
    <w:rsid w:val="00DA54F7"/>
    <w:rsid w:val="00DA6197"/>
    <w:rsid w:val="00DA697A"/>
    <w:rsid w:val="00DA6DE9"/>
    <w:rsid w:val="00DA6FE2"/>
    <w:rsid w:val="00DA787F"/>
    <w:rsid w:val="00DA78D1"/>
    <w:rsid w:val="00DA7960"/>
    <w:rsid w:val="00DA79FD"/>
    <w:rsid w:val="00DA7D8E"/>
    <w:rsid w:val="00DB0669"/>
    <w:rsid w:val="00DB0F3B"/>
    <w:rsid w:val="00DB2F55"/>
    <w:rsid w:val="00DB4184"/>
    <w:rsid w:val="00DB4EA0"/>
    <w:rsid w:val="00DB634D"/>
    <w:rsid w:val="00DB68B6"/>
    <w:rsid w:val="00DB7E5E"/>
    <w:rsid w:val="00DC1135"/>
    <w:rsid w:val="00DC25A9"/>
    <w:rsid w:val="00DC2F3C"/>
    <w:rsid w:val="00DC3077"/>
    <w:rsid w:val="00DC4842"/>
    <w:rsid w:val="00DC48D9"/>
    <w:rsid w:val="00DC504B"/>
    <w:rsid w:val="00DC519B"/>
    <w:rsid w:val="00DC548C"/>
    <w:rsid w:val="00DC5F3B"/>
    <w:rsid w:val="00DC62DE"/>
    <w:rsid w:val="00DC6821"/>
    <w:rsid w:val="00DC7713"/>
    <w:rsid w:val="00DC7EAD"/>
    <w:rsid w:val="00DD0766"/>
    <w:rsid w:val="00DD0929"/>
    <w:rsid w:val="00DD2D31"/>
    <w:rsid w:val="00DD4252"/>
    <w:rsid w:val="00DD4381"/>
    <w:rsid w:val="00DD67D9"/>
    <w:rsid w:val="00DD6FC0"/>
    <w:rsid w:val="00DD7742"/>
    <w:rsid w:val="00DE0241"/>
    <w:rsid w:val="00DE0CF3"/>
    <w:rsid w:val="00DE1368"/>
    <w:rsid w:val="00DE1608"/>
    <w:rsid w:val="00DE1687"/>
    <w:rsid w:val="00DE1E55"/>
    <w:rsid w:val="00DE2AF3"/>
    <w:rsid w:val="00DE313F"/>
    <w:rsid w:val="00DE5B32"/>
    <w:rsid w:val="00DE69C1"/>
    <w:rsid w:val="00DE708C"/>
    <w:rsid w:val="00DE720C"/>
    <w:rsid w:val="00DF0C30"/>
    <w:rsid w:val="00DF19E6"/>
    <w:rsid w:val="00DF3F56"/>
    <w:rsid w:val="00DF4ABD"/>
    <w:rsid w:val="00DF6050"/>
    <w:rsid w:val="00DF6155"/>
    <w:rsid w:val="00DF64FE"/>
    <w:rsid w:val="00DF67DE"/>
    <w:rsid w:val="00DF7F40"/>
    <w:rsid w:val="00E02064"/>
    <w:rsid w:val="00E02964"/>
    <w:rsid w:val="00E02C7F"/>
    <w:rsid w:val="00E03611"/>
    <w:rsid w:val="00E03FA9"/>
    <w:rsid w:val="00E04647"/>
    <w:rsid w:val="00E04B07"/>
    <w:rsid w:val="00E05F80"/>
    <w:rsid w:val="00E06C24"/>
    <w:rsid w:val="00E0748E"/>
    <w:rsid w:val="00E0794F"/>
    <w:rsid w:val="00E10BFD"/>
    <w:rsid w:val="00E14A0E"/>
    <w:rsid w:val="00E152F9"/>
    <w:rsid w:val="00E1601F"/>
    <w:rsid w:val="00E17FD9"/>
    <w:rsid w:val="00E20177"/>
    <w:rsid w:val="00E202D7"/>
    <w:rsid w:val="00E210DF"/>
    <w:rsid w:val="00E228C0"/>
    <w:rsid w:val="00E22E44"/>
    <w:rsid w:val="00E23C18"/>
    <w:rsid w:val="00E24AC5"/>
    <w:rsid w:val="00E24D4E"/>
    <w:rsid w:val="00E24D88"/>
    <w:rsid w:val="00E25A11"/>
    <w:rsid w:val="00E27828"/>
    <w:rsid w:val="00E279BF"/>
    <w:rsid w:val="00E3094B"/>
    <w:rsid w:val="00E30D89"/>
    <w:rsid w:val="00E31335"/>
    <w:rsid w:val="00E31A11"/>
    <w:rsid w:val="00E338B5"/>
    <w:rsid w:val="00E346C7"/>
    <w:rsid w:val="00E369CA"/>
    <w:rsid w:val="00E36CD1"/>
    <w:rsid w:val="00E36CFE"/>
    <w:rsid w:val="00E400E3"/>
    <w:rsid w:val="00E404C9"/>
    <w:rsid w:val="00E408E5"/>
    <w:rsid w:val="00E413BF"/>
    <w:rsid w:val="00E43C5C"/>
    <w:rsid w:val="00E4635E"/>
    <w:rsid w:val="00E46426"/>
    <w:rsid w:val="00E46B16"/>
    <w:rsid w:val="00E4718A"/>
    <w:rsid w:val="00E501A8"/>
    <w:rsid w:val="00E503DC"/>
    <w:rsid w:val="00E509B6"/>
    <w:rsid w:val="00E511FF"/>
    <w:rsid w:val="00E52EBD"/>
    <w:rsid w:val="00E5486A"/>
    <w:rsid w:val="00E54CF1"/>
    <w:rsid w:val="00E54D98"/>
    <w:rsid w:val="00E55A27"/>
    <w:rsid w:val="00E55E2F"/>
    <w:rsid w:val="00E55E79"/>
    <w:rsid w:val="00E56142"/>
    <w:rsid w:val="00E56312"/>
    <w:rsid w:val="00E56A50"/>
    <w:rsid w:val="00E56AD3"/>
    <w:rsid w:val="00E57087"/>
    <w:rsid w:val="00E57DA7"/>
    <w:rsid w:val="00E57E6A"/>
    <w:rsid w:val="00E60505"/>
    <w:rsid w:val="00E61BB9"/>
    <w:rsid w:val="00E63E6D"/>
    <w:rsid w:val="00E640F3"/>
    <w:rsid w:val="00E64336"/>
    <w:rsid w:val="00E64B3E"/>
    <w:rsid w:val="00E65B1B"/>
    <w:rsid w:val="00E66FE7"/>
    <w:rsid w:val="00E67217"/>
    <w:rsid w:val="00E672F8"/>
    <w:rsid w:val="00E674F5"/>
    <w:rsid w:val="00E70CC2"/>
    <w:rsid w:val="00E717AE"/>
    <w:rsid w:val="00E71EAE"/>
    <w:rsid w:val="00E7249D"/>
    <w:rsid w:val="00E733BA"/>
    <w:rsid w:val="00E740A4"/>
    <w:rsid w:val="00E7444C"/>
    <w:rsid w:val="00E746EE"/>
    <w:rsid w:val="00E7624F"/>
    <w:rsid w:val="00E77134"/>
    <w:rsid w:val="00E77311"/>
    <w:rsid w:val="00E7766B"/>
    <w:rsid w:val="00E80095"/>
    <w:rsid w:val="00E806CC"/>
    <w:rsid w:val="00E80C6E"/>
    <w:rsid w:val="00E830F4"/>
    <w:rsid w:val="00E84D26"/>
    <w:rsid w:val="00E864F6"/>
    <w:rsid w:val="00E87042"/>
    <w:rsid w:val="00E876A1"/>
    <w:rsid w:val="00E90800"/>
    <w:rsid w:val="00E90916"/>
    <w:rsid w:val="00E90F12"/>
    <w:rsid w:val="00E91945"/>
    <w:rsid w:val="00E93481"/>
    <w:rsid w:val="00E93AD7"/>
    <w:rsid w:val="00E93D51"/>
    <w:rsid w:val="00E943C2"/>
    <w:rsid w:val="00E94A7C"/>
    <w:rsid w:val="00E95369"/>
    <w:rsid w:val="00E96A2F"/>
    <w:rsid w:val="00E97368"/>
    <w:rsid w:val="00E97D7F"/>
    <w:rsid w:val="00EA0A76"/>
    <w:rsid w:val="00EA0EBE"/>
    <w:rsid w:val="00EA3929"/>
    <w:rsid w:val="00EA461B"/>
    <w:rsid w:val="00EA5F57"/>
    <w:rsid w:val="00EA61B0"/>
    <w:rsid w:val="00EA63FC"/>
    <w:rsid w:val="00EA67D1"/>
    <w:rsid w:val="00EB0F25"/>
    <w:rsid w:val="00EB4404"/>
    <w:rsid w:val="00EB4DFC"/>
    <w:rsid w:val="00EB5042"/>
    <w:rsid w:val="00EB7317"/>
    <w:rsid w:val="00EB74A9"/>
    <w:rsid w:val="00EC07B4"/>
    <w:rsid w:val="00EC13D2"/>
    <w:rsid w:val="00EC2323"/>
    <w:rsid w:val="00EC2B80"/>
    <w:rsid w:val="00EC3555"/>
    <w:rsid w:val="00EC371A"/>
    <w:rsid w:val="00EC3FB6"/>
    <w:rsid w:val="00EC432D"/>
    <w:rsid w:val="00EC4914"/>
    <w:rsid w:val="00EC4CE2"/>
    <w:rsid w:val="00EC53D3"/>
    <w:rsid w:val="00EC61DD"/>
    <w:rsid w:val="00EC7331"/>
    <w:rsid w:val="00EC7A2B"/>
    <w:rsid w:val="00ED100C"/>
    <w:rsid w:val="00ED14F8"/>
    <w:rsid w:val="00ED2FD9"/>
    <w:rsid w:val="00ED36C4"/>
    <w:rsid w:val="00ED3C29"/>
    <w:rsid w:val="00ED45A6"/>
    <w:rsid w:val="00ED45D4"/>
    <w:rsid w:val="00ED4915"/>
    <w:rsid w:val="00ED5F5A"/>
    <w:rsid w:val="00ED5FAE"/>
    <w:rsid w:val="00ED61B6"/>
    <w:rsid w:val="00ED67B1"/>
    <w:rsid w:val="00ED6C2C"/>
    <w:rsid w:val="00ED7644"/>
    <w:rsid w:val="00EE0768"/>
    <w:rsid w:val="00EE1F15"/>
    <w:rsid w:val="00EE3A14"/>
    <w:rsid w:val="00EE3CEC"/>
    <w:rsid w:val="00EE3E53"/>
    <w:rsid w:val="00EE4046"/>
    <w:rsid w:val="00EE4444"/>
    <w:rsid w:val="00EE4564"/>
    <w:rsid w:val="00EE48C2"/>
    <w:rsid w:val="00EE55AE"/>
    <w:rsid w:val="00EE5D3F"/>
    <w:rsid w:val="00EE6C07"/>
    <w:rsid w:val="00EE7097"/>
    <w:rsid w:val="00EF0A81"/>
    <w:rsid w:val="00EF1799"/>
    <w:rsid w:val="00EF3665"/>
    <w:rsid w:val="00EF3962"/>
    <w:rsid w:val="00EF3BF7"/>
    <w:rsid w:val="00EF3DA6"/>
    <w:rsid w:val="00EF495E"/>
    <w:rsid w:val="00EF66CA"/>
    <w:rsid w:val="00EF6926"/>
    <w:rsid w:val="00EF7A4B"/>
    <w:rsid w:val="00F006E4"/>
    <w:rsid w:val="00F010B0"/>
    <w:rsid w:val="00F01135"/>
    <w:rsid w:val="00F01CBC"/>
    <w:rsid w:val="00F02E4E"/>
    <w:rsid w:val="00F04E2D"/>
    <w:rsid w:val="00F05BC7"/>
    <w:rsid w:val="00F05C7A"/>
    <w:rsid w:val="00F062CE"/>
    <w:rsid w:val="00F105DD"/>
    <w:rsid w:val="00F10EF2"/>
    <w:rsid w:val="00F11473"/>
    <w:rsid w:val="00F12667"/>
    <w:rsid w:val="00F12B8B"/>
    <w:rsid w:val="00F13315"/>
    <w:rsid w:val="00F14489"/>
    <w:rsid w:val="00F146DF"/>
    <w:rsid w:val="00F15CC5"/>
    <w:rsid w:val="00F1709F"/>
    <w:rsid w:val="00F179F8"/>
    <w:rsid w:val="00F17F39"/>
    <w:rsid w:val="00F20EBA"/>
    <w:rsid w:val="00F21ABE"/>
    <w:rsid w:val="00F21E41"/>
    <w:rsid w:val="00F2221F"/>
    <w:rsid w:val="00F2231C"/>
    <w:rsid w:val="00F22BBD"/>
    <w:rsid w:val="00F22FA9"/>
    <w:rsid w:val="00F2396B"/>
    <w:rsid w:val="00F23E2B"/>
    <w:rsid w:val="00F255CD"/>
    <w:rsid w:val="00F26BFE"/>
    <w:rsid w:val="00F313DE"/>
    <w:rsid w:val="00F31A9C"/>
    <w:rsid w:val="00F32D04"/>
    <w:rsid w:val="00F3320C"/>
    <w:rsid w:val="00F344D7"/>
    <w:rsid w:val="00F34798"/>
    <w:rsid w:val="00F3523F"/>
    <w:rsid w:val="00F37391"/>
    <w:rsid w:val="00F40F47"/>
    <w:rsid w:val="00F43049"/>
    <w:rsid w:val="00F452A5"/>
    <w:rsid w:val="00F45346"/>
    <w:rsid w:val="00F45EC9"/>
    <w:rsid w:val="00F46161"/>
    <w:rsid w:val="00F47BC8"/>
    <w:rsid w:val="00F50073"/>
    <w:rsid w:val="00F5193B"/>
    <w:rsid w:val="00F51D6D"/>
    <w:rsid w:val="00F5364C"/>
    <w:rsid w:val="00F5379F"/>
    <w:rsid w:val="00F538D9"/>
    <w:rsid w:val="00F5424D"/>
    <w:rsid w:val="00F549CD"/>
    <w:rsid w:val="00F551F0"/>
    <w:rsid w:val="00F55DD7"/>
    <w:rsid w:val="00F56344"/>
    <w:rsid w:val="00F570B2"/>
    <w:rsid w:val="00F5748C"/>
    <w:rsid w:val="00F57C5C"/>
    <w:rsid w:val="00F57DF5"/>
    <w:rsid w:val="00F57F0B"/>
    <w:rsid w:val="00F607FA"/>
    <w:rsid w:val="00F6095F"/>
    <w:rsid w:val="00F60AF5"/>
    <w:rsid w:val="00F6175C"/>
    <w:rsid w:val="00F62118"/>
    <w:rsid w:val="00F62377"/>
    <w:rsid w:val="00F6275E"/>
    <w:rsid w:val="00F62C51"/>
    <w:rsid w:val="00F63638"/>
    <w:rsid w:val="00F645AF"/>
    <w:rsid w:val="00F64B56"/>
    <w:rsid w:val="00F6608B"/>
    <w:rsid w:val="00F66315"/>
    <w:rsid w:val="00F666EE"/>
    <w:rsid w:val="00F66B53"/>
    <w:rsid w:val="00F67CA3"/>
    <w:rsid w:val="00F7028C"/>
    <w:rsid w:val="00F713B0"/>
    <w:rsid w:val="00F73104"/>
    <w:rsid w:val="00F741E5"/>
    <w:rsid w:val="00F74CE9"/>
    <w:rsid w:val="00F74F7C"/>
    <w:rsid w:val="00F75B12"/>
    <w:rsid w:val="00F7602D"/>
    <w:rsid w:val="00F76B79"/>
    <w:rsid w:val="00F8101A"/>
    <w:rsid w:val="00F81AFC"/>
    <w:rsid w:val="00F81F56"/>
    <w:rsid w:val="00F8337F"/>
    <w:rsid w:val="00F841C2"/>
    <w:rsid w:val="00F84298"/>
    <w:rsid w:val="00F8479F"/>
    <w:rsid w:val="00F852FA"/>
    <w:rsid w:val="00F85361"/>
    <w:rsid w:val="00F869D4"/>
    <w:rsid w:val="00F86CFA"/>
    <w:rsid w:val="00F90427"/>
    <w:rsid w:val="00F908C4"/>
    <w:rsid w:val="00F90925"/>
    <w:rsid w:val="00F90E48"/>
    <w:rsid w:val="00F929E0"/>
    <w:rsid w:val="00F93112"/>
    <w:rsid w:val="00F93386"/>
    <w:rsid w:val="00F933B2"/>
    <w:rsid w:val="00F93B19"/>
    <w:rsid w:val="00F94141"/>
    <w:rsid w:val="00F94DDF"/>
    <w:rsid w:val="00F950EF"/>
    <w:rsid w:val="00F9760D"/>
    <w:rsid w:val="00F97E57"/>
    <w:rsid w:val="00FA04F8"/>
    <w:rsid w:val="00FA1020"/>
    <w:rsid w:val="00FA2404"/>
    <w:rsid w:val="00FA2772"/>
    <w:rsid w:val="00FA2837"/>
    <w:rsid w:val="00FA2C1D"/>
    <w:rsid w:val="00FA3A80"/>
    <w:rsid w:val="00FA41F6"/>
    <w:rsid w:val="00FA4329"/>
    <w:rsid w:val="00FA4A48"/>
    <w:rsid w:val="00FA5C82"/>
    <w:rsid w:val="00FA5F56"/>
    <w:rsid w:val="00FA6581"/>
    <w:rsid w:val="00FA6AC3"/>
    <w:rsid w:val="00FA7D9D"/>
    <w:rsid w:val="00FB0C54"/>
    <w:rsid w:val="00FB1D81"/>
    <w:rsid w:val="00FB3169"/>
    <w:rsid w:val="00FB355F"/>
    <w:rsid w:val="00FB3CEA"/>
    <w:rsid w:val="00FB4347"/>
    <w:rsid w:val="00FB4749"/>
    <w:rsid w:val="00FB4FB7"/>
    <w:rsid w:val="00FB6358"/>
    <w:rsid w:val="00FB797B"/>
    <w:rsid w:val="00FB7ABC"/>
    <w:rsid w:val="00FB7D20"/>
    <w:rsid w:val="00FC2A07"/>
    <w:rsid w:val="00FC2E7C"/>
    <w:rsid w:val="00FC3CB3"/>
    <w:rsid w:val="00FC5269"/>
    <w:rsid w:val="00FC5603"/>
    <w:rsid w:val="00FC5E18"/>
    <w:rsid w:val="00FC5E9E"/>
    <w:rsid w:val="00FC7805"/>
    <w:rsid w:val="00FD0271"/>
    <w:rsid w:val="00FD0640"/>
    <w:rsid w:val="00FD0992"/>
    <w:rsid w:val="00FD21C0"/>
    <w:rsid w:val="00FD2D01"/>
    <w:rsid w:val="00FD3224"/>
    <w:rsid w:val="00FD324C"/>
    <w:rsid w:val="00FD371A"/>
    <w:rsid w:val="00FD3B95"/>
    <w:rsid w:val="00FD409E"/>
    <w:rsid w:val="00FD451C"/>
    <w:rsid w:val="00FD4C18"/>
    <w:rsid w:val="00FD5B26"/>
    <w:rsid w:val="00FD5DD4"/>
    <w:rsid w:val="00FD6416"/>
    <w:rsid w:val="00FD6AB8"/>
    <w:rsid w:val="00FD6D58"/>
    <w:rsid w:val="00FD781D"/>
    <w:rsid w:val="00FE07DE"/>
    <w:rsid w:val="00FE13BA"/>
    <w:rsid w:val="00FE1FBE"/>
    <w:rsid w:val="00FE26C0"/>
    <w:rsid w:val="00FE2B79"/>
    <w:rsid w:val="00FE3C22"/>
    <w:rsid w:val="00FE42BF"/>
    <w:rsid w:val="00FE4AEB"/>
    <w:rsid w:val="00FE5E30"/>
    <w:rsid w:val="00FE695B"/>
    <w:rsid w:val="00FE7847"/>
    <w:rsid w:val="00FE7A35"/>
    <w:rsid w:val="00FE7CCF"/>
    <w:rsid w:val="00FE7E2A"/>
    <w:rsid w:val="00FE7E52"/>
    <w:rsid w:val="00FF04EB"/>
    <w:rsid w:val="00FF1C22"/>
    <w:rsid w:val="00FF2078"/>
    <w:rsid w:val="00FF39D4"/>
    <w:rsid w:val="00FF4EFF"/>
    <w:rsid w:val="00FF537B"/>
    <w:rsid w:val="00FF5F06"/>
    <w:rsid w:val="00FF6385"/>
    <w:rsid w:val="00FF746F"/>
    <w:rsid w:val="00FF7580"/>
    <w:rsid w:val="0129A44B"/>
    <w:rsid w:val="014880D1"/>
    <w:rsid w:val="01B743BA"/>
    <w:rsid w:val="033C7DE4"/>
    <w:rsid w:val="0357AB2B"/>
    <w:rsid w:val="039D8624"/>
    <w:rsid w:val="03AC1C97"/>
    <w:rsid w:val="03C3527F"/>
    <w:rsid w:val="03FDEDAE"/>
    <w:rsid w:val="04CF3AFB"/>
    <w:rsid w:val="04D365E5"/>
    <w:rsid w:val="052D564E"/>
    <w:rsid w:val="055888BB"/>
    <w:rsid w:val="05EEEDBF"/>
    <w:rsid w:val="05FB0DF8"/>
    <w:rsid w:val="06461DF8"/>
    <w:rsid w:val="065C5643"/>
    <w:rsid w:val="0669E865"/>
    <w:rsid w:val="08080F40"/>
    <w:rsid w:val="0809C200"/>
    <w:rsid w:val="0897F281"/>
    <w:rsid w:val="08C14DCA"/>
    <w:rsid w:val="093D714E"/>
    <w:rsid w:val="0A74A3D8"/>
    <w:rsid w:val="0AF47BC6"/>
    <w:rsid w:val="0BA32DA1"/>
    <w:rsid w:val="0BB51A70"/>
    <w:rsid w:val="0C000F81"/>
    <w:rsid w:val="0CCC0A62"/>
    <w:rsid w:val="0CFE5D71"/>
    <w:rsid w:val="0D116307"/>
    <w:rsid w:val="0DAEC6CF"/>
    <w:rsid w:val="0E2C6F96"/>
    <w:rsid w:val="0E913566"/>
    <w:rsid w:val="0ED8D880"/>
    <w:rsid w:val="0F06B036"/>
    <w:rsid w:val="0F3F8B2F"/>
    <w:rsid w:val="0FABAF3E"/>
    <w:rsid w:val="0FD97533"/>
    <w:rsid w:val="103F8CEF"/>
    <w:rsid w:val="109740BF"/>
    <w:rsid w:val="10E92B63"/>
    <w:rsid w:val="1145E952"/>
    <w:rsid w:val="11E3963F"/>
    <w:rsid w:val="12289615"/>
    <w:rsid w:val="13258B1C"/>
    <w:rsid w:val="1342314A"/>
    <w:rsid w:val="1371A905"/>
    <w:rsid w:val="146FDCEE"/>
    <w:rsid w:val="14F07E31"/>
    <w:rsid w:val="1502BD93"/>
    <w:rsid w:val="150424F7"/>
    <w:rsid w:val="15477160"/>
    <w:rsid w:val="15481812"/>
    <w:rsid w:val="16195DF8"/>
    <w:rsid w:val="164A30AF"/>
    <w:rsid w:val="1667672B"/>
    <w:rsid w:val="17180C8F"/>
    <w:rsid w:val="1782195D"/>
    <w:rsid w:val="17BCF59A"/>
    <w:rsid w:val="18566E6C"/>
    <w:rsid w:val="18FA930F"/>
    <w:rsid w:val="198F1D1A"/>
    <w:rsid w:val="1A000E13"/>
    <w:rsid w:val="1A3D56E3"/>
    <w:rsid w:val="1A48A01A"/>
    <w:rsid w:val="1AA40D97"/>
    <w:rsid w:val="1B7CD14A"/>
    <w:rsid w:val="1BBD9D9A"/>
    <w:rsid w:val="1BDEDBDB"/>
    <w:rsid w:val="1C6536C3"/>
    <w:rsid w:val="1C68D5D9"/>
    <w:rsid w:val="1CAA7C20"/>
    <w:rsid w:val="1D74B665"/>
    <w:rsid w:val="1E0E5351"/>
    <w:rsid w:val="1E3AB320"/>
    <w:rsid w:val="1E45F687"/>
    <w:rsid w:val="1F0B0E5A"/>
    <w:rsid w:val="1F1AF26C"/>
    <w:rsid w:val="1F8F5470"/>
    <w:rsid w:val="2011E6BB"/>
    <w:rsid w:val="207804F3"/>
    <w:rsid w:val="21A74CB7"/>
    <w:rsid w:val="224BF346"/>
    <w:rsid w:val="229E90B3"/>
    <w:rsid w:val="231F4739"/>
    <w:rsid w:val="23CC0E5A"/>
    <w:rsid w:val="23D43A95"/>
    <w:rsid w:val="245B99C3"/>
    <w:rsid w:val="24E8DA50"/>
    <w:rsid w:val="25242925"/>
    <w:rsid w:val="25902611"/>
    <w:rsid w:val="2612298F"/>
    <w:rsid w:val="2641FD9E"/>
    <w:rsid w:val="266B2AAB"/>
    <w:rsid w:val="26C000F1"/>
    <w:rsid w:val="26F78AA7"/>
    <w:rsid w:val="26FBC937"/>
    <w:rsid w:val="2719212A"/>
    <w:rsid w:val="272E42BA"/>
    <w:rsid w:val="274702D2"/>
    <w:rsid w:val="27575694"/>
    <w:rsid w:val="279E6225"/>
    <w:rsid w:val="28778F6F"/>
    <w:rsid w:val="28D5C1DA"/>
    <w:rsid w:val="28FC4598"/>
    <w:rsid w:val="29698CCE"/>
    <w:rsid w:val="2A53C104"/>
    <w:rsid w:val="2A767C88"/>
    <w:rsid w:val="2B0112F4"/>
    <w:rsid w:val="2B03A095"/>
    <w:rsid w:val="2B296596"/>
    <w:rsid w:val="2B504809"/>
    <w:rsid w:val="2B5CBC0F"/>
    <w:rsid w:val="2BDE4E40"/>
    <w:rsid w:val="2C4D1D7F"/>
    <w:rsid w:val="2C608478"/>
    <w:rsid w:val="2CE2F3CD"/>
    <w:rsid w:val="2D47028E"/>
    <w:rsid w:val="2DD60004"/>
    <w:rsid w:val="2E795FA3"/>
    <w:rsid w:val="2E919BFF"/>
    <w:rsid w:val="2EC80A74"/>
    <w:rsid w:val="2FBF0E0C"/>
    <w:rsid w:val="3028410B"/>
    <w:rsid w:val="3094E42F"/>
    <w:rsid w:val="30F33B20"/>
    <w:rsid w:val="31539F94"/>
    <w:rsid w:val="316E7FB6"/>
    <w:rsid w:val="31832A14"/>
    <w:rsid w:val="31883CB6"/>
    <w:rsid w:val="318EE97B"/>
    <w:rsid w:val="31AE5884"/>
    <w:rsid w:val="322FB0F7"/>
    <w:rsid w:val="32368343"/>
    <w:rsid w:val="3242E96A"/>
    <w:rsid w:val="3256E579"/>
    <w:rsid w:val="3354012E"/>
    <w:rsid w:val="33628EB8"/>
    <w:rsid w:val="3396296E"/>
    <w:rsid w:val="3397BDC4"/>
    <w:rsid w:val="33EF3068"/>
    <w:rsid w:val="34D99431"/>
    <w:rsid w:val="34EB581C"/>
    <w:rsid w:val="34EF9B44"/>
    <w:rsid w:val="3594648C"/>
    <w:rsid w:val="359BF86F"/>
    <w:rsid w:val="362494EF"/>
    <w:rsid w:val="3669DFDD"/>
    <w:rsid w:val="366CC274"/>
    <w:rsid w:val="37D61C5A"/>
    <w:rsid w:val="37D631D6"/>
    <w:rsid w:val="37F4F23C"/>
    <w:rsid w:val="38410392"/>
    <w:rsid w:val="38FC2D9F"/>
    <w:rsid w:val="396AA90D"/>
    <w:rsid w:val="399DF9F4"/>
    <w:rsid w:val="3A2CF847"/>
    <w:rsid w:val="3A849641"/>
    <w:rsid w:val="3AC53885"/>
    <w:rsid w:val="3ACC0D14"/>
    <w:rsid w:val="3AD886C5"/>
    <w:rsid w:val="3ADD1583"/>
    <w:rsid w:val="3B7E00CA"/>
    <w:rsid w:val="3CAB03C6"/>
    <w:rsid w:val="3CDD26F2"/>
    <w:rsid w:val="3D82FB78"/>
    <w:rsid w:val="3E653521"/>
    <w:rsid w:val="3E67B42B"/>
    <w:rsid w:val="3E791866"/>
    <w:rsid w:val="3E7F2F2C"/>
    <w:rsid w:val="3E7F6DF2"/>
    <w:rsid w:val="3F290A98"/>
    <w:rsid w:val="3F6CBB34"/>
    <w:rsid w:val="3F6E71F8"/>
    <w:rsid w:val="3FB8ADB3"/>
    <w:rsid w:val="400FD264"/>
    <w:rsid w:val="402DCB1A"/>
    <w:rsid w:val="404655F5"/>
    <w:rsid w:val="41022CA5"/>
    <w:rsid w:val="42089D8F"/>
    <w:rsid w:val="4240DB49"/>
    <w:rsid w:val="42A2446D"/>
    <w:rsid w:val="42DF0FD9"/>
    <w:rsid w:val="42FB1B81"/>
    <w:rsid w:val="434E2A40"/>
    <w:rsid w:val="438FA92E"/>
    <w:rsid w:val="43DBA6D4"/>
    <w:rsid w:val="4459FC6E"/>
    <w:rsid w:val="44B23612"/>
    <w:rsid w:val="457C5A1D"/>
    <w:rsid w:val="4586B8BD"/>
    <w:rsid w:val="46814477"/>
    <w:rsid w:val="46BD4EF9"/>
    <w:rsid w:val="46D5DAB4"/>
    <w:rsid w:val="4761039A"/>
    <w:rsid w:val="476AF9B3"/>
    <w:rsid w:val="47CC50C0"/>
    <w:rsid w:val="481CA2BC"/>
    <w:rsid w:val="487E50A4"/>
    <w:rsid w:val="48B01518"/>
    <w:rsid w:val="48D4DE14"/>
    <w:rsid w:val="495577C4"/>
    <w:rsid w:val="4971B26E"/>
    <w:rsid w:val="49C9C721"/>
    <w:rsid w:val="49DBEF4A"/>
    <w:rsid w:val="49EFF8A5"/>
    <w:rsid w:val="4A12A290"/>
    <w:rsid w:val="4A142944"/>
    <w:rsid w:val="4A4A8122"/>
    <w:rsid w:val="4A74E052"/>
    <w:rsid w:val="4B2B64C0"/>
    <w:rsid w:val="4B36B86E"/>
    <w:rsid w:val="4CE3F6D8"/>
    <w:rsid w:val="4CFA39D2"/>
    <w:rsid w:val="4D2CC188"/>
    <w:rsid w:val="4DBC7ECC"/>
    <w:rsid w:val="4EF69AF5"/>
    <w:rsid w:val="4F026D6C"/>
    <w:rsid w:val="4F39CDB1"/>
    <w:rsid w:val="4F7405B6"/>
    <w:rsid w:val="501BD791"/>
    <w:rsid w:val="520DA3FD"/>
    <w:rsid w:val="526C53A4"/>
    <w:rsid w:val="52C65C2D"/>
    <w:rsid w:val="537F76D6"/>
    <w:rsid w:val="53BFF443"/>
    <w:rsid w:val="53D0508D"/>
    <w:rsid w:val="54FE73B4"/>
    <w:rsid w:val="552CF677"/>
    <w:rsid w:val="556982E3"/>
    <w:rsid w:val="55B5B494"/>
    <w:rsid w:val="55CB3A66"/>
    <w:rsid w:val="55E4487C"/>
    <w:rsid w:val="5676E1A7"/>
    <w:rsid w:val="567D72E8"/>
    <w:rsid w:val="56DDD890"/>
    <w:rsid w:val="56FDE188"/>
    <w:rsid w:val="57760406"/>
    <w:rsid w:val="57EF99EB"/>
    <w:rsid w:val="580F86C1"/>
    <w:rsid w:val="58838403"/>
    <w:rsid w:val="58A0D469"/>
    <w:rsid w:val="58BE0C22"/>
    <w:rsid w:val="59DF8779"/>
    <w:rsid w:val="5A2CAC5C"/>
    <w:rsid w:val="5A96B0CB"/>
    <w:rsid w:val="5AA932DA"/>
    <w:rsid w:val="5B34712F"/>
    <w:rsid w:val="5B772003"/>
    <w:rsid w:val="5BDF4969"/>
    <w:rsid w:val="5C7DB345"/>
    <w:rsid w:val="5C8FBC91"/>
    <w:rsid w:val="5CEE03F0"/>
    <w:rsid w:val="5CF9B686"/>
    <w:rsid w:val="5D4E87D9"/>
    <w:rsid w:val="5D78DBD5"/>
    <w:rsid w:val="5D99C713"/>
    <w:rsid w:val="5DF451FB"/>
    <w:rsid w:val="5E0B1AF0"/>
    <w:rsid w:val="5E6148D3"/>
    <w:rsid w:val="5EED2320"/>
    <w:rsid w:val="601925BA"/>
    <w:rsid w:val="605CF21C"/>
    <w:rsid w:val="60D45F84"/>
    <w:rsid w:val="617BFBCE"/>
    <w:rsid w:val="618400A2"/>
    <w:rsid w:val="618900D5"/>
    <w:rsid w:val="619B91BC"/>
    <w:rsid w:val="61D5EC58"/>
    <w:rsid w:val="621F87D2"/>
    <w:rsid w:val="6285C426"/>
    <w:rsid w:val="6294B929"/>
    <w:rsid w:val="62D1C42E"/>
    <w:rsid w:val="62E053B1"/>
    <w:rsid w:val="63509B99"/>
    <w:rsid w:val="63771BE7"/>
    <w:rsid w:val="638A056D"/>
    <w:rsid w:val="6527B5E0"/>
    <w:rsid w:val="661F486B"/>
    <w:rsid w:val="666D169F"/>
    <w:rsid w:val="67502859"/>
    <w:rsid w:val="675036B0"/>
    <w:rsid w:val="692322CF"/>
    <w:rsid w:val="695DB15F"/>
    <w:rsid w:val="69853CF3"/>
    <w:rsid w:val="69A5EA32"/>
    <w:rsid w:val="6AD9F802"/>
    <w:rsid w:val="6B50ED42"/>
    <w:rsid w:val="6B6D0B5C"/>
    <w:rsid w:val="6B80B681"/>
    <w:rsid w:val="6BB95537"/>
    <w:rsid w:val="6C3F0379"/>
    <w:rsid w:val="6D584D07"/>
    <w:rsid w:val="6D5F7DE3"/>
    <w:rsid w:val="6DBC8FDE"/>
    <w:rsid w:val="6EB13ACC"/>
    <w:rsid w:val="6EF6A118"/>
    <w:rsid w:val="6F401387"/>
    <w:rsid w:val="6F7C9363"/>
    <w:rsid w:val="6FACE7A7"/>
    <w:rsid w:val="7029309B"/>
    <w:rsid w:val="70AFA7E8"/>
    <w:rsid w:val="70DFA692"/>
    <w:rsid w:val="718D722C"/>
    <w:rsid w:val="72312971"/>
    <w:rsid w:val="723A1EE5"/>
    <w:rsid w:val="7277C742"/>
    <w:rsid w:val="7319A6A1"/>
    <w:rsid w:val="73BAC2E9"/>
    <w:rsid w:val="73E1D809"/>
    <w:rsid w:val="7450A636"/>
    <w:rsid w:val="745C5AAC"/>
    <w:rsid w:val="7466169C"/>
    <w:rsid w:val="74A64F54"/>
    <w:rsid w:val="74AB66F7"/>
    <w:rsid w:val="7518273A"/>
    <w:rsid w:val="7552C508"/>
    <w:rsid w:val="75E51BA8"/>
    <w:rsid w:val="75F60561"/>
    <w:rsid w:val="75FF67F6"/>
    <w:rsid w:val="7630C80E"/>
    <w:rsid w:val="767C41E8"/>
    <w:rsid w:val="76B11818"/>
    <w:rsid w:val="771523DD"/>
    <w:rsid w:val="77C89923"/>
    <w:rsid w:val="78045C70"/>
    <w:rsid w:val="78D60D95"/>
    <w:rsid w:val="790014A3"/>
    <w:rsid w:val="7902E597"/>
    <w:rsid w:val="79311EFB"/>
    <w:rsid w:val="79992380"/>
    <w:rsid w:val="7A97D89F"/>
    <w:rsid w:val="7A999861"/>
    <w:rsid w:val="7B193021"/>
    <w:rsid w:val="7B900B03"/>
    <w:rsid w:val="7B9725A2"/>
    <w:rsid w:val="7BFE5B5F"/>
    <w:rsid w:val="7CFF43F8"/>
    <w:rsid w:val="7D1194BD"/>
    <w:rsid w:val="7D331634"/>
    <w:rsid w:val="7DAEA850"/>
    <w:rsid w:val="7E050E54"/>
    <w:rsid w:val="7E3EB8EA"/>
    <w:rsid w:val="7E499295"/>
    <w:rsid w:val="7E5FFBAD"/>
    <w:rsid w:val="7E7F9990"/>
    <w:rsid w:val="7E94271F"/>
    <w:rsid w:val="7EA99FEA"/>
    <w:rsid w:val="7EDC7C60"/>
    <w:rsid w:val="7EFD6243"/>
    <w:rsid w:val="7F1AF953"/>
    <w:rsid w:val="7F1F47CB"/>
    <w:rsid w:val="7F2E9851"/>
    <w:rsid w:val="7F48B98C"/>
    <w:rsid w:val="7F937E86"/>
    <w:rsid w:val="7FAB6657"/>
    <w:rsid w:val="7FDE47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1CD5D"/>
  <w15:chartTrackingRefBased/>
  <w15:docId w15:val="{34E1F4F9-132D-4198-8FD7-8D5DD6278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6EB"/>
  </w:style>
  <w:style w:type="paragraph" w:styleId="Heading1">
    <w:name w:val="heading 1"/>
    <w:basedOn w:val="Normal"/>
    <w:next w:val="Normal"/>
    <w:link w:val="Heading1Char"/>
    <w:uiPriority w:val="9"/>
    <w:qFormat/>
    <w:rsid w:val="00CD6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6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D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D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D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D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6D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D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D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D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D1F"/>
    <w:rPr>
      <w:rFonts w:eastAsiaTheme="majorEastAsia" w:cstheme="majorBidi"/>
      <w:color w:val="272727" w:themeColor="text1" w:themeTint="D8"/>
    </w:rPr>
  </w:style>
  <w:style w:type="paragraph" w:styleId="Title">
    <w:name w:val="Title"/>
    <w:basedOn w:val="Normal"/>
    <w:next w:val="Normal"/>
    <w:link w:val="TitleChar"/>
    <w:uiPriority w:val="10"/>
    <w:qFormat/>
    <w:rsid w:val="00CD6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D1F"/>
    <w:pPr>
      <w:spacing w:before="160"/>
      <w:jc w:val="center"/>
    </w:pPr>
    <w:rPr>
      <w:i/>
      <w:iCs/>
      <w:color w:val="404040" w:themeColor="text1" w:themeTint="BF"/>
    </w:rPr>
  </w:style>
  <w:style w:type="character" w:customStyle="1" w:styleId="QuoteChar">
    <w:name w:val="Quote Char"/>
    <w:basedOn w:val="DefaultParagraphFont"/>
    <w:link w:val="Quote"/>
    <w:uiPriority w:val="29"/>
    <w:rsid w:val="00CD6D1F"/>
    <w:rPr>
      <w:i/>
      <w:iCs/>
      <w:color w:val="404040" w:themeColor="text1" w:themeTint="BF"/>
    </w:rPr>
  </w:style>
  <w:style w:type="paragraph" w:styleId="ListParagraph">
    <w:name w:val="List Paragraph"/>
    <w:basedOn w:val="Normal"/>
    <w:uiPriority w:val="34"/>
    <w:qFormat/>
    <w:rsid w:val="00CD6D1F"/>
    <w:pPr>
      <w:ind w:left="720"/>
      <w:contextualSpacing/>
    </w:pPr>
  </w:style>
  <w:style w:type="character" w:styleId="IntenseEmphasis">
    <w:name w:val="Intense Emphasis"/>
    <w:basedOn w:val="DefaultParagraphFont"/>
    <w:uiPriority w:val="21"/>
    <w:qFormat/>
    <w:rsid w:val="00CD6D1F"/>
    <w:rPr>
      <w:i/>
      <w:iCs/>
      <w:color w:val="0F4761" w:themeColor="accent1" w:themeShade="BF"/>
    </w:rPr>
  </w:style>
  <w:style w:type="paragraph" w:styleId="IntenseQuote">
    <w:name w:val="Intense Quote"/>
    <w:basedOn w:val="Normal"/>
    <w:next w:val="Normal"/>
    <w:link w:val="IntenseQuoteChar"/>
    <w:uiPriority w:val="30"/>
    <w:qFormat/>
    <w:rsid w:val="00CD6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D1F"/>
    <w:rPr>
      <w:i/>
      <w:iCs/>
      <w:color w:val="0F4761" w:themeColor="accent1" w:themeShade="BF"/>
    </w:rPr>
  </w:style>
  <w:style w:type="character" w:styleId="IntenseReference">
    <w:name w:val="Intense Reference"/>
    <w:basedOn w:val="DefaultParagraphFont"/>
    <w:uiPriority w:val="32"/>
    <w:qFormat/>
    <w:rsid w:val="00CD6D1F"/>
    <w:rPr>
      <w:b/>
      <w:bCs/>
      <w:smallCaps/>
      <w:color w:val="0F4761" w:themeColor="accent1" w:themeShade="BF"/>
      <w:spacing w:val="5"/>
    </w:rPr>
  </w:style>
  <w:style w:type="character" w:styleId="PlaceholderText">
    <w:name w:val="Placeholder Text"/>
    <w:basedOn w:val="DefaultParagraphFont"/>
    <w:uiPriority w:val="99"/>
    <w:semiHidden/>
    <w:rsid w:val="004D7079"/>
    <w:rPr>
      <w:color w:val="666666"/>
    </w:rPr>
  </w:style>
  <w:style w:type="table" w:styleId="TableGrid">
    <w:name w:val="Table Grid"/>
    <w:basedOn w:val="TableNormal"/>
    <w:uiPriority w:val="39"/>
    <w:rsid w:val="00F51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FD099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77313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AE3B11"/>
    <w:rPr>
      <w:sz w:val="16"/>
      <w:szCs w:val="16"/>
    </w:rPr>
  </w:style>
  <w:style w:type="paragraph" w:styleId="CommentText">
    <w:name w:val="annotation text"/>
    <w:basedOn w:val="Normal"/>
    <w:link w:val="CommentTextChar"/>
    <w:uiPriority w:val="99"/>
    <w:unhideWhenUsed/>
    <w:rsid w:val="00AE3B11"/>
    <w:pPr>
      <w:spacing w:line="240" w:lineRule="auto"/>
    </w:pPr>
    <w:rPr>
      <w:sz w:val="20"/>
      <w:szCs w:val="20"/>
    </w:rPr>
  </w:style>
  <w:style w:type="character" w:customStyle="1" w:styleId="CommentTextChar">
    <w:name w:val="Comment Text Char"/>
    <w:basedOn w:val="DefaultParagraphFont"/>
    <w:link w:val="CommentText"/>
    <w:uiPriority w:val="99"/>
    <w:rsid w:val="00AE3B11"/>
    <w:rPr>
      <w:sz w:val="20"/>
      <w:szCs w:val="20"/>
    </w:rPr>
  </w:style>
  <w:style w:type="paragraph" w:styleId="CommentSubject">
    <w:name w:val="annotation subject"/>
    <w:basedOn w:val="CommentText"/>
    <w:next w:val="CommentText"/>
    <w:link w:val="CommentSubjectChar"/>
    <w:uiPriority w:val="99"/>
    <w:semiHidden/>
    <w:unhideWhenUsed/>
    <w:rsid w:val="00AE3B11"/>
    <w:rPr>
      <w:b/>
      <w:bCs/>
    </w:rPr>
  </w:style>
  <w:style w:type="character" w:customStyle="1" w:styleId="CommentSubjectChar">
    <w:name w:val="Comment Subject Char"/>
    <w:basedOn w:val="CommentTextChar"/>
    <w:link w:val="CommentSubject"/>
    <w:uiPriority w:val="99"/>
    <w:semiHidden/>
    <w:rsid w:val="00AE3B11"/>
    <w:rPr>
      <w:b/>
      <w:bCs/>
      <w:sz w:val="20"/>
      <w:szCs w:val="20"/>
    </w:rPr>
  </w:style>
  <w:style w:type="paragraph" w:customStyle="1" w:styleId="Body">
    <w:name w:val="Body"/>
    <w:basedOn w:val="Normal"/>
    <w:link w:val="BodyChar"/>
    <w:qFormat/>
    <w:rsid w:val="00B23611"/>
    <w:pPr>
      <w:spacing w:line="360" w:lineRule="auto"/>
    </w:pPr>
    <w:rPr>
      <w:rFonts w:ascii="Times New Roman" w:hAnsi="Times New Roman" w:cs="Times New Roman"/>
    </w:rPr>
  </w:style>
  <w:style w:type="character" w:customStyle="1" w:styleId="BodyChar">
    <w:name w:val="Body Char"/>
    <w:basedOn w:val="DefaultParagraphFont"/>
    <w:link w:val="Body"/>
    <w:rsid w:val="00B23611"/>
    <w:rPr>
      <w:rFonts w:ascii="Times New Roman" w:hAnsi="Times New Roman" w:cs="Times New Roman"/>
    </w:rPr>
  </w:style>
  <w:style w:type="paragraph" w:customStyle="1" w:styleId="ChapterTitle">
    <w:name w:val="Chapter Title"/>
    <w:basedOn w:val="Heading1"/>
    <w:link w:val="ChapterTitleChar"/>
    <w:qFormat/>
    <w:rsid w:val="00793EB8"/>
    <w:rPr>
      <w:rFonts w:ascii="Times New Roman" w:hAnsi="Times New Roman" w:cs="Times New Roman"/>
      <w:b/>
      <w:bCs/>
      <w:color w:val="auto"/>
    </w:rPr>
  </w:style>
  <w:style w:type="character" w:customStyle="1" w:styleId="ChapterTitleChar">
    <w:name w:val="Chapter Title Char"/>
    <w:basedOn w:val="Heading1Char"/>
    <w:link w:val="ChapterTitle"/>
    <w:rsid w:val="00793EB8"/>
    <w:rPr>
      <w:rFonts w:ascii="Times New Roman" w:eastAsiaTheme="majorEastAsia" w:hAnsi="Times New Roman" w:cs="Times New Roman"/>
      <w:b/>
      <w:bCs/>
      <w:color w:val="0F4761" w:themeColor="accent1" w:themeShade="BF"/>
      <w:sz w:val="40"/>
      <w:szCs w:val="40"/>
    </w:rPr>
  </w:style>
  <w:style w:type="paragraph" w:customStyle="1" w:styleId="Section">
    <w:name w:val="Section"/>
    <w:basedOn w:val="Heading2"/>
    <w:link w:val="SectionChar"/>
    <w:qFormat/>
    <w:rsid w:val="006122A1"/>
    <w:rPr>
      <w:rFonts w:ascii="Times New Roman" w:hAnsi="Times New Roman" w:cs="Times New Roman"/>
      <w:b/>
      <w:bCs/>
      <w:color w:val="auto"/>
    </w:rPr>
  </w:style>
  <w:style w:type="character" w:customStyle="1" w:styleId="SectionChar">
    <w:name w:val="Section Char"/>
    <w:basedOn w:val="Heading2Char"/>
    <w:link w:val="Section"/>
    <w:rsid w:val="006122A1"/>
    <w:rPr>
      <w:rFonts w:ascii="Times New Roman" w:eastAsiaTheme="majorEastAsia" w:hAnsi="Times New Roman" w:cs="Times New Roman"/>
      <w:b/>
      <w:bCs/>
      <w:color w:val="0F4761" w:themeColor="accent1" w:themeShade="BF"/>
      <w:sz w:val="32"/>
      <w:szCs w:val="32"/>
    </w:rPr>
  </w:style>
  <w:style w:type="character" w:styleId="Strong">
    <w:name w:val="Strong"/>
    <w:basedOn w:val="DefaultParagraphFont"/>
    <w:uiPriority w:val="22"/>
    <w:qFormat/>
    <w:rsid w:val="006122A1"/>
    <w:rPr>
      <w:b/>
      <w:bCs/>
    </w:rPr>
  </w:style>
  <w:style w:type="paragraph" w:customStyle="1" w:styleId="Subsection">
    <w:name w:val="Subsection"/>
    <w:basedOn w:val="Normal"/>
    <w:link w:val="SubsectionChar"/>
    <w:rsid w:val="006122A1"/>
    <w:pPr>
      <w:spacing w:line="360" w:lineRule="auto"/>
    </w:pPr>
    <w:rPr>
      <w:rFonts w:ascii="Times New Roman" w:hAnsi="Times New Roman" w:cs="Times New Roman"/>
    </w:rPr>
  </w:style>
  <w:style w:type="character" w:customStyle="1" w:styleId="SubsectionChar">
    <w:name w:val="Subsection Char"/>
    <w:basedOn w:val="DefaultParagraphFont"/>
    <w:link w:val="Subsection"/>
    <w:rsid w:val="006122A1"/>
    <w:rPr>
      <w:rFonts w:ascii="Times New Roman" w:hAnsi="Times New Roman" w:cs="Times New Roman"/>
    </w:rPr>
  </w:style>
  <w:style w:type="paragraph" w:customStyle="1" w:styleId="Subsections">
    <w:name w:val="Subsections"/>
    <w:basedOn w:val="Heading2"/>
    <w:link w:val="SubsectionsChar"/>
    <w:qFormat/>
    <w:rsid w:val="00FC7805"/>
    <w:rPr>
      <w:rFonts w:ascii="Times New Roman" w:hAnsi="Times New Roman"/>
      <w:b/>
      <w:color w:val="auto"/>
      <w:sz w:val="24"/>
    </w:rPr>
  </w:style>
  <w:style w:type="character" w:customStyle="1" w:styleId="SubsectionsChar">
    <w:name w:val="Subsections Char"/>
    <w:basedOn w:val="SubsectionChar"/>
    <w:link w:val="Subsections"/>
    <w:rsid w:val="00FC7805"/>
    <w:rPr>
      <w:rFonts w:ascii="Times New Roman" w:eastAsiaTheme="majorEastAsia" w:hAnsi="Times New Roman" w:cstheme="majorBidi"/>
      <w:b/>
      <w:szCs w:val="32"/>
    </w:rPr>
  </w:style>
  <w:style w:type="paragraph" w:styleId="TOCHeading">
    <w:name w:val="TOC Heading"/>
    <w:basedOn w:val="Heading1"/>
    <w:next w:val="Normal"/>
    <w:uiPriority w:val="39"/>
    <w:unhideWhenUsed/>
    <w:qFormat/>
    <w:rsid w:val="00743A1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95AAF"/>
    <w:pPr>
      <w:tabs>
        <w:tab w:val="right" w:leader="dot" w:pos="9350"/>
      </w:tabs>
      <w:spacing w:after="100"/>
    </w:pPr>
    <w:rPr>
      <w:b/>
      <w:bCs/>
      <w:noProof/>
    </w:rPr>
  </w:style>
  <w:style w:type="paragraph" w:styleId="TOC2">
    <w:name w:val="toc 2"/>
    <w:basedOn w:val="Normal"/>
    <w:next w:val="Normal"/>
    <w:autoRedefine/>
    <w:uiPriority w:val="39"/>
    <w:unhideWhenUsed/>
    <w:rsid w:val="00743A15"/>
    <w:pPr>
      <w:spacing w:after="100"/>
      <w:ind w:left="240"/>
    </w:pPr>
  </w:style>
  <w:style w:type="character" w:styleId="Hyperlink">
    <w:name w:val="Hyperlink"/>
    <w:basedOn w:val="DefaultParagraphFont"/>
    <w:uiPriority w:val="99"/>
    <w:unhideWhenUsed/>
    <w:rsid w:val="00743A15"/>
    <w:rPr>
      <w:color w:val="467886" w:themeColor="hyperlink"/>
      <w:u w:val="single"/>
    </w:rPr>
  </w:style>
  <w:style w:type="paragraph" w:styleId="Caption">
    <w:name w:val="caption"/>
    <w:basedOn w:val="Normal"/>
    <w:next w:val="Normal"/>
    <w:uiPriority w:val="35"/>
    <w:unhideWhenUsed/>
    <w:qFormat/>
    <w:rsid w:val="001D5F9B"/>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B5673"/>
    <w:pPr>
      <w:spacing w:after="0"/>
      <w:ind w:left="480" w:hanging="480"/>
    </w:pPr>
    <w:rPr>
      <w:rFonts w:ascii="Times New Roman" w:hAnsi="Times New Roman"/>
      <w:bCs/>
      <w:szCs w:val="20"/>
    </w:rPr>
  </w:style>
  <w:style w:type="paragraph" w:styleId="Header">
    <w:name w:val="header"/>
    <w:basedOn w:val="Normal"/>
    <w:link w:val="HeaderChar"/>
    <w:uiPriority w:val="99"/>
    <w:unhideWhenUsed/>
    <w:rsid w:val="00D067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75"/>
  </w:style>
  <w:style w:type="paragraph" w:styleId="Footer">
    <w:name w:val="footer"/>
    <w:basedOn w:val="Normal"/>
    <w:link w:val="FooterChar"/>
    <w:uiPriority w:val="99"/>
    <w:unhideWhenUsed/>
    <w:rsid w:val="00D067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75"/>
  </w:style>
  <w:style w:type="paragraph" w:styleId="Revision">
    <w:name w:val="Revision"/>
    <w:hidden/>
    <w:uiPriority w:val="99"/>
    <w:semiHidden/>
    <w:rsid w:val="006E00D4"/>
    <w:pPr>
      <w:spacing w:after="0" w:line="240" w:lineRule="auto"/>
    </w:pPr>
  </w:style>
  <w:style w:type="paragraph" w:customStyle="1" w:styleId="FigureCap">
    <w:name w:val="FigureCap"/>
    <w:basedOn w:val="Body"/>
    <w:link w:val="FigureCapChar"/>
    <w:qFormat/>
    <w:rsid w:val="00661C43"/>
    <w:pPr>
      <w:spacing w:line="480" w:lineRule="auto"/>
    </w:pPr>
    <w:rPr>
      <w:bCs/>
      <w:i/>
    </w:rPr>
  </w:style>
  <w:style w:type="character" w:customStyle="1" w:styleId="FigureCapChar">
    <w:name w:val="FigureCap Char"/>
    <w:basedOn w:val="BodyChar"/>
    <w:link w:val="FigureCap"/>
    <w:rsid w:val="00661C43"/>
    <w:rPr>
      <w:rFonts w:ascii="Times New Roman" w:hAnsi="Times New Roman" w:cs="Times New Roman"/>
      <w:bCs/>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06">
      <w:bodyDiv w:val="1"/>
      <w:marLeft w:val="0"/>
      <w:marRight w:val="0"/>
      <w:marTop w:val="0"/>
      <w:marBottom w:val="0"/>
      <w:divBdr>
        <w:top w:val="none" w:sz="0" w:space="0" w:color="auto"/>
        <w:left w:val="none" w:sz="0" w:space="0" w:color="auto"/>
        <w:bottom w:val="none" w:sz="0" w:space="0" w:color="auto"/>
        <w:right w:val="none" w:sz="0" w:space="0" w:color="auto"/>
      </w:divBdr>
    </w:div>
    <w:div w:id="548026">
      <w:bodyDiv w:val="1"/>
      <w:marLeft w:val="0"/>
      <w:marRight w:val="0"/>
      <w:marTop w:val="0"/>
      <w:marBottom w:val="0"/>
      <w:divBdr>
        <w:top w:val="none" w:sz="0" w:space="0" w:color="auto"/>
        <w:left w:val="none" w:sz="0" w:space="0" w:color="auto"/>
        <w:bottom w:val="none" w:sz="0" w:space="0" w:color="auto"/>
        <w:right w:val="none" w:sz="0" w:space="0" w:color="auto"/>
      </w:divBdr>
    </w:div>
    <w:div w:id="1246716">
      <w:bodyDiv w:val="1"/>
      <w:marLeft w:val="0"/>
      <w:marRight w:val="0"/>
      <w:marTop w:val="0"/>
      <w:marBottom w:val="0"/>
      <w:divBdr>
        <w:top w:val="none" w:sz="0" w:space="0" w:color="auto"/>
        <w:left w:val="none" w:sz="0" w:space="0" w:color="auto"/>
        <w:bottom w:val="none" w:sz="0" w:space="0" w:color="auto"/>
        <w:right w:val="none" w:sz="0" w:space="0" w:color="auto"/>
      </w:divBdr>
    </w:div>
    <w:div w:id="1444325">
      <w:bodyDiv w:val="1"/>
      <w:marLeft w:val="0"/>
      <w:marRight w:val="0"/>
      <w:marTop w:val="0"/>
      <w:marBottom w:val="0"/>
      <w:divBdr>
        <w:top w:val="none" w:sz="0" w:space="0" w:color="auto"/>
        <w:left w:val="none" w:sz="0" w:space="0" w:color="auto"/>
        <w:bottom w:val="none" w:sz="0" w:space="0" w:color="auto"/>
        <w:right w:val="none" w:sz="0" w:space="0" w:color="auto"/>
      </w:divBdr>
    </w:div>
    <w:div w:id="2437505">
      <w:bodyDiv w:val="1"/>
      <w:marLeft w:val="0"/>
      <w:marRight w:val="0"/>
      <w:marTop w:val="0"/>
      <w:marBottom w:val="0"/>
      <w:divBdr>
        <w:top w:val="none" w:sz="0" w:space="0" w:color="auto"/>
        <w:left w:val="none" w:sz="0" w:space="0" w:color="auto"/>
        <w:bottom w:val="none" w:sz="0" w:space="0" w:color="auto"/>
        <w:right w:val="none" w:sz="0" w:space="0" w:color="auto"/>
      </w:divBdr>
    </w:div>
    <w:div w:id="2636629">
      <w:bodyDiv w:val="1"/>
      <w:marLeft w:val="0"/>
      <w:marRight w:val="0"/>
      <w:marTop w:val="0"/>
      <w:marBottom w:val="0"/>
      <w:divBdr>
        <w:top w:val="none" w:sz="0" w:space="0" w:color="auto"/>
        <w:left w:val="none" w:sz="0" w:space="0" w:color="auto"/>
        <w:bottom w:val="none" w:sz="0" w:space="0" w:color="auto"/>
        <w:right w:val="none" w:sz="0" w:space="0" w:color="auto"/>
      </w:divBdr>
    </w:div>
    <w:div w:id="3097434">
      <w:bodyDiv w:val="1"/>
      <w:marLeft w:val="0"/>
      <w:marRight w:val="0"/>
      <w:marTop w:val="0"/>
      <w:marBottom w:val="0"/>
      <w:divBdr>
        <w:top w:val="none" w:sz="0" w:space="0" w:color="auto"/>
        <w:left w:val="none" w:sz="0" w:space="0" w:color="auto"/>
        <w:bottom w:val="none" w:sz="0" w:space="0" w:color="auto"/>
        <w:right w:val="none" w:sz="0" w:space="0" w:color="auto"/>
      </w:divBdr>
    </w:div>
    <w:div w:id="3241815">
      <w:bodyDiv w:val="1"/>
      <w:marLeft w:val="0"/>
      <w:marRight w:val="0"/>
      <w:marTop w:val="0"/>
      <w:marBottom w:val="0"/>
      <w:divBdr>
        <w:top w:val="none" w:sz="0" w:space="0" w:color="auto"/>
        <w:left w:val="none" w:sz="0" w:space="0" w:color="auto"/>
        <w:bottom w:val="none" w:sz="0" w:space="0" w:color="auto"/>
        <w:right w:val="none" w:sz="0" w:space="0" w:color="auto"/>
      </w:divBdr>
    </w:div>
    <w:div w:id="3672701">
      <w:bodyDiv w:val="1"/>
      <w:marLeft w:val="0"/>
      <w:marRight w:val="0"/>
      <w:marTop w:val="0"/>
      <w:marBottom w:val="0"/>
      <w:divBdr>
        <w:top w:val="none" w:sz="0" w:space="0" w:color="auto"/>
        <w:left w:val="none" w:sz="0" w:space="0" w:color="auto"/>
        <w:bottom w:val="none" w:sz="0" w:space="0" w:color="auto"/>
        <w:right w:val="none" w:sz="0" w:space="0" w:color="auto"/>
      </w:divBdr>
    </w:div>
    <w:div w:id="5400428">
      <w:bodyDiv w:val="1"/>
      <w:marLeft w:val="0"/>
      <w:marRight w:val="0"/>
      <w:marTop w:val="0"/>
      <w:marBottom w:val="0"/>
      <w:divBdr>
        <w:top w:val="none" w:sz="0" w:space="0" w:color="auto"/>
        <w:left w:val="none" w:sz="0" w:space="0" w:color="auto"/>
        <w:bottom w:val="none" w:sz="0" w:space="0" w:color="auto"/>
        <w:right w:val="none" w:sz="0" w:space="0" w:color="auto"/>
      </w:divBdr>
    </w:div>
    <w:div w:id="5668459">
      <w:bodyDiv w:val="1"/>
      <w:marLeft w:val="0"/>
      <w:marRight w:val="0"/>
      <w:marTop w:val="0"/>
      <w:marBottom w:val="0"/>
      <w:divBdr>
        <w:top w:val="none" w:sz="0" w:space="0" w:color="auto"/>
        <w:left w:val="none" w:sz="0" w:space="0" w:color="auto"/>
        <w:bottom w:val="none" w:sz="0" w:space="0" w:color="auto"/>
        <w:right w:val="none" w:sz="0" w:space="0" w:color="auto"/>
      </w:divBdr>
    </w:div>
    <w:div w:id="5909106">
      <w:bodyDiv w:val="1"/>
      <w:marLeft w:val="0"/>
      <w:marRight w:val="0"/>
      <w:marTop w:val="0"/>
      <w:marBottom w:val="0"/>
      <w:divBdr>
        <w:top w:val="none" w:sz="0" w:space="0" w:color="auto"/>
        <w:left w:val="none" w:sz="0" w:space="0" w:color="auto"/>
        <w:bottom w:val="none" w:sz="0" w:space="0" w:color="auto"/>
        <w:right w:val="none" w:sz="0" w:space="0" w:color="auto"/>
      </w:divBdr>
    </w:div>
    <w:div w:id="10029754">
      <w:bodyDiv w:val="1"/>
      <w:marLeft w:val="0"/>
      <w:marRight w:val="0"/>
      <w:marTop w:val="0"/>
      <w:marBottom w:val="0"/>
      <w:divBdr>
        <w:top w:val="none" w:sz="0" w:space="0" w:color="auto"/>
        <w:left w:val="none" w:sz="0" w:space="0" w:color="auto"/>
        <w:bottom w:val="none" w:sz="0" w:space="0" w:color="auto"/>
        <w:right w:val="none" w:sz="0" w:space="0" w:color="auto"/>
      </w:divBdr>
    </w:div>
    <w:div w:id="10763386">
      <w:bodyDiv w:val="1"/>
      <w:marLeft w:val="0"/>
      <w:marRight w:val="0"/>
      <w:marTop w:val="0"/>
      <w:marBottom w:val="0"/>
      <w:divBdr>
        <w:top w:val="none" w:sz="0" w:space="0" w:color="auto"/>
        <w:left w:val="none" w:sz="0" w:space="0" w:color="auto"/>
        <w:bottom w:val="none" w:sz="0" w:space="0" w:color="auto"/>
        <w:right w:val="none" w:sz="0" w:space="0" w:color="auto"/>
      </w:divBdr>
    </w:div>
    <w:div w:id="11616082">
      <w:bodyDiv w:val="1"/>
      <w:marLeft w:val="0"/>
      <w:marRight w:val="0"/>
      <w:marTop w:val="0"/>
      <w:marBottom w:val="0"/>
      <w:divBdr>
        <w:top w:val="none" w:sz="0" w:space="0" w:color="auto"/>
        <w:left w:val="none" w:sz="0" w:space="0" w:color="auto"/>
        <w:bottom w:val="none" w:sz="0" w:space="0" w:color="auto"/>
        <w:right w:val="none" w:sz="0" w:space="0" w:color="auto"/>
      </w:divBdr>
    </w:div>
    <w:div w:id="11880602">
      <w:bodyDiv w:val="1"/>
      <w:marLeft w:val="0"/>
      <w:marRight w:val="0"/>
      <w:marTop w:val="0"/>
      <w:marBottom w:val="0"/>
      <w:divBdr>
        <w:top w:val="none" w:sz="0" w:space="0" w:color="auto"/>
        <w:left w:val="none" w:sz="0" w:space="0" w:color="auto"/>
        <w:bottom w:val="none" w:sz="0" w:space="0" w:color="auto"/>
        <w:right w:val="none" w:sz="0" w:space="0" w:color="auto"/>
      </w:divBdr>
    </w:div>
    <w:div w:id="12657022">
      <w:bodyDiv w:val="1"/>
      <w:marLeft w:val="0"/>
      <w:marRight w:val="0"/>
      <w:marTop w:val="0"/>
      <w:marBottom w:val="0"/>
      <w:divBdr>
        <w:top w:val="none" w:sz="0" w:space="0" w:color="auto"/>
        <w:left w:val="none" w:sz="0" w:space="0" w:color="auto"/>
        <w:bottom w:val="none" w:sz="0" w:space="0" w:color="auto"/>
        <w:right w:val="none" w:sz="0" w:space="0" w:color="auto"/>
      </w:divBdr>
    </w:div>
    <w:div w:id="13121808">
      <w:bodyDiv w:val="1"/>
      <w:marLeft w:val="0"/>
      <w:marRight w:val="0"/>
      <w:marTop w:val="0"/>
      <w:marBottom w:val="0"/>
      <w:divBdr>
        <w:top w:val="none" w:sz="0" w:space="0" w:color="auto"/>
        <w:left w:val="none" w:sz="0" w:space="0" w:color="auto"/>
        <w:bottom w:val="none" w:sz="0" w:space="0" w:color="auto"/>
        <w:right w:val="none" w:sz="0" w:space="0" w:color="auto"/>
      </w:divBdr>
    </w:div>
    <w:div w:id="13769356">
      <w:bodyDiv w:val="1"/>
      <w:marLeft w:val="0"/>
      <w:marRight w:val="0"/>
      <w:marTop w:val="0"/>
      <w:marBottom w:val="0"/>
      <w:divBdr>
        <w:top w:val="none" w:sz="0" w:space="0" w:color="auto"/>
        <w:left w:val="none" w:sz="0" w:space="0" w:color="auto"/>
        <w:bottom w:val="none" w:sz="0" w:space="0" w:color="auto"/>
        <w:right w:val="none" w:sz="0" w:space="0" w:color="auto"/>
      </w:divBdr>
    </w:div>
    <w:div w:id="13851354">
      <w:bodyDiv w:val="1"/>
      <w:marLeft w:val="0"/>
      <w:marRight w:val="0"/>
      <w:marTop w:val="0"/>
      <w:marBottom w:val="0"/>
      <w:divBdr>
        <w:top w:val="none" w:sz="0" w:space="0" w:color="auto"/>
        <w:left w:val="none" w:sz="0" w:space="0" w:color="auto"/>
        <w:bottom w:val="none" w:sz="0" w:space="0" w:color="auto"/>
        <w:right w:val="none" w:sz="0" w:space="0" w:color="auto"/>
      </w:divBdr>
    </w:div>
    <w:div w:id="14308509">
      <w:bodyDiv w:val="1"/>
      <w:marLeft w:val="0"/>
      <w:marRight w:val="0"/>
      <w:marTop w:val="0"/>
      <w:marBottom w:val="0"/>
      <w:divBdr>
        <w:top w:val="none" w:sz="0" w:space="0" w:color="auto"/>
        <w:left w:val="none" w:sz="0" w:space="0" w:color="auto"/>
        <w:bottom w:val="none" w:sz="0" w:space="0" w:color="auto"/>
        <w:right w:val="none" w:sz="0" w:space="0" w:color="auto"/>
      </w:divBdr>
    </w:div>
    <w:div w:id="14695531">
      <w:bodyDiv w:val="1"/>
      <w:marLeft w:val="0"/>
      <w:marRight w:val="0"/>
      <w:marTop w:val="0"/>
      <w:marBottom w:val="0"/>
      <w:divBdr>
        <w:top w:val="none" w:sz="0" w:space="0" w:color="auto"/>
        <w:left w:val="none" w:sz="0" w:space="0" w:color="auto"/>
        <w:bottom w:val="none" w:sz="0" w:space="0" w:color="auto"/>
        <w:right w:val="none" w:sz="0" w:space="0" w:color="auto"/>
      </w:divBdr>
    </w:div>
    <w:div w:id="15085129">
      <w:bodyDiv w:val="1"/>
      <w:marLeft w:val="0"/>
      <w:marRight w:val="0"/>
      <w:marTop w:val="0"/>
      <w:marBottom w:val="0"/>
      <w:divBdr>
        <w:top w:val="none" w:sz="0" w:space="0" w:color="auto"/>
        <w:left w:val="none" w:sz="0" w:space="0" w:color="auto"/>
        <w:bottom w:val="none" w:sz="0" w:space="0" w:color="auto"/>
        <w:right w:val="none" w:sz="0" w:space="0" w:color="auto"/>
      </w:divBdr>
    </w:div>
    <w:div w:id="19356749">
      <w:bodyDiv w:val="1"/>
      <w:marLeft w:val="0"/>
      <w:marRight w:val="0"/>
      <w:marTop w:val="0"/>
      <w:marBottom w:val="0"/>
      <w:divBdr>
        <w:top w:val="none" w:sz="0" w:space="0" w:color="auto"/>
        <w:left w:val="none" w:sz="0" w:space="0" w:color="auto"/>
        <w:bottom w:val="none" w:sz="0" w:space="0" w:color="auto"/>
        <w:right w:val="none" w:sz="0" w:space="0" w:color="auto"/>
      </w:divBdr>
    </w:div>
    <w:div w:id="19406078">
      <w:bodyDiv w:val="1"/>
      <w:marLeft w:val="0"/>
      <w:marRight w:val="0"/>
      <w:marTop w:val="0"/>
      <w:marBottom w:val="0"/>
      <w:divBdr>
        <w:top w:val="none" w:sz="0" w:space="0" w:color="auto"/>
        <w:left w:val="none" w:sz="0" w:space="0" w:color="auto"/>
        <w:bottom w:val="none" w:sz="0" w:space="0" w:color="auto"/>
        <w:right w:val="none" w:sz="0" w:space="0" w:color="auto"/>
      </w:divBdr>
    </w:div>
    <w:div w:id="19553068">
      <w:bodyDiv w:val="1"/>
      <w:marLeft w:val="0"/>
      <w:marRight w:val="0"/>
      <w:marTop w:val="0"/>
      <w:marBottom w:val="0"/>
      <w:divBdr>
        <w:top w:val="none" w:sz="0" w:space="0" w:color="auto"/>
        <w:left w:val="none" w:sz="0" w:space="0" w:color="auto"/>
        <w:bottom w:val="none" w:sz="0" w:space="0" w:color="auto"/>
        <w:right w:val="none" w:sz="0" w:space="0" w:color="auto"/>
      </w:divBdr>
    </w:div>
    <w:div w:id="20517660">
      <w:bodyDiv w:val="1"/>
      <w:marLeft w:val="0"/>
      <w:marRight w:val="0"/>
      <w:marTop w:val="0"/>
      <w:marBottom w:val="0"/>
      <w:divBdr>
        <w:top w:val="none" w:sz="0" w:space="0" w:color="auto"/>
        <w:left w:val="none" w:sz="0" w:space="0" w:color="auto"/>
        <w:bottom w:val="none" w:sz="0" w:space="0" w:color="auto"/>
        <w:right w:val="none" w:sz="0" w:space="0" w:color="auto"/>
      </w:divBdr>
    </w:div>
    <w:div w:id="20667562">
      <w:bodyDiv w:val="1"/>
      <w:marLeft w:val="0"/>
      <w:marRight w:val="0"/>
      <w:marTop w:val="0"/>
      <w:marBottom w:val="0"/>
      <w:divBdr>
        <w:top w:val="none" w:sz="0" w:space="0" w:color="auto"/>
        <w:left w:val="none" w:sz="0" w:space="0" w:color="auto"/>
        <w:bottom w:val="none" w:sz="0" w:space="0" w:color="auto"/>
        <w:right w:val="none" w:sz="0" w:space="0" w:color="auto"/>
      </w:divBdr>
    </w:div>
    <w:div w:id="21906792">
      <w:bodyDiv w:val="1"/>
      <w:marLeft w:val="0"/>
      <w:marRight w:val="0"/>
      <w:marTop w:val="0"/>
      <w:marBottom w:val="0"/>
      <w:divBdr>
        <w:top w:val="none" w:sz="0" w:space="0" w:color="auto"/>
        <w:left w:val="none" w:sz="0" w:space="0" w:color="auto"/>
        <w:bottom w:val="none" w:sz="0" w:space="0" w:color="auto"/>
        <w:right w:val="none" w:sz="0" w:space="0" w:color="auto"/>
      </w:divBdr>
    </w:div>
    <w:div w:id="22678014">
      <w:bodyDiv w:val="1"/>
      <w:marLeft w:val="0"/>
      <w:marRight w:val="0"/>
      <w:marTop w:val="0"/>
      <w:marBottom w:val="0"/>
      <w:divBdr>
        <w:top w:val="none" w:sz="0" w:space="0" w:color="auto"/>
        <w:left w:val="none" w:sz="0" w:space="0" w:color="auto"/>
        <w:bottom w:val="none" w:sz="0" w:space="0" w:color="auto"/>
        <w:right w:val="none" w:sz="0" w:space="0" w:color="auto"/>
      </w:divBdr>
    </w:div>
    <w:div w:id="23100366">
      <w:bodyDiv w:val="1"/>
      <w:marLeft w:val="0"/>
      <w:marRight w:val="0"/>
      <w:marTop w:val="0"/>
      <w:marBottom w:val="0"/>
      <w:divBdr>
        <w:top w:val="none" w:sz="0" w:space="0" w:color="auto"/>
        <w:left w:val="none" w:sz="0" w:space="0" w:color="auto"/>
        <w:bottom w:val="none" w:sz="0" w:space="0" w:color="auto"/>
        <w:right w:val="none" w:sz="0" w:space="0" w:color="auto"/>
      </w:divBdr>
    </w:div>
    <w:div w:id="23331255">
      <w:bodyDiv w:val="1"/>
      <w:marLeft w:val="0"/>
      <w:marRight w:val="0"/>
      <w:marTop w:val="0"/>
      <w:marBottom w:val="0"/>
      <w:divBdr>
        <w:top w:val="none" w:sz="0" w:space="0" w:color="auto"/>
        <w:left w:val="none" w:sz="0" w:space="0" w:color="auto"/>
        <w:bottom w:val="none" w:sz="0" w:space="0" w:color="auto"/>
        <w:right w:val="none" w:sz="0" w:space="0" w:color="auto"/>
      </w:divBdr>
    </w:div>
    <w:div w:id="23679789">
      <w:bodyDiv w:val="1"/>
      <w:marLeft w:val="0"/>
      <w:marRight w:val="0"/>
      <w:marTop w:val="0"/>
      <w:marBottom w:val="0"/>
      <w:divBdr>
        <w:top w:val="none" w:sz="0" w:space="0" w:color="auto"/>
        <w:left w:val="none" w:sz="0" w:space="0" w:color="auto"/>
        <w:bottom w:val="none" w:sz="0" w:space="0" w:color="auto"/>
        <w:right w:val="none" w:sz="0" w:space="0" w:color="auto"/>
      </w:divBdr>
    </w:div>
    <w:div w:id="25910348">
      <w:bodyDiv w:val="1"/>
      <w:marLeft w:val="0"/>
      <w:marRight w:val="0"/>
      <w:marTop w:val="0"/>
      <w:marBottom w:val="0"/>
      <w:divBdr>
        <w:top w:val="none" w:sz="0" w:space="0" w:color="auto"/>
        <w:left w:val="none" w:sz="0" w:space="0" w:color="auto"/>
        <w:bottom w:val="none" w:sz="0" w:space="0" w:color="auto"/>
        <w:right w:val="none" w:sz="0" w:space="0" w:color="auto"/>
      </w:divBdr>
    </w:div>
    <w:div w:id="25911934">
      <w:bodyDiv w:val="1"/>
      <w:marLeft w:val="0"/>
      <w:marRight w:val="0"/>
      <w:marTop w:val="0"/>
      <w:marBottom w:val="0"/>
      <w:divBdr>
        <w:top w:val="none" w:sz="0" w:space="0" w:color="auto"/>
        <w:left w:val="none" w:sz="0" w:space="0" w:color="auto"/>
        <w:bottom w:val="none" w:sz="0" w:space="0" w:color="auto"/>
        <w:right w:val="none" w:sz="0" w:space="0" w:color="auto"/>
      </w:divBdr>
    </w:div>
    <w:div w:id="27029453">
      <w:bodyDiv w:val="1"/>
      <w:marLeft w:val="0"/>
      <w:marRight w:val="0"/>
      <w:marTop w:val="0"/>
      <w:marBottom w:val="0"/>
      <w:divBdr>
        <w:top w:val="none" w:sz="0" w:space="0" w:color="auto"/>
        <w:left w:val="none" w:sz="0" w:space="0" w:color="auto"/>
        <w:bottom w:val="none" w:sz="0" w:space="0" w:color="auto"/>
        <w:right w:val="none" w:sz="0" w:space="0" w:color="auto"/>
      </w:divBdr>
    </w:div>
    <w:div w:id="29185064">
      <w:bodyDiv w:val="1"/>
      <w:marLeft w:val="0"/>
      <w:marRight w:val="0"/>
      <w:marTop w:val="0"/>
      <w:marBottom w:val="0"/>
      <w:divBdr>
        <w:top w:val="none" w:sz="0" w:space="0" w:color="auto"/>
        <w:left w:val="none" w:sz="0" w:space="0" w:color="auto"/>
        <w:bottom w:val="none" w:sz="0" w:space="0" w:color="auto"/>
        <w:right w:val="none" w:sz="0" w:space="0" w:color="auto"/>
      </w:divBdr>
    </w:div>
    <w:div w:id="29310232">
      <w:bodyDiv w:val="1"/>
      <w:marLeft w:val="0"/>
      <w:marRight w:val="0"/>
      <w:marTop w:val="0"/>
      <w:marBottom w:val="0"/>
      <w:divBdr>
        <w:top w:val="none" w:sz="0" w:space="0" w:color="auto"/>
        <w:left w:val="none" w:sz="0" w:space="0" w:color="auto"/>
        <w:bottom w:val="none" w:sz="0" w:space="0" w:color="auto"/>
        <w:right w:val="none" w:sz="0" w:space="0" w:color="auto"/>
      </w:divBdr>
    </w:div>
    <w:div w:id="29455128">
      <w:bodyDiv w:val="1"/>
      <w:marLeft w:val="0"/>
      <w:marRight w:val="0"/>
      <w:marTop w:val="0"/>
      <w:marBottom w:val="0"/>
      <w:divBdr>
        <w:top w:val="none" w:sz="0" w:space="0" w:color="auto"/>
        <w:left w:val="none" w:sz="0" w:space="0" w:color="auto"/>
        <w:bottom w:val="none" w:sz="0" w:space="0" w:color="auto"/>
        <w:right w:val="none" w:sz="0" w:space="0" w:color="auto"/>
      </w:divBdr>
    </w:div>
    <w:div w:id="29692558">
      <w:bodyDiv w:val="1"/>
      <w:marLeft w:val="0"/>
      <w:marRight w:val="0"/>
      <w:marTop w:val="0"/>
      <w:marBottom w:val="0"/>
      <w:divBdr>
        <w:top w:val="none" w:sz="0" w:space="0" w:color="auto"/>
        <w:left w:val="none" w:sz="0" w:space="0" w:color="auto"/>
        <w:bottom w:val="none" w:sz="0" w:space="0" w:color="auto"/>
        <w:right w:val="none" w:sz="0" w:space="0" w:color="auto"/>
      </w:divBdr>
    </w:div>
    <w:div w:id="29915975">
      <w:bodyDiv w:val="1"/>
      <w:marLeft w:val="0"/>
      <w:marRight w:val="0"/>
      <w:marTop w:val="0"/>
      <w:marBottom w:val="0"/>
      <w:divBdr>
        <w:top w:val="none" w:sz="0" w:space="0" w:color="auto"/>
        <w:left w:val="none" w:sz="0" w:space="0" w:color="auto"/>
        <w:bottom w:val="none" w:sz="0" w:space="0" w:color="auto"/>
        <w:right w:val="none" w:sz="0" w:space="0" w:color="auto"/>
      </w:divBdr>
    </w:div>
    <w:div w:id="30615668">
      <w:bodyDiv w:val="1"/>
      <w:marLeft w:val="0"/>
      <w:marRight w:val="0"/>
      <w:marTop w:val="0"/>
      <w:marBottom w:val="0"/>
      <w:divBdr>
        <w:top w:val="none" w:sz="0" w:space="0" w:color="auto"/>
        <w:left w:val="none" w:sz="0" w:space="0" w:color="auto"/>
        <w:bottom w:val="none" w:sz="0" w:space="0" w:color="auto"/>
        <w:right w:val="none" w:sz="0" w:space="0" w:color="auto"/>
      </w:divBdr>
    </w:div>
    <w:div w:id="30886610">
      <w:bodyDiv w:val="1"/>
      <w:marLeft w:val="0"/>
      <w:marRight w:val="0"/>
      <w:marTop w:val="0"/>
      <w:marBottom w:val="0"/>
      <w:divBdr>
        <w:top w:val="none" w:sz="0" w:space="0" w:color="auto"/>
        <w:left w:val="none" w:sz="0" w:space="0" w:color="auto"/>
        <w:bottom w:val="none" w:sz="0" w:space="0" w:color="auto"/>
        <w:right w:val="none" w:sz="0" w:space="0" w:color="auto"/>
      </w:divBdr>
    </w:div>
    <w:div w:id="35274812">
      <w:bodyDiv w:val="1"/>
      <w:marLeft w:val="0"/>
      <w:marRight w:val="0"/>
      <w:marTop w:val="0"/>
      <w:marBottom w:val="0"/>
      <w:divBdr>
        <w:top w:val="none" w:sz="0" w:space="0" w:color="auto"/>
        <w:left w:val="none" w:sz="0" w:space="0" w:color="auto"/>
        <w:bottom w:val="none" w:sz="0" w:space="0" w:color="auto"/>
        <w:right w:val="none" w:sz="0" w:space="0" w:color="auto"/>
      </w:divBdr>
    </w:div>
    <w:div w:id="35812797">
      <w:bodyDiv w:val="1"/>
      <w:marLeft w:val="0"/>
      <w:marRight w:val="0"/>
      <w:marTop w:val="0"/>
      <w:marBottom w:val="0"/>
      <w:divBdr>
        <w:top w:val="none" w:sz="0" w:space="0" w:color="auto"/>
        <w:left w:val="none" w:sz="0" w:space="0" w:color="auto"/>
        <w:bottom w:val="none" w:sz="0" w:space="0" w:color="auto"/>
        <w:right w:val="none" w:sz="0" w:space="0" w:color="auto"/>
      </w:divBdr>
    </w:div>
    <w:div w:id="37320572">
      <w:bodyDiv w:val="1"/>
      <w:marLeft w:val="0"/>
      <w:marRight w:val="0"/>
      <w:marTop w:val="0"/>
      <w:marBottom w:val="0"/>
      <w:divBdr>
        <w:top w:val="none" w:sz="0" w:space="0" w:color="auto"/>
        <w:left w:val="none" w:sz="0" w:space="0" w:color="auto"/>
        <w:bottom w:val="none" w:sz="0" w:space="0" w:color="auto"/>
        <w:right w:val="none" w:sz="0" w:space="0" w:color="auto"/>
      </w:divBdr>
    </w:div>
    <w:div w:id="37584034">
      <w:bodyDiv w:val="1"/>
      <w:marLeft w:val="0"/>
      <w:marRight w:val="0"/>
      <w:marTop w:val="0"/>
      <w:marBottom w:val="0"/>
      <w:divBdr>
        <w:top w:val="none" w:sz="0" w:space="0" w:color="auto"/>
        <w:left w:val="none" w:sz="0" w:space="0" w:color="auto"/>
        <w:bottom w:val="none" w:sz="0" w:space="0" w:color="auto"/>
        <w:right w:val="none" w:sz="0" w:space="0" w:color="auto"/>
      </w:divBdr>
    </w:div>
    <w:div w:id="37710598">
      <w:bodyDiv w:val="1"/>
      <w:marLeft w:val="0"/>
      <w:marRight w:val="0"/>
      <w:marTop w:val="0"/>
      <w:marBottom w:val="0"/>
      <w:divBdr>
        <w:top w:val="none" w:sz="0" w:space="0" w:color="auto"/>
        <w:left w:val="none" w:sz="0" w:space="0" w:color="auto"/>
        <w:bottom w:val="none" w:sz="0" w:space="0" w:color="auto"/>
        <w:right w:val="none" w:sz="0" w:space="0" w:color="auto"/>
      </w:divBdr>
    </w:div>
    <w:div w:id="38281955">
      <w:bodyDiv w:val="1"/>
      <w:marLeft w:val="0"/>
      <w:marRight w:val="0"/>
      <w:marTop w:val="0"/>
      <w:marBottom w:val="0"/>
      <w:divBdr>
        <w:top w:val="none" w:sz="0" w:space="0" w:color="auto"/>
        <w:left w:val="none" w:sz="0" w:space="0" w:color="auto"/>
        <w:bottom w:val="none" w:sz="0" w:space="0" w:color="auto"/>
        <w:right w:val="none" w:sz="0" w:space="0" w:color="auto"/>
      </w:divBdr>
    </w:div>
    <w:div w:id="39206100">
      <w:bodyDiv w:val="1"/>
      <w:marLeft w:val="0"/>
      <w:marRight w:val="0"/>
      <w:marTop w:val="0"/>
      <w:marBottom w:val="0"/>
      <w:divBdr>
        <w:top w:val="none" w:sz="0" w:space="0" w:color="auto"/>
        <w:left w:val="none" w:sz="0" w:space="0" w:color="auto"/>
        <w:bottom w:val="none" w:sz="0" w:space="0" w:color="auto"/>
        <w:right w:val="none" w:sz="0" w:space="0" w:color="auto"/>
      </w:divBdr>
    </w:div>
    <w:div w:id="39671468">
      <w:bodyDiv w:val="1"/>
      <w:marLeft w:val="0"/>
      <w:marRight w:val="0"/>
      <w:marTop w:val="0"/>
      <w:marBottom w:val="0"/>
      <w:divBdr>
        <w:top w:val="none" w:sz="0" w:space="0" w:color="auto"/>
        <w:left w:val="none" w:sz="0" w:space="0" w:color="auto"/>
        <w:bottom w:val="none" w:sz="0" w:space="0" w:color="auto"/>
        <w:right w:val="none" w:sz="0" w:space="0" w:color="auto"/>
      </w:divBdr>
    </w:div>
    <w:div w:id="40174278">
      <w:bodyDiv w:val="1"/>
      <w:marLeft w:val="0"/>
      <w:marRight w:val="0"/>
      <w:marTop w:val="0"/>
      <w:marBottom w:val="0"/>
      <w:divBdr>
        <w:top w:val="none" w:sz="0" w:space="0" w:color="auto"/>
        <w:left w:val="none" w:sz="0" w:space="0" w:color="auto"/>
        <w:bottom w:val="none" w:sz="0" w:space="0" w:color="auto"/>
        <w:right w:val="none" w:sz="0" w:space="0" w:color="auto"/>
      </w:divBdr>
    </w:div>
    <w:div w:id="40325433">
      <w:bodyDiv w:val="1"/>
      <w:marLeft w:val="0"/>
      <w:marRight w:val="0"/>
      <w:marTop w:val="0"/>
      <w:marBottom w:val="0"/>
      <w:divBdr>
        <w:top w:val="none" w:sz="0" w:space="0" w:color="auto"/>
        <w:left w:val="none" w:sz="0" w:space="0" w:color="auto"/>
        <w:bottom w:val="none" w:sz="0" w:space="0" w:color="auto"/>
        <w:right w:val="none" w:sz="0" w:space="0" w:color="auto"/>
      </w:divBdr>
    </w:div>
    <w:div w:id="40638760">
      <w:bodyDiv w:val="1"/>
      <w:marLeft w:val="0"/>
      <w:marRight w:val="0"/>
      <w:marTop w:val="0"/>
      <w:marBottom w:val="0"/>
      <w:divBdr>
        <w:top w:val="none" w:sz="0" w:space="0" w:color="auto"/>
        <w:left w:val="none" w:sz="0" w:space="0" w:color="auto"/>
        <w:bottom w:val="none" w:sz="0" w:space="0" w:color="auto"/>
        <w:right w:val="none" w:sz="0" w:space="0" w:color="auto"/>
      </w:divBdr>
    </w:div>
    <w:div w:id="40986795">
      <w:bodyDiv w:val="1"/>
      <w:marLeft w:val="0"/>
      <w:marRight w:val="0"/>
      <w:marTop w:val="0"/>
      <w:marBottom w:val="0"/>
      <w:divBdr>
        <w:top w:val="none" w:sz="0" w:space="0" w:color="auto"/>
        <w:left w:val="none" w:sz="0" w:space="0" w:color="auto"/>
        <w:bottom w:val="none" w:sz="0" w:space="0" w:color="auto"/>
        <w:right w:val="none" w:sz="0" w:space="0" w:color="auto"/>
      </w:divBdr>
    </w:div>
    <w:div w:id="41946873">
      <w:bodyDiv w:val="1"/>
      <w:marLeft w:val="0"/>
      <w:marRight w:val="0"/>
      <w:marTop w:val="0"/>
      <w:marBottom w:val="0"/>
      <w:divBdr>
        <w:top w:val="none" w:sz="0" w:space="0" w:color="auto"/>
        <w:left w:val="none" w:sz="0" w:space="0" w:color="auto"/>
        <w:bottom w:val="none" w:sz="0" w:space="0" w:color="auto"/>
        <w:right w:val="none" w:sz="0" w:space="0" w:color="auto"/>
      </w:divBdr>
    </w:div>
    <w:div w:id="44183705">
      <w:bodyDiv w:val="1"/>
      <w:marLeft w:val="0"/>
      <w:marRight w:val="0"/>
      <w:marTop w:val="0"/>
      <w:marBottom w:val="0"/>
      <w:divBdr>
        <w:top w:val="none" w:sz="0" w:space="0" w:color="auto"/>
        <w:left w:val="none" w:sz="0" w:space="0" w:color="auto"/>
        <w:bottom w:val="none" w:sz="0" w:space="0" w:color="auto"/>
        <w:right w:val="none" w:sz="0" w:space="0" w:color="auto"/>
      </w:divBdr>
    </w:div>
    <w:div w:id="44531264">
      <w:bodyDiv w:val="1"/>
      <w:marLeft w:val="0"/>
      <w:marRight w:val="0"/>
      <w:marTop w:val="0"/>
      <w:marBottom w:val="0"/>
      <w:divBdr>
        <w:top w:val="none" w:sz="0" w:space="0" w:color="auto"/>
        <w:left w:val="none" w:sz="0" w:space="0" w:color="auto"/>
        <w:bottom w:val="none" w:sz="0" w:space="0" w:color="auto"/>
        <w:right w:val="none" w:sz="0" w:space="0" w:color="auto"/>
      </w:divBdr>
    </w:div>
    <w:div w:id="46345519">
      <w:bodyDiv w:val="1"/>
      <w:marLeft w:val="0"/>
      <w:marRight w:val="0"/>
      <w:marTop w:val="0"/>
      <w:marBottom w:val="0"/>
      <w:divBdr>
        <w:top w:val="none" w:sz="0" w:space="0" w:color="auto"/>
        <w:left w:val="none" w:sz="0" w:space="0" w:color="auto"/>
        <w:bottom w:val="none" w:sz="0" w:space="0" w:color="auto"/>
        <w:right w:val="none" w:sz="0" w:space="0" w:color="auto"/>
      </w:divBdr>
    </w:div>
    <w:div w:id="46491601">
      <w:bodyDiv w:val="1"/>
      <w:marLeft w:val="0"/>
      <w:marRight w:val="0"/>
      <w:marTop w:val="0"/>
      <w:marBottom w:val="0"/>
      <w:divBdr>
        <w:top w:val="none" w:sz="0" w:space="0" w:color="auto"/>
        <w:left w:val="none" w:sz="0" w:space="0" w:color="auto"/>
        <w:bottom w:val="none" w:sz="0" w:space="0" w:color="auto"/>
        <w:right w:val="none" w:sz="0" w:space="0" w:color="auto"/>
      </w:divBdr>
    </w:div>
    <w:div w:id="46759840">
      <w:bodyDiv w:val="1"/>
      <w:marLeft w:val="0"/>
      <w:marRight w:val="0"/>
      <w:marTop w:val="0"/>
      <w:marBottom w:val="0"/>
      <w:divBdr>
        <w:top w:val="none" w:sz="0" w:space="0" w:color="auto"/>
        <w:left w:val="none" w:sz="0" w:space="0" w:color="auto"/>
        <w:bottom w:val="none" w:sz="0" w:space="0" w:color="auto"/>
        <w:right w:val="none" w:sz="0" w:space="0" w:color="auto"/>
      </w:divBdr>
    </w:div>
    <w:div w:id="46925751">
      <w:bodyDiv w:val="1"/>
      <w:marLeft w:val="0"/>
      <w:marRight w:val="0"/>
      <w:marTop w:val="0"/>
      <w:marBottom w:val="0"/>
      <w:divBdr>
        <w:top w:val="none" w:sz="0" w:space="0" w:color="auto"/>
        <w:left w:val="none" w:sz="0" w:space="0" w:color="auto"/>
        <w:bottom w:val="none" w:sz="0" w:space="0" w:color="auto"/>
        <w:right w:val="none" w:sz="0" w:space="0" w:color="auto"/>
      </w:divBdr>
    </w:div>
    <w:div w:id="47338091">
      <w:bodyDiv w:val="1"/>
      <w:marLeft w:val="0"/>
      <w:marRight w:val="0"/>
      <w:marTop w:val="0"/>
      <w:marBottom w:val="0"/>
      <w:divBdr>
        <w:top w:val="none" w:sz="0" w:space="0" w:color="auto"/>
        <w:left w:val="none" w:sz="0" w:space="0" w:color="auto"/>
        <w:bottom w:val="none" w:sz="0" w:space="0" w:color="auto"/>
        <w:right w:val="none" w:sz="0" w:space="0" w:color="auto"/>
      </w:divBdr>
    </w:div>
    <w:div w:id="47610303">
      <w:bodyDiv w:val="1"/>
      <w:marLeft w:val="0"/>
      <w:marRight w:val="0"/>
      <w:marTop w:val="0"/>
      <w:marBottom w:val="0"/>
      <w:divBdr>
        <w:top w:val="none" w:sz="0" w:space="0" w:color="auto"/>
        <w:left w:val="none" w:sz="0" w:space="0" w:color="auto"/>
        <w:bottom w:val="none" w:sz="0" w:space="0" w:color="auto"/>
        <w:right w:val="none" w:sz="0" w:space="0" w:color="auto"/>
      </w:divBdr>
    </w:div>
    <w:div w:id="48189515">
      <w:bodyDiv w:val="1"/>
      <w:marLeft w:val="0"/>
      <w:marRight w:val="0"/>
      <w:marTop w:val="0"/>
      <w:marBottom w:val="0"/>
      <w:divBdr>
        <w:top w:val="none" w:sz="0" w:space="0" w:color="auto"/>
        <w:left w:val="none" w:sz="0" w:space="0" w:color="auto"/>
        <w:bottom w:val="none" w:sz="0" w:space="0" w:color="auto"/>
        <w:right w:val="none" w:sz="0" w:space="0" w:color="auto"/>
      </w:divBdr>
    </w:div>
    <w:div w:id="48499233">
      <w:bodyDiv w:val="1"/>
      <w:marLeft w:val="0"/>
      <w:marRight w:val="0"/>
      <w:marTop w:val="0"/>
      <w:marBottom w:val="0"/>
      <w:divBdr>
        <w:top w:val="none" w:sz="0" w:space="0" w:color="auto"/>
        <w:left w:val="none" w:sz="0" w:space="0" w:color="auto"/>
        <w:bottom w:val="none" w:sz="0" w:space="0" w:color="auto"/>
        <w:right w:val="none" w:sz="0" w:space="0" w:color="auto"/>
      </w:divBdr>
    </w:div>
    <w:div w:id="49116862">
      <w:bodyDiv w:val="1"/>
      <w:marLeft w:val="0"/>
      <w:marRight w:val="0"/>
      <w:marTop w:val="0"/>
      <w:marBottom w:val="0"/>
      <w:divBdr>
        <w:top w:val="none" w:sz="0" w:space="0" w:color="auto"/>
        <w:left w:val="none" w:sz="0" w:space="0" w:color="auto"/>
        <w:bottom w:val="none" w:sz="0" w:space="0" w:color="auto"/>
        <w:right w:val="none" w:sz="0" w:space="0" w:color="auto"/>
      </w:divBdr>
    </w:div>
    <w:div w:id="51344725">
      <w:bodyDiv w:val="1"/>
      <w:marLeft w:val="0"/>
      <w:marRight w:val="0"/>
      <w:marTop w:val="0"/>
      <w:marBottom w:val="0"/>
      <w:divBdr>
        <w:top w:val="none" w:sz="0" w:space="0" w:color="auto"/>
        <w:left w:val="none" w:sz="0" w:space="0" w:color="auto"/>
        <w:bottom w:val="none" w:sz="0" w:space="0" w:color="auto"/>
        <w:right w:val="none" w:sz="0" w:space="0" w:color="auto"/>
      </w:divBdr>
    </w:div>
    <w:div w:id="51971713">
      <w:bodyDiv w:val="1"/>
      <w:marLeft w:val="0"/>
      <w:marRight w:val="0"/>
      <w:marTop w:val="0"/>
      <w:marBottom w:val="0"/>
      <w:divBdr>
        <w:top w:val="none" w:sz="0" w:space="0" w:color="auto"/>
        <w:left w:val="none" w:sz="0" w:space="0" w:color="auto"/>
        <w:bottom w:val="none" w:sz="0" w:space="0" w:color="auto"/>
        <w:right w:val="none" w:sz="0" w:space="0" w:color="auto"/>
      </w:divBdr>
    </w:div>
    <w:div w:id="52967185">
      <w:bodyDiv w:val="1"/>
      <w:marLeft w:val="0"/>
      <w:marRight w:val="0"/>
      <w:marTop w:val="0"/>
      <w:marBottom w:val="0"/>
      <w:divBdr>
        <w:top w:val="none" w:sz="0" w:space="0" w:color="auto"/>
        <w:left w:val="none" w:sz="0" w:space="0" w:color="auto"/>
        <w:bottom w:val="none" w:sz="0" w:space="0" w:color="auto"/>
        <w:right w:val="none" w:sz="0" w:space="0" w:color="auto"/>
      </w:divBdr>
    </w:div>
    <w:div w:id="53966502">
      <w:bodyDiv w:val="1"/>
      <w:marLeft w:val="0"/>
      <w:marRight w:val="0"/>
      <w:marTop w:val="0"/>
      <w:marBottom w:val="0"/>
      <w:divBdr>
        <w:top w:val="none" w:sz="0" w:space="0" w:color="auto"/>
        <w:left w:val="none" w:sz="0" w:space="0" w:color="auto"/>
        <w:bottom w:val="none" w:sz="0" w:space="0" w:color="auto"/>
        <w:right w:val="none" w:sz="0" w:space="0" w:color="auto"/>
      </w:divBdr>
    </w:div>
    <w:div w:id="54666385">
      <w:bodyDiv w:val="1"/>
      <w:marLeft w:val="0"/>
      <w:marRight w:val="0"/>
      <w:marTop w:val="0"/>
      <w:marBottom w:val="0"/>
      <w:divBdr>
        <w:top w:val="none" w:sz="0" w:space="0" w:color="auto"/>
        <w:left w:val="none" w:sz="0" w:space="0" w:color="auto"/>
        <w:bottom w:val="none" w:sz="0" w:space="0" w:color="auto"/>
        <w:right w:val="none" w:sz="0" w:space="0" w:color="auto"/>
      </w:divBdr>
    </w:div>
    <w:div w:id="59519643">
      <w:bodyDiv w:val="1"/>
      <w:marLeft w:val="0"/>
      <w:marRight w:val="0"/>
      <w:marTop w:val="0"/>
      <w:marBottom w:val="0"/>
      <w:divBdr>
        <w:top w:val="none" w:sz="0" w:space="0" w:color="auto"/>
        <w:left w:val="none" w:sz="0" w:space="0" w:color="auto"/>
        <w:bottom w:val="none" w:sz="0" w:space="0" w:color="auto"/>
        <w:right w:val="none" w:sz="0" w:space="0" w:color="auto"/>
      </w:divBdr>
    </w:div>
    <w:div w:id="59788705">
      <w:bodyDiv w:val="1"/>
      <w:marLeft w:val="0"/>
      <w:marRight w:val="0"/>
      <w:marTop w:val="0"/>
      <w:marBottom w:val="0"/>
      <w:divBdr>
        <w:top w:val="none" w:sz="0" w:space="0" w:color="auto"/>
        <w:left w:val="none" w:sz="0" w:space="0" w:color="auto"/>
        <w:bottom w:val="none" w:sz="0" w:space="0" w:color="auto"/>
        <w:right w:val="none" w:sz="0" w:space="0" w:color="auto"/>
      </w:divBdr>
    </w:div>
    <w:div w:id="62417151">
      <w:bodyDiv w:val="1"/>
      <w:marLeft w:val="0"/>
      <w:marRight w:val="0"/>
      <w:marTop w:val="0"/>
      <w:marBottom w:val="0"/>
      <w:divBdr>
        <w:top w:val="none" w:sz="0" w:space="0" w:color="auto"/>
        <w:left w:val="none" w:sz="0" w:space="0" w:color="auto"/>
        <w:bottom w:val="none" w:sz="0" w:space="0" w:color="auto"/>
        <w:right w:val="none" w:sz="0" w:space="0" w:color="auto"/>
      </w:divBdr>
    </w:div>
    <w:div w:id="63113416">
      <w:bodyDiv w:val="1"/>
      <w:marLeft w:val="0"/>
      <w:marRight w:val="0"/>
      <w:marTop w:val="0"/>
      <w:marBottom w:val="0"/>
      <w:divBdr>
        <w:top w:val="none" w:sz="0" w:space="0" w:color="auto"/>
        <w:left w:val="none" w:sz="0" w:space="0" w:color="auto"/>
        <w:bottom w:val="none" w:sz="0" w:space="0" w:color="auto"/>
        <w:right w:val="none" w:sz="0" w:space="0" w:color="auto"/>
      </w:divBdr>
    </w:div>
    <w:div w:id="63187678">
      <w:bodyDiv w:val="1"/>
      <w:marLeft w:val="0"/>
      <w:marRight w:val="0"/>
      <w:marTop w:val="0"/>
      <w:marBottom w:val="0"/>
      <w:divBdr>
        <w:top w:val="none" w:sz="0" w:space="0" w:color="auto"/>
        <w:left w:val="none" w:sz="0" w:space="0" w:color="auto"/>
        <w:bottom w:val="none" w:sz="0" w:space="0" w:color="auto"/>
        <w:right w:val="none" w:sz="0" w:space="0" w:color="auto"/>
      </w:divBdr>
    </w:div>
    <w:div w:id="64038198">
      <w:bodyDiv w:val="1"/>
      <w:marLeft w:val="0"/>
      <w:marRight w:val="0"/>
      <w:marTop w:val="0"/>
      <w:marBottom w:val="0"/>
      <w:divBdr>
        <w:top w:val="none" w:sz="0" w:space="0" w:color="auto"/>
        <w:left w:val="none" w:sz="0" w:space="0" w:color="auto"/>
        <w:bottom w:val="none" w:sz="0" w:space="0" w:color="auto"/>
        <w:right w:val="none" w:sz="0" w:space="0" w:color="auto"/>
      </w:divBdr>
    </w:div>
    <w:div w:id="64108309">
      <w:bodyDiv w:val="1"/>
      <w:marLeft w:val="0"/>
      <w:marRight w:val="0"/>
      <w:marTop w:val="0"/>
      <w:marBottom w:val="0"/>
      <w:divBdr>
        <w:top w:val="none" w:sz="0" w:space="0" w:color="auto"/>
        <w:left w:val="none" w:sz="0" w:space="0" w:color="auto"/>
        <w:bottom w:val="none" w:sz="0" w:space="0" w:color="auto"/>
        <w:right w:val="none" w:sz="0" w:space="0" w:color="auto"/>
      </w:divBdr>
    </w:div>
    <w:div w:id="64303174">
      <w:bodyDiv w:val="1"/>
      <w:marLeft w:val="0"/>
      <w:marRight w:val="0"/>
      <w:marTop w:val="0"/>
      <w:marBottom w:val="0"/>
      <w:divBdr>
        <w:top w:val="none" w:sz="0" w:space="0" w:color="auto"/>
        <w:left w:val="none" w:sz="0" w:space="0" w:color="auto"/>
        <w:bottom w:val="none" w:sz="0" w:space="0" w:color="auto"/>
        <w:right w:val="none" w:sz="0" w:space="0" w:color="auto"/>
      </w:divBdr>
    </w:div>
    <w:div w:id="64957779">
      <w:bodyDiv w:val="1"/>
      <w:marLeft w:val="0"/>
      <w:marRight w:val="0"/>
      <w:marTop w:val="0"/>
      <w:marBottom w:val="0"/>
      <w:divBdr>
        <w:top w:val="none" w:sz="0" w:space="0" w:color="auto"/>
        <w:left w:val="none" w:sz="0" w:space="0" w:color="auto"/>
        <w:bottom w:val="none" w:sz="0" w:space="0" w:color="auto"/>
        <w:right w:val="none" w:sz="0" w:space="0" w:color="auto"/>
      </w:divBdr>
    </w:div>
    <w:div w:id="65343246">
      <w:bodyDiv w:val="1"/>
      <w:marLeft w:val="0"/>
      <w:marRight w:val="0"/>
      <w:marTop w:val="0"/>
      <w:marBottom w:val="0"/>
      <w:divBdr>
        <w:top w:val="none" w:sz="0" w:space="0" w:color="auto"/>
        <w:left w:val="none" w:sz="0" w:space="0" w:color="auto"/>
        <w:bottom w:val="none" w:sz="0" w:space="0" w:color="auto"/>
        <w:right w:val="none" w:sz="0" w:space="0" w:color="auto"/>
      </w:divBdr>
    </w:div>
    <w:div w:id="65539191">
      <w:bodyDiv w:val="1"/>
      <w:marLeft w:val="0"/>
      <w:marRight w:val="0"/>
      <w:marTop w:val="0"/>
      <w:marBottom w:val="0"/>
      <w:divBdr>
        <w:top w:val="none" w:sz="0" w:space="0" w:color="auto"/>
        <w:left w:val="none" w:sz="0" w:space="0" w:color="auto"/>
        <w:bottom w:val="none" w:sz="0" w:space="0" w:color="auto"/>
        <w:right w:val="none" w:sz="0" w:space="0" w:color="auto"/>
      </w:divBdr>
    </w:div>
    <w:div w:id="66221955">
      <w:bodyDiv w:val="1"/>
      <w:marLeft w:val="0"/>
      <w:marRight w:val="0"/>
      <w:marTop w:val="0"/>
      <w:marBottom w:val="0"/>
      <w:divBdr>
        <w:top w:val="none" w:sz="0" w:space="0" w:color="auto"/>
        <w:left w:val="none" w:sz="0" w:space="0" w:color="auto"/>
        <w:bottom w:val="none" w:sz="0" w:space="0" w:color="auto"/>
        <w:right w:val="none" w:sz="0" w:space="0" w:color="auto"/>
      </w:divBdr>
    </w:div>
    <w:div w:id="66465482">
      <w:bodyDiv w:val="1"/>
      <w:marLeft w:val="0"/>
      <w:marRight w:val="0"/>
      <w:marTop w:val="0"/>
      <w:marBottom w:val="0"/>
      <w:divBdr>
        <w:top w:val="none" w:sz="0" w:space="0" w:color="auto"/>
        <w:left w:val="none" w:sz="0" w:space="0" w:color="auto"/>
        <w:bottom w:val="none" w:sz="0" w:space="0" w:color="auto"/>
        <w:right w:val="none" w:sz="0" w:space="0" w:color="auto"/>
      </w:divBdr>
    </w:div>
    <w:div w:id="67307548">
      <w:bodyDiv w:val="1"/>
      <w:marLeft w:val="0"/>
      <w:marRight w:val="0"/>
      <w:marTop w:val="0"/>
      <w:marBottom w:val="0"/>
      <w:divBdr>
        <w:top w:val="none" w:sz="0" w:space="0" w:color="auto"/>
        <w:left w:val="none" w:sz="0" w:space="0" w:color="auto"/>
        <w:bottom w:val="none" w:sz="0" w:space="0" w:color="auto"/>
        <w:right w:val="none" w:sz="0" w:space="0" w:color="auto"/>
      </w:divBdr>
    </w:div>
    <w:div w:id="69892304">
      <w:bodyDiv w:val="1"/>
      <w:marLeft w:val="0"/>
      <w:marRight w:val="0"/>
      <w:marTop w:val="0"/>
      <w:marBottom w:val="0"/>
      <w:divBdr>
        <w:top w:val="none" w:sz="0" w:space="0" w:color="auto"/>
        <w:left w:val="none" w:sz="0" w:space="0" w:color="auto"/>
        <w:bottom w:val="none" w:sz="0" w:space="0" w:color="auto"/>
        <w:right w:val="none" w:sz="0" w:space="0" w:color="auto"/>
      </w:divBdr>
    </w:div>
    <w:div w:id="71657782">
      <w:bodyDiv w:val="1"/>
      <w:marLeft w:val="0"/>
      <w:marRight w:val="0"/>
      <w:marTop w:val="0"/>
      <w:marBottom w:val="0"/>
      <w:divBdr>
        <w:top w:val="none" w:sz="0" w:space="0" w:color="auto"/>
        <w:left w:val="none" w:sz="0" w:space="0" w:color="auto"/>
        <w:bottom w:val="none" w:sz="0" w:space="0" w:color="auto"/>
        <w:right w:val="none" w:sz="0" w:space="0" w:color="auto"/>
      </w:divBdr>
    </w:div>
    <w:div w:id="73286587">
      <w:bodyDiv w:val="1"/>
      <w:marLeft w:val="0"/>
      <w:marRight w:val="0"/>
      <w:marTop w:val="0"/>
      <w:marBottom w:val="0"/>
      <w:divBdr>
        <w:top w:val="none" w:sz="0" w:space="0" w:color="auto"/>
        <w:left w:val="none" w:sz="0" w:space="0" w:color="auto"/>
        <w:bottom w:val="none" w:sz="0" w:space="0" w:color="auto"/>
        <w:right w:val="none" w:sz="0" w:space="0" w:color="auto"/>
      </w:divBdr>
    </w:div>
    <w:div w:id="73360227">
      <w:bodyDiv w:val="1"/>
      <w:marLeft w:val="0"/>
      <w:marRight w:val="0"/>
      <w:marTop w:val="0"/>
      <w:marBottom w:val="0"/>
      <w:divBdr>
        <w:top w:val="none" w:sz="0" w:space="0" w:color="auto"/>
        <w:left w:val="none" w:sz="0" w:space="0" w:color="auto"/>
        <w:bottom w:val="none" w:sz="0" w:space="0" w:color="auto"/>
        <w:right w:val="none" w:sz="0" w:space="0" w:color="auto"/>
      </w:divBdr>
    </w:div>
    <w:div w:id="74207894">
      <w:bodyDiv w:val="1"/>
      <w:marLeft w:val="0"/>
      <w:marRight w:val="0"/>
      <w:marTop w:val="0"/>
      <w:marBottom w:val="0"/>
      <w:divBdr>
        <w:top w:val="none" w:sz="0" w:space="0" w:color="auto"/>
        <w:left w:val="none" w:sz="0" w:space="0" w:color="auto"/>
        <w:bottom w:val="none" w:sz="0" w:space="0" w:color="auto"/>
        <w:right w:val="none" w:sz="0" w:space="0" w:color="auto"/>
      </w:divBdr>
    </w:div>
    <w:div w:id="74864981">
      <w:bodyDiv w:val="1"/>
      <w:marLeft w:val="0"/>
      <w:marRight w:val="0"/>
      <w:marTop w:val="0"/>
      <w:marBottom w:val="0"/>
      <w:divBdr>
        <w:top w:val="none" w:sz="0" w:space="0" w:color="auto"/>
        <w:left w:val="none" w:sz="0" w:space="0" w:color="auto"/>
        <w:bottom w:val="none" w:sz="0" w:space="0" w:color="auto"/>
        <w:right w:val="none" w:sz="0" w:space="0" w:color="auto"/>
      </w:divBdr>
    </w:div>
    <w:div w:id="75783734">
      <w:bodyDiv w:val="1"/>
      <w:marLeft w:val="0"/>
      <w:marRight w:val="0"/>
      <w:marTop w:val="0"/>
      <w:marBottom w:val="0"/>
      <w:divBdr>
        <w:top w:val="none" w:sz="0" w:space="0" w:color="auto"/>
        <w:left w:val="none" w:sz="0" w:space="0" w:color="auto"/>
        <w:bottom w:val="none" w:sz="0" w:space="0" w:color="auto"/>
        <w:right w:val="none" w:sz="0" w:space="0" w:color="auto"/>
      </w:divBdr>
    </w:div>
    <w:div w:id="76219109">
      <w:bodyDiv w:val="1"/>
      <w:marLeft w:val="0"/>
      <w:marRight w:val="0"/>
      <w:marTop w:val="0"/>
      <w:marBottom w:val="0"/>
      <w:divBdr>
        <w:top w:val="none" w:sz="0" w:space="0" w:color="auto"/>
        <w:left w:val="none" w:sz="0" w:space="0" w:color="auto"/>
        <w:bottom w:val="none" w:sz="0" w:space="0" w:color="auto"/>
        <w:right w:val="none" w:sz="0" w:space="0" w:color="auto"/>
      </w:divBdr>
    </w:div>
    <w:div w:id="76638739">
      <w:bodyDiv w:val="1"/>
      <w:marLeft w:val="0"/>
      <w:marRight w:val="0"/>
      <w:marTop w:val="0"/>
      <w:marBottom w:val="0"/>
      <w:divBdr>
        <w:top w:val="none" w:sz="0" w:space="0" w:color="auto"/>
        <w:left w:val="none" w:sz="0" w:space="0" w:color="auto"/>
        <w:bottom w:val="none" w:sz="0" w:space="0" w:color="auto"/>
        <w:right w:val="none" w:sz="0" w:space="0" w:color="auto"/>
      </w:divBdr>
    </w:div>
    <w:div w:id="76902965">
      <w:bodyDiv w:val="1"/>
      <w:marLeft w:val="0"/>
      <w:marRight w:val="0"/>
      <w:marTop w:val="0"/>
      <w:marBottom w:val="0"/>
      <w:divBdr>
        <w:top w:val="none" w:sz="0" w:space="0" w:color="auto"/>
        <w:left w:val="none" w:sz="0" w:space="0" w:color="auto"/>
        <w:bottom w:val="none" w:sz="0" w:space="0" w:color="auto"/>
        <w:right w:val="none" w:sz="0" w:space="0" w:color="auto"/>
      </w:divBdr>
    </w:div>
    <w:div w:id="77555512">
      <w:bodyDiv w:val="1"/>
      <w:marLeft w:val="0"/>
      <w:marRight w:val="0"/>
      <w:marTop w:val="0"/>
      <w:marBottom w:val="0"/>
      <w:divBdr>
        <w:top w:val="none" w:sz="0" w:space="0" w:color="auto"/>
        <w:left w:val="none" w:sz="0" w:space="0" w:color="auto"/>
        <w:bottom w:val="none" w:sz="0" w:space="0" w:color="auto"/>
        <w:right w:val="none" w:sz="0" w:space="0" w:color="auto"/>
      </w:divBdr>
    </w:div>
    <w:div w:id="77604669">
      <w:bodyDiv w:val="1"/>
      <w:marLeft w:val="0"/>
      <w:marRight w:val="0"/>
      <w:marTop w:val="0"/>
      <w:marBottom w:val="0"/>
      <w:divBdr>
        <w:top w:val="none" w:sz="0" w:space="0" w:color="auto"/>
        <w:left w:val="none" w:sz="0" w:space="0" w:color="auto"/>
        <w:bottom w:val="none" w:sz="0" w:space="0" w:color="auto"/>
        <w:right w:val="none" w:sz="0" w:space="0" w:color="auto"/>
      </w:divBdr>
    </w:div>
    <w:div w:id="80639489">
      <w:bodyDiv w:val="1"/>
      <w:marLeft w:val="0"/>
      <w:marRight w:val="0"/>
      <w:marTop w:val="0"/>
      <w:marBottom w:val="0"/>
      <w:divBdr>
        <w:top w:val="none" w:sz="0" w:space="0" w:color="auto"/>
        <w:left w:val="none" w:sz="0" w:space="0" w:color="auto"/>
        <w:bottom w:val="none" w:sz="0" w:space="0" w:color="auto"/>
        <w:right w:val="none" w:sz="0" w:space="0" w:color="auto"/>
      </w:divBdr>
    </w:div>
    <w:div w:id="81269283">
      <w:bodyDiv w:val="1"/>
      <w:marLeft w:val="0"/>
      <w:marRight w:val="0"/>
      <w:marTop w:val="0"/>
      <w:marBottom w:val="0"/>
      <w:divBdr>
        <w:top w:val="none" w:sz="0" w:space="0" w:color="auto"/>
        <w:left w:val="none" w:sz="0" w:space="0" w:color="auto"/>
        <w:bottom w:val="none" w:sz="0" w:space="0" w:color="auto"/>
        <w:right w:val="none" w:sz="0" w:space="0" w:color="auto"/>
      </w:divBdr>
    </w:div>
    <w:div w:id="81486665">
      <w:bodyDiv w:val="1"/>
      <w:marLeft w:val="0"/>
      <w:marRight w:val="0"/>
      <w:marTop w:val="0"/>
      <w:marBottom w:val="0"/>
      <w:divBdr>
        <w:top w:val="none" w:sz="0" w:space="0" w:color="auto"/>
        <w:left w:val="none" w:sz="0" w:space="0" w:color="auto"/>
        <w:bottom w:val="none" w:sz="0" w:space="0" w:color="auto"/>
        <w:right w:val="none" w:sz="0" w:space="0" w:color="auto"/>
      </w:divBdr>
    </w:div>
    <w:div w:id="81951307">
      <w:bodyDiv w:val="1"/>
      <w:marLeft w:val="0"/>
      <w:marRight w:val="0"/>
      <w:marTop w:val="0"/>
      <w:marBottom w:val="0"/>
      <w:divBdr>
        <w:top w:val="none" w:sz="0" w:space="0" w:color="auto"/>
        <w:left w:val="none" w:sz="0" w:space="0" w:color="auto"/>
        <w:bottom w:val="none" w:sz="0" w:space="0" w:color="auto"/>
        <w:right w:val="none" w:sz="0" w:space="0" w:color="auto"/>
      </w:divBdr>
    </w:div>
    <w:div w:id="82529444">
      <w:bodyDiv w:val="1"/>
      <w:marLeft w:val="0"/>
      <w:marRight w:val="0"/>
      <w:marTop w:val="0"/>
      <w:marBottom w:val="0"/>
      <w:divBdr>
        <w:top w:val="none" w:sz="0" w:space="0" w:color="auto"/>
        <w:left w:val="none" w:sz="0" w:space="0" w:color="auto"/>
        <w:bottom w:val="none" w:sz="0" w:space="0" w:color="auto"/>
        <w:right w:val="none" w:sz="0" w:space="0" w:color="auto"/>
      </w:divBdr>
    </w:div>
    <w:div w:id="82607620">
      <w:bodyDiv w:val="1"/>
      <w:marLeft w:val="0"/>
      <w:marRight w:val="0"/>
      <w:marTop w:val="0"/>
      <w:marBottom w:val="0"/>
      <w:divBdr>
        <w:top w:val="none" w:sz="0" w:space="0" w:color="auto"/>
        <w:left w:val="none" w:sz="0" w:space="0" w:color="auto"/>
        <w:bottom w:val="none" w:sz="0" w:space="0" w:color="auto"/>
        <w:right w:val="none" w:sz="0" w:space="0" w:color="auto"/>
      </w:divBdr>
    </w:div>
    <w:div w:id="83235348">
      <w:bodyDiv w:val="1"/>
      <w:marLeft w:val="0"/>
      <w:marRight w:val="0"/>
      <w:marTop w:val="0"/>
      <w:marBottom w:val="0"/>
      <w:divBdr>
        <w:top w:val="none" w:sz="0" w:space="0" w:color="auto"/>
        <w:left w:val="none" w:sz="0" w:space="0" w:color="auto"/>
        <w:bottom w:val="none" w:sz="0" w:space="0" w:color="auto"/>
        <w:right w:val="none" w:sz="0" w:space="0" w:color="auto"/>
      </w:divBdr>
    </w:div>
    <w:div w:id="84225613">
      <w:bodyDiv w:val="1"/>
      <w:marLeft w:val="0"/>
      <w:marRight w:val="0"/>
      <w:marTop w:val="0"/>
      <w:marBottom w:val="0"/>
      <w:divBdr>
        <w:top w:val="none" w:sz="0" w:space="0" w:color="auto"/>
        <w:left w:val="none" w:sz="0" w:space="0" w:color="auto"/>
        <w:bottom w:val="none" w:sz="0" w:space="0" w:color="auto"/>
        <w:right w:val="none" w:sz="0" w:space="0" w:color="auto"/>
      </w:divBdr>
    </w:div>
    <w:div w:id="84965495">
      <w:bodyDiv w:val="1"/>
      <w:marLeft w:val="0"/>
      <w:marRight w:val="0"/>
      <w:marTop w:val="0"/>
      <w:marBottom w:val="0"/>
      <w:divBdr>
        <w:top w:val="none" w:sz="0" w:space="0" w:color="auto"/>
        <w:left w:val="none" w:sz="0" w:space="0" w:color="auto"/>
        <w:bottom w:val="none" w:sz="0" w:space="0" w:color="auto"/>
        <w:right w:val="none" w:sz="0" w:space="0" w:color="auto"/>
      </w:divBdr>
    </w:div>
    <w:div w:id="85394652">
      <w:bodyDiv w:val="1"/>
      <w:marLeft w:val="0"/>
      <w:marRight w:val="0"/>
      <w:marTop w:val="0"/>
      <w:marBottom w:val="0"/>
      <w:divBdr>
        <w:top w:val="none" w:sz="0" w:space="0" w:color="auto"/>
        <w:left w:val="none" w:sz="0" w:space="0" w:color="auto"/>
        <w:bottom w:val="none" w:sz="0" w:space="0" w:color="auto"/>
        <w:right w:val="none" w:sz="0" w:space="0" w:color="auto"/>
      </w:divBdr>
    </w:div>
    <w:div w:id="85661986">
      <w:bodyDiv w:val="1"/>
      <w:marLeft w:val="0"/>
      <w:marRight w:val="0"/>
      <w:marTop w:val="0"/>
      <w:marBottom w:val="0"/>
      <w:divBdr>
        <w:top w:val="none" w:sz="0" w:space="0" w:color="auto"/>
        <w:left w:val="none" w:sz="0" w:space="0" w:color="auto"/>
        <w:bottom w:val="none" w:sz="0" w:space="0" w:color="auto"/>
        <w:right w:val="none" w:sz="0" w:space="0" w:color="auto"/>
      </w:divBdr>
    </w:div>
    <w:div w:id="85807350">
      <w:bodyDiv w:val="1"/>
      <w:marLeft w:val="0"/>
      <w:marRight w:val="0"/>
      <w:marTop w:val="0"/>
      <w:marBottom w:val="0"/>
      <w:divBdr>
        <w:top w:val="none" w:sz="0" w:space="0" w:color="auto"/>
        <w:left w:val="none" w:sz="0" w:space="0" w:color="auto"/>
        <w:bottom w:val="none" w:sz="0" w:space="0" w:color="auto"/>
        <w:right w:val="none" w:sz="0" w:space="0" w:color="auto"/>
      </w:divBdr>
    </w:div>
    <w:div w:id="87166647">
      <w:bodyDiv w:val="1"/>
      <w:marLeft w:val="0"/>
      <w:marRight w:val="0"/>
      <w:marTop w:val="0"/>
      <w:marBottom w:val="0"/>
      <w:divBdr>
        <w:top w:val="none" w:sz="0" w:space="0" w:color="auto"/>
        <w:left w:val="none" w:sz="0" w:space="0" w:color="auto"/>
        <w:bottom w:val="none" w:sz="0" w:space="0" w:color="auto"/>
        <w:right w:val="none" w:sz="0" w:space="0" w:color="auto"/>
      </w:divBdr>
    </w:div>
    <w:div w:id="87701021">
      <w:bodyDiv w:val="1"/>
      <w:marLeft w:val="0"/>
      <w:marRight w:val="0"/>
      <w:marTop w:val="0"/>
      <w:marBottom w:val="0"/>
      <w:divBdr>
        <w:top w:val="none" w:sz="0" w:space="0" w:color="auto"/>
        <w:left w:val="none" w:sz="0" w:space="0" w:color="auto"/>
        <w:bottom w:val="none" w:sz="0" w:space="0" w:color="auto"/>
        <w:right w:val="none" w:sz="0" w:space="0" w:color="auto"/>
      </w:divBdr>
    </w:div>
    <w:div w:id="88043926">
      <w:bodyDiv w:val="1"/>
      <w:marLeft w:val="0"/>
      <w:marRight w:val="0"/>
      <w:marTop w:val="0"/>
      <w:marBottom w:val="0"/>
      <w:divBdr>
        <w:top w:val="none" w:sz="0" w:space="0" w:color="auto"/>
        <w:left w:val="none" w:sz="0" w:space="0" w:color="auto"/>
        <w:bottom w:val="none" w:sz="0" w:space="0" w:color="auto"/>
        <w:right w:val="none" w:sz="0" w:space="0" w:color="auto"/>
      </w:divBdr>
    </w:div>
    <w:div w:id="88309214">
      <w:bodyDiv w:val="1"/>
      <w:marLeft w:val="0"/>
      <w:marRight w:val="0"/>
      <w:marTop w:val="0"/>
      <w:marBottom w:val="0"/>
      <w:divBdr>
        <w:top w:val="none" w:sz="0" w:space="0" w:color="auto"/>
        <w:left w:val="none" w:sz="0" w:space="0" w:color="auto"/>
        <w:bottom w:val="none" w:sz="0" w:space="0" w:color="auto"/>
        <w:right w:val="none" w:sz="0" w:space="0" w:color="auto"/>
      </w:divBdr>
    </w:div>
    <w:div w:id="88549618">
      <w:bodyDiv w:val="1"/>
      <w:marLeft w:val="0"/>
      <w:marRight w:val="0"/>
      <w:marTop w:val="0"/>
      <w:marBottom w:val="0"/>
      <w:divBdr>
        <w:top w:val="none" w:sz="0" w:space="0" w:color="auto"/>
        <w:left w:val="none" w:sz="0" w:space="0" w:color="auto"/>
        <w:bottom w:val="none" w:sz="0" w:space="0" w:color="auto"/>
        <w:right w:val="none" w:sz="0" w:space="0" w:color="auto"/>
      </w:divBdr>
    </w:div>
    <w:div w:id="88549966">
      <w:bodyDiv w:val="1"/>
      <w:marLeft w:val="0"/>
      <w:marRight w:val="0"/>
      <w:marTop w:val="0"/>
      <w:marBottom w:val="0"/>
      <w:divBdr>
        <w:top w:val="none" w:sz="0" w:space="0" w:color="auto"/>
        <w:left w:val="none" w:sz="0" w:space="0" w:color="auto"/>
        <w:bottom w:val="none" w:sz="0" w:space="0" w:color="auto"/>
        <w:right w:val="none" w:sz="0" w:space="0" w:color="auto"/>
      </w:divBdr>
    </w:div>
    <w:div w:id="88812880">
      <w:bodyDiv w:val="1"/>
      <w:marLeft w:val="0"/>
      <w:marRight w:val="0"/>
      <w:marTop w:val="0"/>
      <w:marBottom w:val="0"/>
      <w:divBdr>
        <w:top w:val="none" w:sz="0" w:space="0" w:color="auto"/>
        <w:left w:val="none" w:sz="0" w:space="0" w:color="auto"/>
        <w:bottom w:val="none" w:sz="0" w:space="0" w:color="auto"/>
        <w:right w:val="none" w:sz="0" w:space="0" w:color="auto"/>
      </w:divBdr>
    </w:div>
    <w:div w:id="89937596">
      <w:bodyDiv w:val="1"/>
      <w:marLeft w:val="0"/>
      <w:marRight w:val="0"/>
      <w:marTop w:val="0"/>
      <w:marBottom w:val="0"/>
      <w:divBdr>
        <w:top w:val="none" w:sz="0" w:space="0" w:color="auto"/>
        <w:left w:val="none" w:sz="0" w:space="0" w:color="auto"/>
        <w:bottom w:val="none" w:sz="0" w:space="0" w:color="auto"/>
        <w:right w:val="none" w:sz="0" w:space="0" w:color="auto"/>
      </w:divBdr>
    </w:div>
    <w:div w:id="90049766">
      <w:bodyDiv w:val="1"/>
      <w:marLeft w:val="0"/>
      <w:marRight w:val="0"/>
      <w:marTop w:val="0"/>
      <w:marBottom w:val="0"/>
      <w:divBdr>
        <w:top w:val="none" w:sz="0" w:space="0" w:color="auto"/>
        <w:left w:val="none" w:sz="0" w:space="0" w:color="auto"/>
        <w:bottom w:val="none" w:sz="0" w:space="0" w:color="auto"/>
        <w:right w:val="none" w:sz="0" w:space="0" w:color="auto"/>
      </w:divBdr>
    </w:div>
    <w:div w:id="90200683">
      <w:bodyDiv w:val="1"/>
      <w:marLeft w:val="0"/>
      <w:marRight w:val="0"/>
      <w:marTop w:val="0"/>
      <w:marBottom w:val="0"/>
      <w:divBdr>
        <w:top w:val="none" w:sz="0" w:space="0" w:color="auto"/>
        <w:left w:val="none" w:sz="0" w:space="0" w:color="auto"/>
        <w:bottom w:val="none" w:sz="0" w:space="0" w:color="auto"/>
        <w:right w:val="none" w:sz="0" w:space="0" w:color="auto"/>
      </w:divBdr>
    </w:div>
    <w:div w:id="90980870">
      <w:bodyDiv w:val="1"/>
      <w:marLeft w:val="0"/>
      <w:marRight w:val="0"/>
      <w:marTop w:val="0"/>
      <w:marBottom w:val="0"/>
      <w:divBdr>
        <w:top w:val="none" w:sz="0" w:space="0" w:color="auto"/>
        <w:left w:val="none" w:sz="0" w:space="0" w:color="auto"/>
        <w:bottom w:val="none" w:sz="0" w:space="0" w:color="auto"/>
        <w:right w:val="none" w:sz="0" w:space="0" w:color="auto"/>
      </w:divBdr>
    </w:div>
    <w:div w:id="91047096">
      <w:bodyDiv w:val="1"/>
      <w:marLeft w:val="0"/>
      <w:marRight w:val="0"/>
      <w:marTop w:val="0"/>
      <w:marBottom w:val="0"/>
      <w:divBdr>
        <w:top w:val="none" w:sz="0" w:space="0" w:color="auto"/>
        <w:left w:val="none" w:sz="0" w:space="0" w:color="auto"/>
        <w:bottom w:val="none" w:sz="0" w:space="0" w:color="auto"/>
        <w:right w:val="none" w:sz="0" w:space="0" w:color="auto"/>
      </w:divBdr>
    </w:div>
    <w:div w:id="91514765">
      <w:bodyDiv w:val="1"/>
      <w:marLeft w:val="0"/>
      <w:marRight w:val="0"/>
      <w:marTop w:val="0"/>
      <w:marBottom w:val="0"/>
      <w:divBdr>
        <w:top w:val="none" w:sz="0" w:space="0" w:color="auto"/>
        <w:left w:val="none" w:sz="0" w:space="0" w:color="auto"/>
        <w:bottom w:val="none" w:sz="0" w:space="0" w:color="auto"/>
        <w:right w:val="none" w:sz="0" w:space="0" w:color="auto"/>
      </w:divBdr>
    </w:div>
    <w:div w:id="92366958">
      <w:bodyDiv w:val="1"/>
      <w:marLeft w:val="0"/>
      <w:marRight w:val="0"/>
      <w:marTop w:val="0"/>
      <w:marBottom w:val="0"/>
      <w:divBdr>
        <w:top w:val="none" w:sz="0" w:space="0" w:color="auto"/>
        <w:left w:val="none" w:sz="0" w:space="0" w:color="auto"/>
        <w:bottom w:val="none" w:sz="0" w:space="0" w:color="auto"/>
        <w:right w:val="none" w:sz="0" w:space="0" w:color="auto"/>
      </w:divBdr>
    </w:div>
    <w:div w:id="93206910">
      <w:bodyDiv w:val="1"/>
      <w:marLeft w:val="0"/>
      <w:marRight w:val="0"/>
      <w:marTop w:val="0"/>
      <w:marBottom w:val="0"/>
      <w:divBdr>
        <w:top w:val="none" w:sz="0" w:space="0" w:color="auto"/>
        <w:left w:val="none" w:sz="0" w:space="0" w:color="auto"/>
        <w:bottom w:val="none" w:sz="0" w:space="0" w:color="auto"/>
        <w:right w:val="none" w:sz="0" w:space="0" w:color="auto"/>
      </w:divBdr>
    </w:div>
    <w:div w:id="96994080">
      <w:bodyDiv w:val="1"/>
      <w:marLeft w:val="0"/>
      <w:marRight w:val="0"/>
      <w:marTop w:val="0"/>
      <w:marBottom w:val="0"/>
      <w:divBdr>
        <w:top w:val="none" w:sz="0" w:space="0" w:color="auto"/>
        <w:left w:val="none" w:sz="0" w:space="0" w:color="auto"/>
        <w:bottom w:val="none" w:sz="0" w:space="0" w:color="auto"/>
        <w:right w:val="none" w:sz="0" w:space="0" w:color="auto"/>
      </w:divBdr>
    </w:div>
    <w:div w:id="97525932">
      <w:bodyDiv w:val="1"/>
      <w:marLeft w:val="0"/>
      <w:marRight w:val="0"/>
      <w:marTop w:val="0"/>
      <w:marBottom w:val="0"/>
      <w:divBdr>
        <w:top w:val="none" w:sz="0" w:space="0" w:color="auto"/>
        <w:left w:val="none" w:sz="0" w:space="0" w:color="auto"/>
        <w:bottom w:val="none" w:sz="0" w:space="0" w:color="auto"/>
        <w:right w:val="none" w:sz="0" w:space="0" w:color="auto"/>
      </w:divBdr>
    </w:div>
    <w:div w:id="99300914">
      <w:bodyDiv w:val="1"/>
      <w:marLeft w:val="0"/>
      <w:marRight w:val="0"/>
      <w:marTop w:val="0"/>
      <w:marBottom w:val="0"/>
      <w:divBdr>
        <w:top w:val="none" w:sz="0" w:space="0" w:color="auto"/>
        <w:left w:val="none" w:sz="0" w:space="0" w:color="auto"/>
        <w:bottom w:val="none" w:sz="0" w:space="0" w:color="auto"/>
        <w:right w:val="none" w:sz="0" w:space="0" w:color="auto"/>
      </w:divBdr>
    </w:div>
    <w:div w:id="99497725">
      <w:bodyDiv w:val="1"/>
      <w:marLeft w:val="0"/>
      <w:marRight w:val="0"/>
      <w:marTop w:val="0"/>
      <w:marBottom w:val="0"/>
      <w:divBdr>
        <w:top w:val="none" w:sz="0" w:space="0" w:color="auto"/>
        <w:left w:val="none" w:sz="0" w:space="0" w:color="auto"/>
        <w:bottom w:val="none" w:sz="0" w:space="0" w:color="auto"/>
        <w:right w:val="none" w:sz="0" w:space="0" w:color="auto"/>
      </w:divBdr>
    </w:div>
    <w:div w:id="100348225">
      <w:bodyDiv w:val="1"/>
      <w:marLeft w:val="0"/>
      <w:marRight w:val="0"/>
      <w:marTop w:val="0"/>
      <w:marBottom w:val="0"/>
      <w:divBdr>
        <w:top w:val="none" w:sz="0" w:space="0" w:color="auto"/>
        <w:left w:val="none" w:sz="0" w:space="0" w:color="auto"/>
        <w:bottom w:val="none" w:sz="0" w:space="0" w:color="auto"/>
        <w:right w:val="none" w:sz="0" w:space="0" w:color="auto"/>
      </w:divBdr>
    </w:div>
    <w:div w:id="101340166">
      <w:bodyDiv w:val="1"/>
      <w:marLeft w:val="0"/>
      <w:marRight w:val="0"/>
      <w:marTop w:val="0"/>
      <w:marBottom w:val="0"/>
      <w:divBdr>
        <w:top w:val="none" w:sz="0" w:space="0" w:color="auto"/>
        <w:left w:val="none" w:sz="0" w:space="0" w:color="auto"/>
        <w:bottom w:val="none" w:sz="0" w:space="0" w:color="auto"/>
        <w:right w:val="none" w:sz="0" w:space="0" w:color="auto"/>
      </w:divBdr>
    </w:div>
    <w:div w:id="101807321">
      <w:bodyDiv w:val="1"/>
      <w:marLeft w:val="0"/>
      <w:marRight w:val="0"/>
      <w:marTop w:val="0"/>
      <w:marBottom w:val="0"/>
      <w:divBdr>
        <w:top w:val="none" w:sz="0" w:space="0" w:color="auto"/>
        <w:left w:val="none" w:sz="0" w:space="0" w:color="auto"/>
        <w:bottom w:val="none" w:sz="0" w:space="0" w:color="auto"/>
        <w:right w:val="none" w:sz="0" w:space="0" w:color="auto"/>
      </w:divBdr>
    </w:div>
    <w:div w:id="104615056">
      <w:bodyDiv w:val="1"/>
      <w:marLeft w:val="0"/>
      <w:marRight w:val="0"/>
      <w:marTop w:val="0"/>
      <w:marBottom w:val="0"/>
      <w:divBdr>
        <w:top w:val="none" w:sz="0" w:space="0" w:color="auto"/>
        <w:left w:val="none" w:sz="0" w:space="0" w:color="auto"/>
        <w:bottom w:val="none" w:sz="0" w:space="0" w:color="auto"/>
        <w:right w:val="none" w:sz="0" w:space="0" w:color="auto"/>
      </w:divBdr>
    </w:div>
    <w:div w:id="105929695">
      <w:bodyDiv w:val="1"/>
      <w:marLeft w:val="0"/>
      <w:marRight w:val="0"/>
      <w:marTop w:val="0"/>
      <w:marBottom w:val="0"/>
      <w:divBdr>
        <w:top w:val="none" w:sz="0" w:space="0" w:color="auto"/>
        <w:left w:val="none" w:sz="0" w:space="0" w:color="auto"/>
        <w:bottom w:val="none" w:sz="0" w:space="0" w:color="auto"/>
        <w:right w:val="none" w:sz="0" w:space="0" w:color="auto"/>
      </w:divBdr>
    </w:div>
    <w:div w:id="106434861">
      <w:bodyDiv w:val="1"/>
      <w:marLeft w:val="0"/>
      <w:marRight w:val="0"/>
      <w:marTop w:val="0"/>
      <w:marBottom w:val="0"/>
      <w:divBdr>
        <w:top w:val="none" w:sz="0" w:space="0" w:color="auto"/>
        <w:left w:val="none" w:sz="0" w:space="0" w:color="auto"/>
        <w:bottom w:val="none" w:sz="0" w:space="0" w:color="auto"/>
        <w:right w:val="none" w:sz="0" w:space="0" w:color="auto"/>
      </w:divBdr>
    </w:div>
    <w:div w:id="106700937">
      <w:bodyDiv w:val="1"/>
      <w:marLeft w:val="0"/>
      <w:marRight w:val="0"/>
      <w:marTop w:val="0"/>
      <w:marBottom w:val="0"/>
      <w:divBdr>
        <w:top w:val="none" w:sz="0" w:space="0" w:color="auto"/>
        <w:left w:val="none" w:sz="0" w:space="0" w:color="auto"/>
        <w:bottom w:val="none" w:sz="0" w:space="0" w:color="auto"/>
        <w:right w:val="none" w:sz="0" w:space="0" w:color="auto"/>
      </w:divBdr>
    </w:div>
    <w:div w:id="107049382">
      <w:bodyDiv w:val="1"/>
      <w:marLeft w:val="0"/>
      <w:marRight w:val="0"/>
      <w:marTop w:val="0"/>
      <w:marBottom w:val="0"/>
      <w:divBdr>
        <w:top w:val="none" w:sz="0" w:space="0" w:color="auto"/>
        <w:left w:val="none" w:sz="0" w:space="0" w:color="auto"/>
        <w:bottom w:val="none" w:sz="0" w:space="0" w:color="auto"/>
        <w:right w:val="none" w:sz="0" w:space="0" w:color="auto"/>
      </w:divBdr>
    </w:div>
    <w:div w:id="107703773">
      <w:bodyDiv w:val="1"/>
      <w:marLeft w:val="0"/>
      <w:marRight w:val="0"/>
      <w:marTop w:val="0"/>
      <w:marBottom w:val="0"/>
      <w:divBdr>
        <w:top w:val="none" w:sz="0" w:space="0" w:color="auto"/>
        <w:left w:val="none" w:sz="0" w:space="0" w:color="auto"/>
        <w:bottom w:val="none" w:sz="0" w:space="0" w:color="auto"/>
        <w:right w:val="none" w:sz="0" w:space="0" w:color="auto"/>
      </w:divBdr>
    </w:div>
    <w:div w:id="108593758">
      <w:bodyDiv w:val="1"/>
      <w:marLeft w:val="0"/>
      <w:marRight w:val="0"/>
      <w:marTop w:val="0"/>
      <w:marBottom w:val="0"/>
      <w:divBdr>
        <w:top w:val="none" w:sz="0" w:space="0" w:color="auto"/>
        <w:left w:val="none" w:sz="0" w:space="0" w:color="auto"/>
        <w:bottom w:val="none" w:sz="0" w:space="0" w:color="auto"/>
        <w:right w:val="none" w:sz="0" w:space="0" w:color="auto"/>
      </w:divBdr>
    </w:div>
    <w:div w:id="109205127">
      <w:bodyDiv w:val="1"/>
      <w:marLeft w:val="0"/>
      <w:marRight w:val="0"/>
      <w:marTop w:val="0"/>
      <w:marBottom w:val="0"/>
      <w:divBdr>
        <w:top w:val="none" w:sz="0" w:space="0" w:color="auto"/>
        <w:left w:val="none" w:sz="0" w:space="0" w:color="auto"/>
        <w:bottom w:val="none" w:sz="0" w:space="0" w:color="auto"/>
        <w:right w:val="none" w:sz="0" w:space="0" w:color="auto"/>
      </w:divBdr>
    </w:div>
    <w:div w:id="110905346">
      <w:bodyDiv w:val="1"/>
      <w:marLeft w:val="0"/>
      <w:marRight w:val="0"/>
      <w:marTop w:val="0"/>
      <w:marBottom w:val="0"/>
      <w:divBdr>
        <w:top w:val="none" w:sz="0" w:space="0" w:color="auto"/>
        <w:left w:val="none" w:sz="0" w:space="0" w:color="auto"/>
        <w:bottom w:val="none" w:sz="0" w:space="0" w:color="auto"/>
        <w:right w:val="none" w:sz="0" w:space="0" w:color="auto"/>
      </w:divBdr>
    </w:div>
    <w:div w:id="111215024">
      <w:bodyDiv w:val="1"/>
      <w:marLeft w:val="0"/>
      <w:marRight w:val="0"/>
      <w:marTop w:val="0"/>
      <w:marBottom w:val="0"/>
      <w:divBdr>
        <w:top w:val="none" w:sz="0" w:space="0" w:color="auto"/>
        <w:left w:val="none" w:sz="0" w:space="0" w:color="auto"/>
        <w:bottom w:val="none" w:sz="0" w:space="0" w:color="auto"/>
        <w:right w:val="none" w:sz="0" w:space="0" w:color="auto"/>
      </w:divBdr>
    </w:div>
    <w:div w:id="111675819">
      <w:bodyDiv w:val="1"/>
      <w:marLeft w:val="0"/>
      <w:marRight w:val="0"/>
      <w:marTop w:val="0"/>
      <w:marBottom w:val="0"/>
      <w:divBdr>
        <w:top w:val="none" w:sz="0" w:space="0" w:color="auto"/>
        <w:left w:val="none" w:sz="0" w:space="0" w:color="auto"/>
        <w:bottom w:val="none" w:sz="0" w:space="0" w:color="auto"/>
        <w:right w:val="none" w:sz="0" w:space="0" w:color="auto"/>
      </w:divBdr>
    </w:div>
    <w:div w:id="114105734">
      <w:bodyDiv w:val="1"/>
      <w:marLeft w:val="0"/>
      <w:marRight w:val="0"/>
      <w:marTop w:val="0"/>
      <w:marBottom w:val="0"/>
      <w:divBdr>
        <w:top w:val="none" w:sz="0" w:space="0" w:color="auto"/>
        <w:left w:val="none" w:sz="0" w:space="0" w:color="auto"/>
        <w:bottom w:val="none" w:sz="0" w:space="0" w:color="auto"/>
        <w:right w:val="none" w:sz="0" w:space="0" w:color="auto"/>
      </w:divBdr>
    </w:div>
    <w:div w:id="115412449">
      <w:bodyDiv w:val="1"/>
      <w:marLeft w:val="0"/>
      <w:marRight w:val="0"/>
      <w:marTop w:val="0"/>
      <w:marBottom w:val="0"/>
      <w:divBdr>
        <w:top w:val="none" w:sz="0" w:space="0" w:color="auto"/>
        <w:left w:val="none" w:sz="0" w:space="0" w:color="auto"/>
        <w:bottom w:val="none" w:sz="0" w:space="0" w:color="auto"/>
        <w:right w:val="none" w:sz="0" w:space="0" w:color="auto"/>
      </w:divBdr>
    </w:div>
    <w:div w:id="116487024">
      <w:bodyDiv w:val="1"/>
      <w:marLeft w:val="0"/>
      <w:marRight w:val="0"/>
      <w:marTop w:val="0"/>
      <w:marBottom w:val="0"/>
      <w:divBdr>
        <w:top w:val="none" w:sz="0" w:space="0" w:color="auto"/>
        <w:left w:val="none" w:sz="0" w:space="0" w:color="auto"/>
        <w:bottom w:val="none" w:sz="0" w:space="0" w:color="auto"/>
        <w:right w:val="none" w:sz="0" w:space="0" w:color="auto"/>
      </w:divBdr>
    </w:div>
    <w:div w:id="118378487">
      <w:bodyDiv w:val="1"/>
      <w:marLeft w:val="0"/>
      <w:marRight w:val="0"/>
      <w:marTop w:val="0"/>
      <w:marBottom w:val="0"/>
      <w:divBdr>
        <w:top w:val="none" w:sz="0" w:space="0" w:color="auto"/>
        <w:left w:val="none" w:sz="0" w:space="0" w:color="auto"/>
        <w:bottom w:val="none" w:sz="0" w:space="0" w:color="auto"/>
        <w:right w:val="none" w:sz="0" w:space="0" w:color="auto"/>
      </w:divBdr>
    </w:div>
    <w:div w:id="119541413">
      <w:bodyDiv w:val="1"/>
      <w:marLeft w:val="0"/>
      <w:marRight w:val="0"/>
      <w:marTop w:val="0"/>
      <w:marBottom w:val="0"/>
      <w:divBdr>
        <w:top w:val="none" w:sz="0" w:space="0" w:color="auto"/>
        <w:left w:val="none" w:sz="0" w:space="0" w:color="auto"/>
        <w:bottom w:val="none" w:sz="0" w:space="0" w:color="auto"/>
        <w:right w:val="none" w:sz="0" w:space="0" w:color="auto"/>
      </w:divBdr>
    </w:div>
    <w:div w:id="120926718">
      <w:bodyDiv w:val="1"/>
      <w:marLeft w:val="0"/>
      <w:marRight w:val="0"/>
      <w:marTop w:val="0"/>
      <w:marBottom w:val="0"/>
      <w:divBdr>
        <w:top w:val="none" w:sz="0" w:space="0" w:color="auto"/>
        <w:left w:val="none" w:sz="0" w:space="0" w:color="auto"/>
        <w:bottom w:val="none" w:sz="0" w:space="0" w:color="auto"/>
        <w:right w:val="none" w:sz="0" w:space="0" w:color="auto"/>
      </w:divBdr>
    </w:div>
    <w:div w:id="123545526">
      <w:bodyDiv w:val="1"/>
      <w:marLeft w:val="0"/>
      <w:marRight w:val="0"/>
      <w:marTop w:val="0"/>
      <w:marBottom w:val="0"/>
      <w:divBdr>
        <w:top w:val="none" w:sz="0" w:space="0" w:color="auto"/>
        <w:left w:val="none" w:sz="0" w:space="0" w:color="auto"/>
        <w:bottom w:val="none" w:sz="0" w:space="0" w:color="auto"/>
        <w:right w:val="none" w:sz="0" w:space="0" w:color="auto"/>
      </w:divBdr>
    </w:div>
    <w:div w:id="123931799">
      <w:bodyDiv w:val="1"/>
      <w:marLeft w:val="0"/>
      <w:marRight w:val="0"/>
      <w:marTop w:val="0"/>
      <w:marBottom w:val="0"/>
      <w:divBdr>
        <w:top w:val="none" w:sz="0" w:space="0" w:color="auto"/>
        <w:left w:val="none" w:sz="0" w:space="0" w:color="auto"/>
        <w:bottom w:val="none" w:sz="0" w:space="0" w:color="auto"/>
        <w:right w:val="none" w:sz="0" w:space="0" w:color="auto"/>
      </w:divBdr>
    </w:div>
    <w:div w:id="125243584">
      <w:bodyDiv w:val="1"/>
      <w:marLeft w:val="0"/>
      <w:marRight w:val="0"/>
      <w:marTop w:val="0"/>
      <w:marBottom w:val="0"/>
      <w:divBdr>
        <w:top w:val="none" w:sz="0" w:space="0" w:color="auto"/>
        <w:left w:val="none" w:sz="0" w:space="0" w:color="auto"/>
        <w:bottom w:val="none" w:sz="0" w:space="0" w:color="auto"/>
        <w:right w:val="none" w:sz="0" w:space="0" w:color="auto"/>
      </w:divBdr>
    </w:div>
    <w:div w:id="125516102">
      <w:bodyDiv w:val="1"/>
      <w:marLeft w:val="0"/>
      <w:marRight w:val="0"/>
      <w:marTop w:val="0"/>
      <w:marBottom w:val="0"/>
      <w:divBdr>
        <w:top w:val="none" w:sz="0" w:space="0" w:color="auto"/>
        <w:left w:val="none" w:sz="0" w:space="0" w:color="auto"/>
        <w:bottom w:val="none" w:sz="0" w:space="0" w:color="auto"/>
        <w:right w:val="none" w:sz="0" w:space="0" w:color="auto"/>
      </w:divBdr>
    </w:div>
    <w:div w:id="126170440">
      <w:bodyDiv w:val="1"/>
      <w:marLeft w:val="0"/>
      <w:marRight w:val="0"/>
      <w:marTop w:val="0"/>
      <w:marBottom w:val="0"/>
      <w:divBdr>
        <w:top w:val="none" w:sz="0" w:space="0" w:color="auto"/>
        <w:left w:val="none" w:sz="0" w:space="0" w:color="auto"/>
        <w:bottom w:val="none" w:sz="0" w:space="0" w:color="auto"/>
        <w:right w:val="none" w:sz="0" w:space="0" w:color="auto"/>
      </w:divBdr>
    </w:div>
    <w:div w:id="128135090">
      <w:bodyDiv w:val="1"/>
      <w:marLeft w:val="0"/>
      <w:marRight w:val="0"/>
      <w:marTop w:val="0"/>
      <w:marBottom w:val="0"/>
      <w:divBdr>
        <w:top w:val="none" w:sz="0" w:space="0" w:color="auto"/>
        <w:left w:val="none" w:sz="0" w:space="0" w:color="auto"/>
        <w:bottom w:val="none" w:sz="0" w:space="0" w:color="auto"/>
        <w:right w:val="none" w:sz="0" w:space="0" w:color="auto"/>
      </w:divBdr>
    </w:div>
    <w:div w:id="129173571">
      <w:bodyDiv w:val="1"/>
      <w:marLeft w:val="0"/>
      <w:marRight w:val="0"/>
      <w:marTop w:val="0"/>
      <w:marBottom w:val="0"/>
      <w:divBdr>
        <w:top w:val="none" w:sz="0" w:space="0" w:color="auto"/>
        <w:left w:val="none" w:sz="0" w:space="0" w:color="auto"/>
        <w:bottom w:val="none" w:sz="0" w:space="0" w:color="auto"/>
        <w:right w:val="none" w:sz="0" w:space="0" w:color="auto"/>
      </w:divBdr>
    </w:div>
    <w:div w:id="129397950">
      <w:bodyDiv w:val="1"/>
      <w:marLeft w:val="0"/>
      <w:marRight w:val="0"/>
      <w:marTop w:val="0"/>
      <w:marBottom w:val="0"/>
      <w:divBdr>
        <w:top w:val="none" w:sz="0" w:space="0" w:color="auto"/>
        <w:left w:val="none" w:sz="0" w:space="0" w:color="auto"/>
        <w:bottom w:val="none" w:sz="0" w:space="0" w:color="auto"/>
        <w:right w:val="none" w:sz="0" w:space="0" w:color="auto"/>
      </w:divBdr>
    </w:div>
    <w:div w:id="129446174">
      <w:bodyDiv w:val="1"/>
      <w:marLeft w:val="0"/>
      <w:marRight w:val="0"/>
      <w:marTop w:val="0"/>
      <w:marBottom w:val="0"/>
      <w:divBdr>
        <w:top w:val="none" w:sz="0" w:space="0" w:color="auto"/>
        <w:left w:val="none" w:sz="0" w:space="0" w:color="auto"/>
        <w:bottom w:val="none" w:sz="0" w:space="0" w:color="auto"/>
        <w:right w:val="none" w:sz="0" w:space="0" w:color="auto"/>
      </w:divBdr>
    </w:div>
    <w:div w:id="129518705">
      <w:bodyDiv w:val="1"/>
      <w:marLeft w:val="0"/>
      <w:marRight w:val="0"/>
      <w:marTop w:val="0"/>
      <w:marBottom w:val="0"/>
      <w:divBdr>
        <w:top w:val="none" w:sz="0" w:space="0" w:color="auto"/>
        <w:left w:val="none" w:sz="0" w:space="0" w:color="auto"/>
        <w:bottom w:val="none" w:sz="0" w:space="0" w:color="auto"/>
        <w:right w:val="none" w:sz="0" w:space="0" w:color="auto"/>
      </w:divBdr>
    </w:div>
    <w:div w:id="130051697">
      <w:bodyDiv w:val="1"/>
      <w:marLeft w:val="0"/>
      <w:marRight w:val="0"/>
      <w:marTop w:val="0"/>
      <w:marBottom w:val="0"/>
      <w:divBdr>
        <w:top w:val="none" w:sz="0" w:space="0" w:color="auto"/>
        <w:left w:val="none" w:sz="0" w:space="0" w:color="auto"/>
        <w:bottom w:val="none" w:sz="0" w:space="0" w:color="auto"/>
        <w:right w:val="none" w:sz="0" w:space="0" w:color="auto"/>
      </w:divBdr>
    </w:div>
    <w:div w:id="131140621">
      <w:bodyDiv w:val="1"/>
      <w:marLeft w:val="0"/>
      <w:marRight w:val="0"/>
      <w:marTop w:val="0"/>
      <w:marBottom w:val="0"/>
      <w:divBdr>
        <w:top w:val="none" w:sz="0" w:space="0" w:color="auto"/>
        <w:left w:val="none" w:sz="0" w:space="0" w:color="auto"/>
        <w:bottom w:val="none" w:sz="0" w:space="0" w:color="auto"/>
        <w:right w:val="none" w:sz="0" w:space="0" w:color="auto"/>
      </w:divBdr>
    </w:div>
    <w:div w:id="131951387">
      <w:bodyDiv w:val="1"/>
      <w:marLeft w:val="0"/>
      <w:marRight w:val="0"/>
      <w:marTop w:val="0"/>
      <w:marBottom w:val="0"/>
      <w:divBdr>
        <w:top w:val="none" w:sz="0" w:space="0" w:color="auto"/>
        <w:left w:val="none" w:sz="0" w:space="0" w:color="auto"/>
        <w:bottom w:val="none" w:sz="0" w:space="0" w:color="auto"/>
        <w:right w:val="none" w:sz="0" w:space="0" w:color="auto"/>
      </w:divBdr>
    </w:div>
    <w:div w:id="132140246">
      <w:bodyDiv w:val="1"/>
      <w:marLeft w:val="0"/>
      <w:marRight w:val="0"/>
      <w:marTop w:val="0"/>
      <w:marBottom w:val="0"/>
      <w:divBdr>
        <w:top w:val="none" w:sz="0" w:space="0" w:color="auto"/>
        <w:left w:val="none" w:sz="0" w:space="0" w:color="auto"/>
        <w:bottom w:val="none" w:sz="0" w:space="0" w:color="auto"/>
        <w:right w:val="none" w:sz="0" w:space="0" w:color="auto"/>
      </w:divBdr>
    </w:div>
    <w:div w:id="132723107">
      <w:bodyDiv w:val="1"/>
      <w:marLeft w:val="0"/>
      <w:marRight w:val="0"/>
      <w:marTop w:val="0"/>
      <w:marBottom w:val="0"/>
      <w:divBdr>
        <w:top w:val="none" w:sz="0" w:space="0" w:color="auto"/>
        <w:left w:val="none" w:sz="0" w:space="0" w:color="auto"/>
        <w:bottom w:val="none" w:sz="0" w:space="0" w:color="auto"/>
        <w:right w:val="none" w:sz="0" w:space="0" w:color="auto"/>
      </w:divBdr>
    </w:div>
    <w:div w:id="133498296">
      <w:bodyDiv w:val="1"/>
      <w:marLeft w:val="0"/>
      <w:marRight w:val="0"/>
      <w:marTop w:val="0"/>
      <w:marBottom w:val="0"/>
      <w:divBdr>
        <w:top w:val="none" w:sz="0" w:space="0" w:color="auto"/>
        <w:left w:val="none" w:sz="0" w:space="0" w:color="auto"/>
        <w:bottom w:val="none" w:sz="0" w:space="0" w:color="auto"/>
        <w:right w:val="none" w:sz="0" w:space="0" w:color="auto"/>
      </w:divBdr>
    </w:div>
    <w:div w:id="134178010">
      <w:bodyDiv w:val="1"/>
      <w:marLeft w:val="0"/>
      <w:marRight w:val="0"/>
      <w:marTop w:val="0"/>
      <w:marBottom w:val="0"/>
      <w:divBdr>
        <w:top w:val="none" w:sz="0" w:space="0" w:color="auto"/>
        <w:left w:val="none" w:sz="0" w:space="0" w:color="auto"/>
        <w:bottom w:val="none" w:sz="0" w:space="0" w:color="auto"/>
        <w:right w:val="none" w:sz="0" w:space="0" w:color="auto"/>
      </w:divBdr>
    </w:div>
    <w:div w:id="135534838">
      <w:bodyDiv w:val="1"/>
      <w:marLeft w:val="0"/>
      <w:marRight w:val="0"/>
      <w:marTop w:val="0"/>
      <w:marBottom w:val="0"/>
      <w:divBdr>
        <w:top w:val="none" w:sz="0" w:space="0" w:color="auto"/>
        <w:left w:val="none" w:sz="0" w:space="0" w:color="auto"/>
        <w:bottom w:val="none" w:sz="0" w:space="0" w:color="auto"/>
        <w:right w:val="none" w:sz="0" w:space="0" w:color="auto"/>
      </w:divBdr>
    </w:div>
    <w:div w:id="136457411">
      <w:bodyDiv w:val="1"/>
      <w:marLeft w:val="0"/>
      <w:marRight w:val="0"/>
      <w:marTop w:val="0"/>
      <w:marBottom w:val="0"/>
      <w:divBdr>
        <w:top w:val="none" w:sz="0" w:space="0" w:color="auto"/>
        <w:left w:val="none" w:sz="0" w:space="0" w:color="auto"/>
        <w:bottom w:val="none" w:sz="0" w:space="0" w:color="auto"/>
        <w:right w:val="none" w:sz="0" w:space="0" w:color="auto"/>
      </w:divBdr>
    </w:div>
    <w:div w:id="136653452">
      <w:bodyDiv w:val="1"/>
      <w:marLeft w:val="0"/>
      <w:marRight w:val="0"/>
      <w:marTop w:val="0"/>
      <w:marBottom w:val="0"/>
      <w:divBdr>
        <w:top w:val="none" w:sz="0" w:space="0" w:color="auto"/>
        <w:left w:val="none" w:sz="0" w:space="0" w:color="auto"/>
        <w:bottom w:val="none" w:sz="0" w:space="0" w:color="auto"/>
        <w:right w:val="none" w:sz="0" w:space="0" w:color="auto"/>
      </w:divBdr>
    </w:div>
    <w:div w:id="137042280">
      <w:bodyDiv w:val="1"/>
      <w:marLeft w:val="0"/>
      <w:marRight w:val="0"/>
      <w:marTop w:val="0"/>
      <w:marBottom w:val="0"/>
      <w:divBdr>
        <w:top w:val="none" w:sz="0" w:space="0" w:color="auto"/>
        <w:left w:val="none" w:sz="0" w:space="0" w:color="auto"/>
        <w:bottom w:val="none" w:sz="0" w:space="0" w:color="auto"/>
        <w:right w:val="none" w:sz="0" w:space="0" w:color="auto"/>
      </w:divBdr>
    </w:div>
    <w:div w:id="137303558">
      <w:bodyDiv w:val="1"/>
      <w:marLeft w:val="0"/>
      <w:marRight w:val="0"/>
      <w:marTop w:val="0"/>
      <w:marBottom w:val="0"/>
      <w:divBdr>
        <w:top w:val="none" w:sz="0" w:space="0" w:color="auto"/>
        <w:left w:val="none" w:sz="0" w:space="0" w:color="auto"/>
        <w:bottom w:val="none" w:sz="0" w:space="0" w:color="auto"/>
        <w:right w:val="none" w:sz="0" w:space="0" w:color="auto"/>
      </w:divBdr>
    </w:div>
    <w:div w:id="138304506">
      <w:bodyDiv w:val="1"/>
      <w:marLeft w:val="0"/>
      <w:marRight w:val="0"/>
      <w:marTop w:val="0"/>
      <w:marBottom w:val="0"/>
      <w:divBdr>
        <w:top w:val="none" w:sz="0" w:space="0" w:color="auto"/>
        <w:left w:val="none" w:sz="0" w:space="0" w:color="auto"/>
        <w:bottom w:val="none" w:sz="0" w:space="0" w:color="auto"/>
        <w:right w:val="none" w:sz="0" w:space="0" w:color="auto"/>
      </w:divBdr>
    </w:div>
    <w:div w:id="138351624">
      <w:bodyDiv w:val="1"/>
      <w:marLeft w:val="0"/>
      <w:marRight w:val="0"/>
      <w:marTop w:val="0"/>
      <w:marBottom w:val="0"/>
      <w:divBdr>
        <w:top w:val="none" w:sz="0" w:space="0" w:color="auto"/>
        <w:left w:val="none" w:sz="0" w:space="0" w:color="auto"/>
        <w:bottom w:val="none" w:sz="0" w:space="0" w:color="auto"/>
        <w:right w:val="none" w:sz="0" w:space="0" w:color="auto"/>
      </w:divBdr>
    </w:div>
    <w:div w:id="140537899">
      <w:bodyDiv w:val="1"/>
      <w:marLeft w:val="0"/>
      <w:marRight w:val="0"/>
      <w:marTop w:val="0"/>
      <w:marBottom w:val="0"/>
      <w:divBdr>
        <w:top w:val="none" w:sz="0" w:space="0" w:color="auto"/>
        <w:left w:val="none" w:sz="0" w:space="0" w:color="auto"/>
        <w:bottom w:val="none" w:sz="0" w:space="0" w:color="auto"/>
        <w:right w:val="none" w:sz="0" w:space="0" w:color="auto"/>
      </w:divBdr>
    </w:div>
    <w:div w:id="140734641">
      <w:bodyDiv w:val="1"/>
      <w:marLeft w:val="0"/>
      <w:marRight w:val="0"/>
      <w:marTop w:val="0"/>
      <w:marBottom w:val="0"/>
      <w:divBdr>
        <w:top w:val="none" w:sz="0" w:space="0" w:color="auto"/>
        <w:left w:val="none" w:sz="0" w:space="0" w:color="auto"/>
        <w:bottom w:val="none" w:sz="0" w:space="0" w:color="auto"/>
        <w:right w:val="none" w:sz="0" w:space="0" w:color="auto"/>
      </w:divBdr>
    </w:div>
    <w:div w:id="140775505">
      <w:bodyDiv w:val="1"/>
      <w:marLeft w:val="0"/>
      <w:marRight w:val="0"/>
      <w:marTop w:val="0"/>
      <w:marBottom w:val="0"/>
      <w:divBdr>
        <w:top w:val="none" w:sz="0" w:space="0" w:color="auto"/>
        <w:left w:val="none" w:sz="0" w:space="0" w:color="auto"/>
        <w:bottom w:val="none" w:sz="0" w:space="0" w:color="auto"/>
        <w:right w:val="none" w:sz="0" w:space="0" w:color="auto"/>
      </w:divBdr>
    </w:div>
    <w:div w:id="142476126">
      <w:bodyDiv w:val="1"/>
      <w:marLeft w:val="0"/>
      <w:marRight w:val="0"/>
      <w:marTop w:val="0"/>
      <w:marBottom w:val="0"/>
      <w:divBdr>
        <w:top w:val="none" w:sz="0" w:space="0" w:color="auto"/>
        <w:left w:val="none" w:sz="0" w:space="0" w:color="auto"/>
        <w:bottom w:val="none" w:sz="0" w:space="0" w:color="auto"/>
        <w:right w:val="none" w:sz="0" w:space="0" w:color="auto"/>
      </w:divBdr>
    </w:div>
    <w:div w:id="144051035">
      <w:bodyDiv w:val="1"/>
      <w:marLeft w:val="0"/>
      <w:marRight w:val="0"/>
      <w:marTop w:val="0"/>
      <w:marBottom w:val="0"/>
      <w:divBdr>
        <w:top w:val="none" w:sz="0" w:space="0" w:color="auto"/>
        <w:left w:val="none" w:sz="0" w:space="0" w:color="auto"/>
        <w:bottom w:val="none" w:sz="0" w:space="0" w:color="auto"/>
        <w:right w:val="none" w:sz="0" w:space="0" w:color="auto"/>
      </w:divBdr>
    </w:div>
    <w:div w:id="144123600">
      <w:bodyDiv w:val="1"/>
      <w:marLeft w:val="0"/>
      <w:marRight w:val="0"/>
      <w:marTop w:val="0"/>
      <w:marBottom w:val="0"/>
      <w:divBdr>
        <w:top w:val="none" w:sz="0" w:space="0" w:color="auto"/>
        <w:left w:val="none" w:sz="0" w:space="0" w:color="auto"/>
        <w:bottom w:val="none" w:sz="0" w:space="0" w:color="auto"/>
        <w:right w:val="none" w:sz="0" w:space="0" w:color="auto"/>
      </w:divBdr>
    </w:div>
    <w:div w:id="146213806">
      <w:bodyDiv w:val="1"/>
      <w:marLeft w:val="0"/>
      <w:marRight w:val="0"/>
      <w:marTop w:val="0"/>
      <w:marBottom w:val="0"/>
      <w:divBdr>
        <w:top w:val="none" w:sz="0" w:space="0" w:color="auto"/>
        <w:left w:val="none" w:sz="0" w:space="0" w:color="auto"/>
        <w:bottom w:val="none" w:sz="0" w:space="0" w:color="auto"/>
        <w:right w:val="none" w:sz="0" w:space="0" w:color="auto"/>
      </w:divBdr>
    </w:div>
    <w:div w:id="146746786">
      <w:bodyDiv w:val="1"/>
      <w:marLeft w:val="0"/>
      <w:marRight w:val="0"/>
      <w:marTop w:val="0"/>
      <w:marBottom w:val="0"/>
      <w:divBdr>
        <w:top w:val="none" w:sz="0" w:space="0" w:color="auto"/>
        <w:left w:val="none" w:sz="0" w:space="0" w:color="auto"/>
        <w:bottom w:val="none" w:sz="0" w:space="0" w:color="auto"/>
        <w:right w:val="none" w:sz="0" w:space="0" w:color="auto"/>
      </w:divBdr>
    </w:div>
    <w:div w:id="147597294">
      <w:bodyDiv w:val="1"/>
      <w:marLeft w:val="0"/>
      <w:marRight w:val="0"/>
      <w:marTop w:val="0"/>
      <w:marBottom w:val="0"/>
      <w:divBdr>
        <w:top w:val="none" w:sz="0" w:space="0" w:color="auto"/>
        <w:left w:val="none" w:sz="0" w:space="0" w:color="auto"/>
        <w:bottom w:val="none" w:sz="0" w:space="0" w:color="auto"/>
        <w:right w:val="none" w:sz="0" w:space="0" w:color="auto"/>
      </w:divBdr>
    </w:div>
    <w:div w:id="149257175">
      <w:bodyDiv w:val="1"/>
      <w:marLeft w:val="0"/>
      <w:marRight w:val="0"/>
      <w:marTop w:val="0"/>
      <w:marBottom w:val="0"/>
      <w:divBdr>
        <w:top w:val="none" w:sz="0" w:space="0" w:color="auto"/>
        <w:left w:val="none" w:sz="0" w:space="0" w:color="auto"/>
        <w:bottom w:val="none" w:sz="0" w:space="0" w:color="auto"/>
        <w:right w:val="none" w:sz="0" w:space="0" w:color="auto"/>
      </w:divBdr>
    </w:div>
    <w:div w:id="149366128">
      <w:bodyDiv w:val="1"/>
      <w:marLeft w:val="0"/>
      <w:marRight w:val="0"/>
      <w:marTop w:val="0"/>
      <w:marBottom w:val="0"/>
      <w:divBdr>
        <w:top w:val="none" w:sz="0" w:space="0" w:color="auto"/>
        <w:left w:val="none" w:sz="0" w:space="0" w:color="auto"/>
        <w:bottom w:val="none" w:sz="0" w:space="0" w:color="auto"/>
        <w:right w:val="none" w:sz="0" w:space="0" w:color="auto"/>
      </w:divBdr>
    </w:div>
    <w:div w:id="150023548">
      <w:bodyDiv w:val="1"/>
      <w:marLeft w:val="0"/>
      <w:marRight w:val="0"/>
      <w:marTop w:val="0"/>
      <w:marBottom w:val="0"/>
      <w:divBdr>
        <w:top w:val="none" w:sz="0" w:space="0" w:color="auto"/>
        <w:left w:val="none" w:sz="0" w:space="0" w:color="auto"/>
        <w:bottom w:val="none" w:sz="0" w:space="0" w:color="auto"/>
        <w:right w:val="none" w:sz="0" w:space="0" w:color="auto"/>
      </w:divBdr>
    </w:div>
    <w:div w:id="152988629">
      <w:bodyDiv w:val="1"/>
      <w:marLeft w:val="0"/>
      <w:marRight w:val="0"/>
      <w:marTop w:val="0"/>
      <w:marBottom w:val="0"/>
      <w:divBdr>
        <w:top w:val="none" w:sz="0" w:space="0" w:color="auto"/>
        <w:left w:val="none" w:sz="0" w:space="0" w:color="auto"/>
        <w:bottom w:val="none" w:sz="0" w:space="0" w:color="auto"/>
        <w:right w:val="none" w:sz="0" w:space="0" w:color="auto"/>
      </w:divBdr>
    </w:div>
    <w:div w:id="153227454">
      <w:bodyDiv w:val="1"/>
      <w:marLeft w:val="0"/>
      <w:marRight w:val="0"/>
      <w:marTop w:val="0"/>
      <w:marBottom w:val="0"/>
      <w:divBdr>
        <w:top w:val="none" w:sz="0" w:space="0" w:color="auto"/>
        <w:left w:val="none" w:sz="0" w:space="0" w:color="auto"/>
        <w:bottom w:val="none" w:sz="0" w:space="0" w:color="auto"/>
        <w:right w:val="none" w:sz="0" w:space="0" w:color="auto"/>
      </w:divBdr>
    </w:div>
    <w:div w:id="153569512">
      <w:bodyDiv w:val="1"/>
      <w:marLeft w:val="0"/>
      <w:marRight w:val="0"/>
      <w:marTop w:val="0"/>
      <w:marBottom w:val="0"/>
      <w:divBdr>
        <w:top w:val="none" w:sz="0" w:space="0" w:color="auto"/>
        <w:left w:val="none" w:sz="0" w:space="0" w:color="auto"/>
        <w:bottom w:val="none" w:sz="0" w:space="0" w:color="auto"/>
        <w:right w:val="none" w:sz="0" w:space="0" w:color="auto"/>
      </w:divBdr>
    </w:div>
    <w:div w:id="153574229">
      <w:bodyDiv w:val="1"/>
      <w:marLeft w:val="0"/>
      <w:marRight w:val="0"/>
      <w:marTop w:val="0"/>
      <w:marBottom w:val="0"/>
      <w:divBdr>
        <w:top w:val="none" w:sz="0" w:space="0" w:color="auto"/>
        <w:left w:val="none" w:sz="0" w:space="0" w:color="auto"/>
        <w:bottom w:val="none" w:sz="0" w:space="0" w:color="auto"/>
        <w:right w:val="none" w:sz="0" w:space="0" w:color="auto"/>
      </w:divBdr>
    </w:div>
    <w:div w:id="154075781">
      <w:bodyDiv w:val="1"/>
      <w:marLeft w:val="0"/>
      <w:marRight w:val="0"/>
      <w:marTop w:val="0"/>
      <w:marBottom w:val="0"/>
      <w:divBdr>
        <w:top w:val="none" w:sz="0" w:space="0" w:color="auto"/>
        <w:left w:val="none" w:sz="0" w:space="0" w:color="auto"/>
        <w:bottom w:val="none" w:sz="0" w:space="0" w:color="auto"/>
        <w:right w:val="none" w:sz="0" w:space="0" w:color="auto"/>
      </w:divBdr>
    </w:div>
    <w:div w:id="154734356">
      <w:bodyDiv w:val="1"/>
      <w:marLeft w:val="0"/>
      <w:marRight w:val="0"/>
      <w:marTop w:val="0"/>
      <w:marBottom w:val="0"/>
      <w:divBdr>
        <w:top w:val="none" w:sz="0" w:space="0" w:color="auto"/>
        <w:left w:val="none" w:sz="0" w:space="0" w:color="auto"/>
        <w:bottom w:val="none" w:sz="0" w:space="0" w:color="auto"/>
        <w:right w:val="none" w:sz="0" w:space="0" w:color="auto"/>
      </w:divBdr>
    </w:div>
    <w:div w:id="154879763">
      <w:bodyDiv w:val="1"/>
      <w:marLeft w:val="0"/>
      <w:marRight w:val="0"/>
      <w:marTop w:val="0"/>
      <w:marBottom w:val="0"/>
      <w:divBdr>
        <w:top w:val="none" w:sz="0" w:space="0" w:color="auto"/>
        <w:left w:val="none" w:sz="0" w:space="0" w:color="auto"/>
        <w:bottom w:val="none" w:sz="0" w:space="0" w:color="auto"/>
        <w:right w:val="none" w:sz="0" w:space="0" w:color="auto"/>
      </w:divBdr>
    </w:div>
    <w:div w:id="156196572">
      <w:bodyDiv w:val="1"/>
      <w:marLeft w:val="0"/>
      <w:marRight w:val="0"/>
      <w:marTop w:val="0"/>
      <w:marBottom w:val="0"/>
      <w:divBdr>
        <w:top w:val="none" w:sz="0" w:space="0" w:color="auto"/>
        <w:left w:val="none" w:sz="0" w:space="0" w:color="auto"/>
        <w:bottom w:val="none" w:sz="0" w:space="0" w:color="auto"/>
        <w:right w:val="none" w:sz="0" w:space="0" w:color="auto"/>
      </w:divBdr>
    </w:div>
    <w:div w:id="156263262">
      <w:bodyDiv w:val="1"/>
      <w:marLeft w:val="0"/>
      <w:marRight w:val="0"/>
      <w:marTop w:val="0"/>
      <w:marBottom w:val="0"/>
      <w:divBdr>
        <w:top w:val="none" w:sz="0" w:space="0" w:color="auto"/>
        <w:left w:val="none" w:sz="0" w:space="0" w:color="auto"/>
        <w:bottom w:val="none" w:sz="0" w:space="0" w:color="auto"/>
        <w:right w:val="none" w:sz="0" w:space="0" w:color="auto"/>
      </w:divBdr>
    </w:div>
    <w:div w:id="156507954">
      <w:bodyDiv w:val="1"/>
      <w:marLeft w:val="0"/>
      <w:marRight w:val="0"/>
      <w:marTop w:val="0"/>
      <w:marBottom w:val="0"/>
      <w:divBdr>
        <w:top w:val="none" w:sz="0" w:space="0" w:color="auto"/>
        <w:left w:val="none" w:sz="0" w:space="0" w:color="auto"/>
        <w:bottom w:val="none" w:sz="0" w:space="0" w:color="auto"/>
        <w:right w:val="none" w:sz="0" w:space="0" w:color="auto"/>
      </w:divBdr>
    </w:div>
    <w:div w:id="156699449">
      <w:bodyDiv w:val="1"/>
      <w:marLeft w:val="0"/>
      <w:marRight w:val="0"/>
      <w:marTop w:val="0"/>
      <w:marBottom w:val="0"/>
      <w:divBdr>
        <w:top w:val="none" w:sz="0" w:space="0" w:color="auto"/>
        <w:left w:val="none" w:sz="0" w:space="0" w:color="auto"/>
        <w:bottom w:val="none" w:sz="0" w:space="0" w:color="auto"/>
        <w:right w:val="none" w:sz="0" w:space="0" w:color="auto"/>
      </w:divBdr>
    </w:div>
    <w:div w:id="156771507">
      <w:bodyDiv w:val="1"/>
      <w:marLeft w:val="0"/>
      <w:marRight w:val="0"/>
      <w:marTop w:val="0"/>
      <w:marBottom w:val="0"/>
      <w:divBdr>
        <w:top w:val="none" w:sz="0" w:space="0" w:color="auto"/>
        <w:left w:val="none" w:sz="0" w:space="0" w:color="auto"/>
        <w:bottom w:val="none" w:sz="0" w:space="0" w:color="auto"/>
        <w:right w:val="none" w:sz="0" w:space="0" w:color="auto"/>
      </w:divBdr>
    </w:div>
    <w:div w:id="157115271">
      <w:bodyDiv w:val="1"/>
      <w:marLeft w:val="0"/>
      <w:marRight w:val="0"/>
      <w:marTop w:val="0"/>
      <w:marBottom w:val="0"/>
      <w:divBdr>
        <w:top w:val="none" w:sz="0" w:space="0" w:color="auto"/>
        <w:left w:val="none" w:sz="0" w:space="0" w:color="auto"/>
        <w:bottom w:val="none" w:sz="0" w:space="0" w:color="auto"/>
        <w:right w:val="none" w:sz="0" w:space="0" w:color="auto"/>
      </w:divBdr>
    </w:div>
    <w:div w:id="158233489">
      <w:bodyDiv w:val="1"/>
      <w:marLeft w:val="0"/>
      <w:marRight w:val="0"/>
      <w:marTop w:val="0"/>
      <w:marBottom w:val="0"/>
      <w:divBdr>
        <w:top w:val="none" w:sz="0" w:space="0" w:color="auto"/>
        <w:left w:val="none" w:sz="0" w:space="0" w:color="auto"/>
        <w:bottom w:val="none" w:sz="0" w:space="0" w:color="auto"/>
        <w:right w:val="none" w:sz="0" w:space="0" w:color="auto"/>
      </w:divBdr>
    </w:div>
    <w:div w:id="159471705">
      <w:bodyDiv w:val="1"/>
      <w:marLeft w:val="0"/>
      <w:marRight w:val="0"/>
      <w:marTop w:val="0"/>
      <w:marBottom w:val="0"/>
      <w:divBdr>
        <w:top w:val="none" w:sz="0" w:space="0" w:color="auto"/>
        <w:left w:val="none" w:sz="0" w:space="0" w:color="auto"/>
        <w:bottom w:val="none" w:sz="0" w:space="0" w:color="auto"/>
        <w:right w:val="none" w:sz="0" w:space="0" w:color="auto"/>
      </w:divBdr>
    </w:div>
    <w:div w:id="159589574">
      <w:bodyDiv w:val="1"/>
      <w:marLeft w:val="0"/>
      <w:marRight w:val="0"/>
      <w:marTop w:val="0"/>
      <w:marBottom w:val="0"/>
      <w:divBdr>
        <w:top w:val="none" w:sz="0" w:space="0" w:color="auto"/>
        <w:left w:val="none" w:sz="0" w:space="0" w:color="auto"/>
        <w:bottom w:val="none" w:sz="0" w:space="0" w:color="auto"/>
        <w:right w:val="none" w:sz="0" w:space="0" w:color="auto"/>
      </w:divBdr>
    </w:div>
    <w:div w:id="160237132">
      <w:bodyDiv w:val="1"/>
      <w:marLeft w:val="0"/>
      <w:marRight w:val="0"/>
      <w:marTop w:val="0"/>
      <w:marBottom w:val="0"/>
      <w:divBdr>
        <w:top w:val="none" w:sz="0" w:space="0" w:color="auto"/>
        <w:left w:val="none" w:sz="0" w:space="0" w:color="auto"/>
        <w:bottom w:val="none" w:sz="0" w:space="0" w:color="auto"/>
        <w:right w:val="none" w:sz="0" w:space="0" w:color="auto"/>
      </w:divBdr>
    </w:div>
    <w:div w:id="161164657">
      <w:bodyDiv w:val="1"/>
      <w:marLeft w:val="0"/>
      <w:marRight w:val="0"/>
      <w:marTop w:val="0"/>
      <w:marBottom w:val="0"/>
      <w:divBdr>
        <w:top w:val="none" w:sz="0" w:space="0" w:color="auto"/>
        <w:left w:val="none" w:sz="0" w:space="0" w:color="auto"/>
        <w:bottom w:val="none" w:sz="0" w:space="0" w:color="auto"/>
        <w:right w:val="none" w:sz="0" w:space="0" w:color="auto"/>
      </w:divBdr>
    </w:div>
    <w:div w:id="161356648">
      <w:bodyDiv w:val="1"/>
      <w:marLeft w:val="0"/>
      <w:marRight w:val="0"/>
      <w:marTop w:val="0"/>
      <w:marBottom w:val="0"/>
      <w:divBdr>
        <w:top w:val="none" w:sz="0" w:space="0" w:color="auto"/>
        <w:left w:val="none" w:sz="0" w:space="0" w:color="auto"/>
        <w:bottom w:val="none" w:sz="0" w:space="0" w:color="auto"/>
        <w:right w:val="none" w:sz="0" w:space="0" w:color="auto"/>
      </w:divBdr>
    </w:div>
    <w:div w:id="162621802">
      <w:bodyDiv w:val="1"/>
      <w:marLeft w:val="0"/>
      <w:marRight w:val="0"/>
      <w:marTop w:val="0"/>
      <w:marBottom w:val="0"/>
      <w:divBdr>
        <w:top w:val="none" w:sz="0" w:space="0" w:color="auto"/>
        <w:left w:val="none" w:sz="0" w:space="0" w:color="auto"/>
        <w:bottom w:val="none" w:sz="0" w:space="0" w:color="auto"/>
        <w:right w:val="none" w:sz="0" w:space="0" w:color="auto"/>
      </w:divBdr>
    </w:div>
    <w:div w:id="164786182">
      <w:bodyDiv w:val="1"/>
      <w:marLeft w:val="0"/>
      <w:marRight w:val="0"/>
      <w:marTop w:val="0"/>
      <w:marBottom w:val="0"/>
      <w:divBdr>
        <w:top w:val="none" w:sz="0" w:space="0" w:color="auto"/>
        <w:left w:val="none" w:sz="0" w:space="0" w:color="auto"/>
        <w:bottom w:val="none" w:sz="0" w:space="0" w:color="auto"/>
        <w:right w:val="none" w:sz="0" w:space="0" w:color="auto"/>
      </w:divBdr>
    </w:div>
    <w:div w:id="166212453">
      <w:bodyDiv w:val="1"/>
      <w:marLeft w:val="0"/>
      <w:marRight w:val="0"/>
      <w:marTop w:val="0"/>
      <w:marBottom w:val="0"/>
      <w:divBdr>
        <w:top w:val="none" w:sz="0" w:space="0" w:color="auto"/>
        <w:left w:val="none" w:sz="0" w:space="0" w:color="auto"/>
        <w:bottom w:val="none" w:sz="0" w:space="0" w:color="auto"/>
        <w:right w:val="none" w:sz="0" w:space="0" w:color="auto"/>
      </w:divBdr>
    </w:div>
    <w:div w:id="168521481">
      <w:bodyDiv w:val="1"/>
      <w:marLeft w:val="0"/>
      <w:marRight w:val="0"/>
      <w:marTop w:val="0"/>
      <w:marBottom w:val="0"/>
      <w:divBdr>
        <w:top w:val="none" w:sz="0" w:space="0" w:color="auto"/>
        <w:left w:val="none" w:sz="0" w:space="0" w:color="auto"/>
        <w:bottom w:val="none" w:sz="0" w:space="0" w:color="auto"/>
        <w:right w:val="none" w:sz="0" w:space="0" w:color="auto"/>
      </w:divBdr>
    </w:div>
    <w:div w:id="169218358">
      <w:bodyDiv w:val="1"/>
      <w:marLeft w:val="0"/>
      <w:marRight w:val="0"/>
      <w:marTop w:val="0"/>
      <w:marBottom w:val="0"/>
      <w:divBdr>
        <w:top w:val="none" w:sz="0" w:space="0" w:color="auto"/>
        <w:left w:val="none" w:sz="0" w:space="0" w:color="auto"/>
        <w:bottom w:val="none" w:sz="0" w:space="0" w:color="auto"/>
        <w:right w:val="none" w:sz="0" w:space="0" w:color="auto"/>
      </w:divBdr>
    </w:div>
    <w:div w:id="169294739">
      <w:bodyDiv w:val="1"/>
      <w:marLeft w:val="0"/>
      <w:marRight w:val="0"/>
      <w:marTop w:val="0"/>
      <w:marBottom w:val="0"/>
      <w:divBdr>
        <w:top w:val="none" w:sz="0" w:space="0" w:color="auto"/>
        <w:left w:val="none" w:sz="0" w:space="0" w:color="auto"/>
        <w:bottom w:val="none" w:sz="0" w:space="0" w:color="auto"/>
        <w:right w:val="none" w:sz="0" w:space="0" w:color="auto"/>
      </w:divBdr>
    </w:div>
    <w:div w:id="169608239">
      <w:bodyDiv w:val="1"/>
      <w:marLeft w:val="0"/>
      <w:marRight w:val="0"/>
      <w:marTop w:val="0"/>
      <w:marBottom w:val="0"/>
      <w:divBdr>
        <w:top w:val="none" w:sz="0" w:space="0" w:color="auto"/>
        <w:left w:val="none" w:sz="0" w:space="0" w:color="auto"/>
        <w:bottom w:val="none" w:sz="0" w:space="0" w:color="auto"/>
        <w:right w:val="none" w:sz="0" w:space="0" w:color="auto"/>
      </w:divBdr>
    </w:div>
    <w:div w:id="170461929">
      <w:bodyDiv w:val="1"/>
      <w:marLeft w:val="0"/>
      <w:marRight w:val="0"/>
      <w:marTop w:val="0"/>
      <w:marBottom w:val="0"/>
      <w:divBdr>
        <w:top w:val="none" w:sz="0" w:space="0" w:color="auto"/>
        <w:left w:val="none" w:sz="0" w:space="0" w:color="auto"/>
        <w:bottom w:val="none" w:sz="0" w:space="0" w:color="auto"/>
        <w:right w:val="none" w:sz="0" w:space="0" w:color="auto"/>
      </w:divBdr>
    </w:div>
    <w:div w:id="171260768">
      <w:bodyDiv w:val="1"/>
      <w:marLeft w:val="0"/>
      <w:marRight w:val="0"/>
      <w:marTop w:val="0"/>
      <w:marBottom w:val="0"/>
      <w:divBdr>
        <w:top w:val="none" w:sz="0" w:space="0" w:color="auto"/>
        <w:left w:val="none" w:sz="0" w:space="0" w:color="auto"/>
        <w:bottom w:val="none" w:sz="0" w:space="0" w:color="auto"/>
        <w:right w:val="none" w:sz="0" w:space="0" w:color="auto"/>
      </w:divBdr>
    </w:div>
    <w:div w:id="171605570">
      <w:bodyDiv w:val="1"/>
      <w:marLeft w:val="0"/>
      <w:marRight w:val="0"/>
      <w:marTop w:val="0"/>
      <w:marBottom w:val="0"/>
      <w:divBdr>
        <w:top w:val="none" w:sz="0" w:space="0" w:color="auto"/>
        <w:left w:val="none" w:sz="0" w:space="0" w:color="auto"/>
        <w:bottom w:val="none" w:sz="0" w:space="0" w:color="auto"/>
        <w:right w:val="none" w:sz="0" w:space="0" w:color="auto"/>
      </w:divBdr>
    </w:div>
    <w:div w:id="171644822">
      <w:bodyDiv w:val="1"/>
      <w:marLeft w:val="0"/>
      <w:marRight w:val="0"/>
      <w:marTop w:val="0"/>
      <w:marBottom w:val="0"/>
      <w:divBdr>
        <w:top w:val="none" w:sz="0" w:space="0" w:color="auto"/>
        <w:left w:val="none" w:sz="0" w:space="0" w:color="auto"/>
        <w:bottom w:val="none" w:sz="0" w:space="0" w:color="auto"/>
        <w:right w:val="none" w:sz="0" w:space="0" w:color="auto"/>
      </w:divBdr>
    </w:div>
    <w:div w:id="172913279">
      <w:bodyDiv w:val="1"/>
      <w:marLeft w:val="0"/>
      <w:marRight w:val="0"/>
      <w:marTop w:val="0"/>
      <w:marBottom w:val="0"/>
      <w:divBdr>
        <w:top w:val="none" w:sz="0" w:space="0" w:color="auto"/>
        <w:left w:val="none" w:sz="0" w:space="0" w:color="auto"/>
        <w:bottom w:val="none" w:sz="0" w:space="0" w:color="auto"/>
        <w:right w:val="none" w:sz="0" w:space="0" w:color="auto"/>
      </w:divBdr>
    </w:div>
    <w:div w:id="174346546">
      <w:bodyDiv w:val="1"/>
      <w:marLeft w:val="0"/>
      <w:marRight w:val="0"/>
      <w:marTop w:val="0"/>
      <w:marBottom w:val="0"/>
      <w:divBdr>
        <w:top w:val="none" w:sz="0" w:space="0" w:color="auto"/>
        <w:left w:val="none" w:sz="0" w:space="0" w:color="auto"/>
        <w:bottom w:val="none" w:sz="0" w:space="0" w:color="auto"/>
        <w:right w:val="none" w:sz="0" w:space="0" w:color="auto"/>
      </w:divBdr>
    </w:div>
    <w:div w:id="178399647">
      <w:bodyDiv w:val="1"/>
      <w:marLeft w:val="0"/>
      <w:marRight w:val="0"/>
      <w:marTop w:val="0"/>
      <w:marBottom w:val="0"/>
      <w:divBdr>
        <w:top w:val="none" w:sz="0" w:space="0" w:color="auto"/>
        <w:left w:val="none" w:sz="0" w:space="0" w:color="auto"/>
        <w:bottom w:val="none" w:sz="0" w:space="0" w:color="auto"/>
        <w:right w:val="none" w:sz="0" w:space="0" w:color="auto"/>
      </w:divBdr>
    </w:div>
    <w:div w:id="179321983">
      <w:bodyDiv w:val="1"/>
      <w:marLeft w:val="0"/>
      <w:marRight w:val="0"/>
      <w:marTop w:val="0"/>
      <w:marBottom w:val="0"/>
      <w:divBdr>
        <w:top w:val="none" w:sz="0" w:space="0" w:color="auto"/>
        <w:left w:val="none" w:sz="0" w:space="0" w:color="auto"/>
        <w:bottom w:val="none" w:sz="0" w:space="0" w:color="auto"/>
        <w:right w:val="none" w:sz="0" w:space="0" w:color="auto"/>
      </w:divBdr>
    </w:div>
    <w:div w:id="180319663">
      <w:bodyDiv w:val="1"/>
      <w:marLeft w:val="0"/>
      <w:marRight w:val="0"/>
      <w:marTop w:val="0"/>
      <w:marBottom w:val="0"/>
      <w:divBdr>
        <w:top w:val="none" w:sz="0" w:space="0" w:color="auto"/>
        <w:left w:val="none" w:sz="0" w:space="0" w:color="auto"/>
        <w:bottom w:val="none" w:sz="0" w:space="0" w:color="auto"/>
        <w:right w:val="none" w:sz="0" w:space="0" w:color="auto"/>
      </w:divBdr>
    </w:div>
    <w:div w:id="180969968">
      <w:bodyDiv w:val="1"/>
      <w:marLeft w:val="0"/>
      <w:marRight w:val="0"/>
      <w:marTop w:val="0"/>
      <w:marBottom w:val="0"/>
      <w:divBdr>
        <w:top w:val="none" w:sz="0" w:space="0" w:color="auto"/>
        <w:left w:val="none" w:sz="0" w:space="0" w:color="auto"/>
        <w:bottom w:val="none" w:sz="0" w:space="0" w:color="auto"/>
        <w:right w:val="none" w:sz="0" w:space="0" w:color="auto"/>
      </w:divBdr>
    </w:div>
    <w:div w:id="182331077">
      <w:bodyDiv w:val="1"/>
      <w:marLeft w:val="0"/>
      <w:marRight w:val="0"/>
      <w:marTop w:val="0"/>
      <w:marBottom w:val="0"/>
      <w:divBdr>
        <w:top w:val="none" w:sz="0" w:space="0" w:color="auto"/>
        <w:left w:val="none" w:sz="0" w:space="0" w:color="auto"/>
        <w:bottom w:val="none" w:sz="0" w:space="0" w:color="auto"/>
        <w:right w:val="none" w:sz="0" w:space="0" w:color="auto"/>
      </w:divBdr>
    </w:div>
    <w:div w:id="183518463">
      <w:bodyDiv w:val="1"/>
      <w:marLeft w:val="0"/>
      <w:marRight w:val="0"/>
      <w:marTop w:val="0"/>
      <w:marBottom w:val="0"/>
      <w:divBdr>
        <w:top w:val="none" w:sz="0" w:space="0" w:color="auto"/>
        <w:left w:val="none" w:sz="0" w:space="0" w:color="auto"/>
        <w:bottom w:val="none" w:sz="0" w:space="0" w:color="auto"/>
        <w:right w:val="none" w:sz="0" w:space="0" w:color="auto"/>
      </w:divBdr>
    </w:div>
    <w:div w:id="184056550">
      <w:bodyDiv w:val="1"/>
      <w:marLeft w:val="0"/>
      <w:marRight w:val="0"/>
      <w:marTop w:val="0"/>
      <w:marBottom w:val="0"/>
      <w:divBdr>
        <w:top w:val="none" w:sz="0" w:space="0" w:color="auto"/>
        <w:left w:val="none" w:sz="0" w:space="0" w:color="auto"/>
        <w:bottom w:val="none" w:sz="0" w:space="0" w:color="auto"/>
        <w:right w:val="none" w:sz="0" w:space="0" w:color="auto"/>
      </w:divBdr>
    </w:div>
    <w:div w:id="185868533">
      <w:bodyDiv w:val="1"/>
      <w:marLeft w:val="0"/>
      <w:marRight w:val="0"/>
      <w:marTop w:val="0"/>
      <w:marBottom w:val="0"/>
      <w:divBdr>
        <w:top w:val="none" w:sz="0" w:space="0" w:color="auto"/>
        <w:left w:val="none" w:sz="0" w:space="0" w:color="auto"/>
        <w:bottom w:val="none" w:sz="0" w:space="0" w:color="auto"/>
        <w:right w:val="none" w:sz="0" w:space="0" w:color="auto"/>
      </w:divBdr>
    </w:div>
    <w:div w:id="185950596">
      <w:bodyDiv w:val="1"/>
      <w:marLeft w:val="0"/>
      <w:marRight w:val="0"/>
      <w:marTop w:val="0"/>
      <w:marBottom w:val="0"/>
      <w:divBdr>
        <w:top w:val="none" w:sz="0" w:space="0" w:color="auto"/>
        <w:left w:val="none" w:sz="0" w:space="0" w:color="auto"/>
        <w:bottom w:val="none" w:sz="0" w:space="0" w:color="auto"/>
        <w:right w:val="none" w:sz="0" w:space="0" w:color="auto"/>
      </w:divBdr>
    </w:div>
    <w:div w:id="187523898">
      <w:bodyDiv w:val="1"/>
      <w:marLeft w:val="0"/>
      <w:marRight w:val="0"/>
      <w:marTop w:val="0"/>
      <w:marBottom w:val="0"/>
      <w:divBdr>
        <w:top w:val="none" w:sz="0" w:space="0" w:color="auto"/>
        <w:left w:val="none" w:sz="0" w:space="0" w:color="auto"/>
        <w:bottom w:val="none" w:sz="0" w:space="0" w:color="auto"/>
        <w:right w:val="none" w:sz="0" w:space="0" w:color="auto"/>
      </w:divBdr>
    </w:div>
    <w:div w:id="189413547">
      <w:bodyDiv w:val="1"/>
      <w:marLeft w:val="0"/>
      <w:marRight w:val="0"/>
      <w:marTop w:val="0"/>
      <w:marBottom w:val="0"/>
      <w:divBdr>
        <w:top w:val="none" w:sz="0" w:space="0" w:color="auto"/>
        <w:left w:val="none" w:sz="0" w:space="0" w:color="auto"/>
        <w:bottom w:val="none" w:sz="0" w:space="0" w:color="auto"/>
        <w:right w:val="none" w:sz="0" w:space="0" w:color="auto"/>
      </w:divBdr>
    </w:div>
    <w:div w:id="190261984">
      <w:bodyDiv w:val="1"/>
      <w:marLeft w:val="0"/>
      <w:marRight w:val="0"/>
      <w:marTop w:val="0"/>
      <w:marBottom w:val="0"/>
      <w:divBdr>
        <w:top w:val="none" w:sz="0" w:space="0" w:color="auto"/>
        <w:left w:val="none" w:sz="0" w:space="0" w:color="auto"/>
        <w:bottom w:val="none" w:sz="0" w:space="0" w:color="auto"/>
        <w:right w:val="none" w:sz="0" w:space="0" w:color="auto"/>
      </w:divBdr>
    </w:div>
    <w:div w:id="190265820">
      <w:bodyDiv w:val="1"/>
      <w:marLeft w:val="0"/>
      <w:marRight w:val="0"/>
      <w:marTop w:val="0"/>
      <w:marBottom w:val="0"/>
      <w:divBdr>
        <w:top w:val="none" w:sz="0" w:space="0" w:color="auto"/>
        <w:left w:val="none" w:sz="0" w:space="0" w:color="auto"/>
        <w:bottom w:val="none" w:sz="0" w:space="0" w:color="auto"/>
        <w:right w:val="none" w:sz="0" w:space="0" w:color="auto"/>
      </w:divBdr>
    </w:div>
    <w:div w:id="190536491">
      <w:bodyDiv w:val="1"/>
      <w:marLeft w:val="0"/>
      <w:marRight w:val="0"/>
      <w:marTop w:val="0"/>
      <w:marBottom w:val="0"/>
      <w:divBdr>
        <w:top w:val="none" w:sz="0" w:space="0" w:color="auto"/>
        <w:left w:val="none" w:sz="0" w:space="0" w:color="auto"/>
        <w:bottom w:val="none" w:sz="0" w:space="0" w:color="auto"/>
        <w:right w:val="none" w:sz="0" w:space="0" w:color="auto"/>
      </w:divBdr>
    </w:div>
    <w:div w:id="190992093">
      <w:bodyDiv w:val="1"/>
      <w:marLeft w:val="0"/>
      <w:marRight w:val="0"/>
      <w:marTop w:val="0"/>
      <w:marBottom w:val="0"/>
      <w:divBdr>
        <w:top w:val="none" w:sz="0" w:space="0" w:color="auto"/>
        <w:left w:val="none" w:sz="0" w:space="0" w:color="auto"/>
        <w:bottom w:val="none" w:sz="0" w:space="0" w:color="auto"/>
        <w:right w:val="none" w:sz="0" w:space="0" w:color="auto"/>
      </w:divBdr>
    </w:div>
    <w:div w:id="191918935">
      <w:bodyDiv w:val="1"/>
      <w:marLeft w:val="0"/>
      <w:marRight w:val="0"/>
      <w:marTop w:val="0"/>
      <w:marBottom w:val="0"/>
      <w:divBdr>
        <w:top w:val="none" w:sz="0" w:space="0" w:color="auto"/>
        <w:left w:val="none" w:sz="0" w:space="0" w:color="auto"/>
        <w:bottom w:val="none" w:sz="0" w:space="0" w:color="auto"/>
        <w:right w:val="none" w:sz="0" w:space="0" w:color="auto"/>
      </w:divBdr>
    </w:div>
    <w:div w:id="193344904">
      <w:bodyDiv w:val="1"/>
      <w:marLeft w:val="0"/>
      <w:marRight w:val="0"/>
      <w:marTop w:val="0"/>
      <w:marBottom w:val="0"/>
      <w:divBdr>
        <w:top w:val="none" w:sz="0" w:space="0" w:color="auto"/>
        <w:left w:val="none" w:sz="0" w:space="0" w:color="auto"/>
        <w:bottom w:val="none" w:sz="0" w:space="0" w:color="auto"/>
        <w:right w:val="none" w:sz="0" w:space="0" w:color="auto"/>
      </w:divBdr>
    </w:div>
    <w:div w:id="193420413">
      <w:bodyDiv w:val="1"/>
      <w:marLeft w:val="0"/>
      <w:marRight w:val="0"/>
      <w:marTop w:val="0"/>
      <w:marBottom w:val="0"/>
      <w:divBdr>
        <w:top w:val="none" w:sz="0" w:space="0" w:color="auto"/>
        <w:left w:val="none" w:sz="0" w:space="0" w:color="auto"/>
        <w:bottom w:val="none" w:sz="0" w:space="0" w:color="auto"/>
        <w:right w:val="none" w:sz="0" w:space="0" w:color="auto"/>
      </w:divBdr>
    </w:div>
    <w:div w:id="194663445">
      <w:bodyDiv w:val="1"/>
      <w:marLeft w:val="0"/>
      <w:marRight w:val="0"/>
      <w:marTop w:val="0"/>
      <w:marBottom w:val="0"/>
      <w:divBdr>
        <w:top w:val="none" w:sz="0" w:space="0" w:color="auto"/>
        <w:left w:val="none" w:sz="0" w:space="0" w:color="auto"/>
        <w:bottom w:val="none" w:sz="0" w:space="0" w:color="auto"/>
        <w:right w:val="none" w:sz="0" w:space="0" w:color="auto"/>
      </w:divBdr>
    </w:div>
    <w:div w:id="195436632">
      <w:bodyDiv w:val="1"/>
      <w:marLeft w:val="0"/>
      <w:marRight w:val="0"/>
      <w:marTop w:val="0"/>
      <w:marBottom w:val="0"/>
      <w:divBdr>
        <w:top w:val="none" w:sz="0" w:space="0" w:color="auto"/>
        <w:left w:val="none" w:sz="0" w:space="0" w:color="auto"/>
        <w:bottom w:val="none" w:sz="0" w:space="0" w:color="auto"/>
        <w:right w:val="none" w:sz="0" w:space="0" w:color="auto"/>
      </w:divBdr>
    </w:div>
    <w:div w:id="195582525">
      <w:bodyDiv w:val="1"/>
      <w:marLeft w:val="0"/>
      <w:marRight w:val="0"/>
      <w:marTop w:val="0"/>
      <w:marBottom w:val="0"/>
      <w:divBdr>
        <w:top w:val="none" w:sz="0" w:space="0" w:color="auto"/>
        <w:left w:val="none" w:sz="0" w:space="0" w:color="auto"/>
        <w:bottom w:val="none" w:sz="0" w:space="0" w:color="auto"/>
        <w:right w:val="none" w:sz="0" w:space="0" w:color="auto"/>
      </w:divBdr>
    </w:div>
    <w:div w:id="195773371">
      <w:bodyDiv w:val="1"/>
      <w:marLeft w:val="0"/>
      <w:marRight w:val="0"/>
      <w:marTop w:val="0"/>
      <w:marBottom w:val="0"/>
      <w:divBdr>
        <w:top w:val="none" w:sz="0" w:space="0" w:color="auto"/>
        <w:left w:val="none" w:sz="0" w:space="0" w:color="auto"/>
        <w:bottom w:val="none" w:sz="0" w:space="0" w:color="auto"/>
        <w:right w:val="none" w:sz="0" w:space="0" w:color="auto"/>
      </w:divBdr>
    </w:div>
    <w:div w:id="195896611">
      <w:bodyDiv w:val="1"/>
      <w:marLeft w:val="0"/>
      <w:marRight w:val="0"/>
      <w:marTop w:val="0"/>
      <w:marBottom w:val="0"/>
      <w:divBdr>
        <w:top w:val="none" w:sz="0" w:space="0" w:color="auto"/>
        <w:left w:val="none" w:sz="0" w:space="0" w:color="auto"/>
        <w:bottom w:val="none" w:sz="0" w:space="0" w:color="auto"/>
        <w:right w:val="none" w:sz="0" w:space="0" w:color="auto"/>
      </w:divBdr>
    </w:div>
    <w:div w:id="196354389">
      <w:bodyDiv w:val="1"/>
      <w:marLeft w:val="0"/>
      <w:marRight w:val="0"/>
      <w:marTop w:val="0"/>
      <w:marBottom w:val="0"/>
      <w:divBdr>
        <w:top w:val="none" w:sz="0" w:space="0" w:color="auto"/>
        <w:left w:val="none" w:sz="0" w:space="0" w:color="auto"/>
        <w:bottom w:val="none" w:sz="0" w:space="0" w:color="auto"/>
        <w:right w:val="none" w:sz="0" w:space="0" w:color="auto"/>
      </w:divBdr>
    </w:div>
    <w:div w:id="196890405">
      <w:bodyDiv w:val="1"/>
      <w:marLeft w:val="0"/>
      <w:marRight w:val="0"/>
      <w:marTop w:val="0"/>
      <w:marBottom w:val="0"/>
      <w:divBdr>
        <w:top w:val="none" w:sz="0" w:space="0" w:color="auto"/>
        <w:left w:val="none" w:sz="0" w:space="0" w:color="auto"/>
        <w:bottom w:val="none" w:sz="0" w:space="0" w:color="auto"/>
        <w:right w:val="none" w:sz="0" w:space="0" w:color="auto"/>
      </w:divBdr>
    </w:div>
    <w:div w:id="197858172">
      <w:bodyDiv w:val="1"/>
      <w:marLeft w:val="0"/>
      <w:marRight w:val="0"/>
      <w:marTop w:val="0"/>
      <w:marBottom w:val="0"/>
      <w:divBdr>
        <w:top w:val="none" w:sz="0" w:space="0" w:color="auto"/>
        <w:left w:val="none" w:sz="0" w:space="0" w:color="auto"/>
        <w:bottom w:val="none" w:sz="0" w:space="0" w:color="auto"/>
        <w:right w:val="none" w:sz="0" w:space="0" w:color="auto"/>
      </w:divBdr>
    </w:div>
    <w:div w:id="199052386">
      <w:bodyDiv w:val="1"/>
      <w:marLeft w:val="0"/>
      <w:marRight w:val="0"/>
      <w:marTop w:val="0"/>
      <w:marBottom w:val="0"/>
      <w:divBdr>
        <w:top w:val="none" w:sz="0" w:space="0" w:color="auto"/>
        <w:left w:val="none" w:sz="0" w:space="0" w:color="auto"/>
        <w:bottom w:val="none" w:sz="0" w:space="0" w:color="auto"/>
        <w:right w:val="none" w:sz="0" w:space="0" w:color="auto"/>
      </w:divBdr>
    </w:div>
    <w:div w:id="199437450">
      <w:bodyDiv w:val="1"/>
      <w:marLeft w:val="0"/>
      <w:marRight w:val="0"/>
      <w:marTop w:val="0"/>
      <w:marBottom w:val="0"/>
      <w:divBdr>
        <w:top w:val="none" w:sz="0" w:space="0" w:color="auto"/>
        <w:left w:val="none" w:sz="0" w:space="0" w:color="auto"/>
        <w:bottom w:val="none" w:sz="0" w:space="0" w:color="auto"/>
        <w:right w:val="none" w:sz="0" w:space="0" w:color="auto"/>
      </w:divBdr>
    </w:div>
    <w:div w:id="199439101">
      <w:bodyDiv w:val="1"/>
      <w:marLeft w:val="0"/>
      <w:marRight w:val="0"/>
      <w:marTop w:val="0"/>
      <w:marBottom w:val="0"/>
      <w:divBdr>
        <w:top w:val="none" w:sz="0" w:space="0" w:color="auto"/>
        <w:left w:val="none" w:sz="0" w:space="0" w:color="auto"/>
        <w:bottom w:val="none" w:sz="0" w:space="0" w:color="auto"/>
        <w:right w:val="none" w:sz="0" w:space="0" w:color="auto"/>
      </w:divBdr>
    </w:div>
    <w:div w:id="200016501">
      <w:bodyDiv w:val="1"/>
      <w:marLeft w:val="0"/>
      <w:marRight w:val="0"/>
      <w:marTop w:val="0"/>
      <w:marBottom w:val="0"/>
      <w:divBdr>
        <w:top w:val="none" w:sz="0" w:space="0" w:color="auto"/>
        <w:left w:val="none" w:sz="0" w:space="0" w:color="auto"/>
        <w:bottom w:val="none" w:sz="0" w:space="0" w:color="auto"/>
        <w:right w:val="none" w:sz="0" w:space="0" w:color="auto"/>
      </w:divBdr>
    </w:div>
    <w:div w:id="200434779">
      <w:bodyDiv w:val="1"/>
      <w:marLeft w:val="0"/>
      <w:marRight w:val="0"/>
      <w:marTop w:val="0"/>
      <w:marBottom w:val="0"/>
      <w:divBdr>
        <w:top w:val="none" w:sz="0" w:space="0" w:color="auto"/>
        <w:left w:val="none" w:sz="0" w:space="0" w:color="auto"/>
        <w:bottom w:val="none" w:sz="0" w:space="0" w:color="auto"/>
        <w:right w:val="none" w:sz="0" w:space="0" w:color="auto"/>
      </w:divBdr>
    </w:div>
    <w:div w:id="201216469">
      <w:bodyDiv w:val="1"/>
      <w:marLeft w:val="0"/>
      <w:marRight w:val="0"/>
      <w:marTop w:val="0"/>
      <w:marBottom w:val="0"/>
      <w:divBdr>
        <w:top w:val="none" w:sz="0" w:space="0" w:color="auto"/>
        <w:left w:val="none" w:sz="0" w:space="0" w:color="auto"/>
        <w:bottom w:val="none" w:sz="0" w:space="0" w:color="auto"/>
        <w:right w:val="none" w:sz="0" w:space="0" w:color="auto"/>
      </w:divBdr>
    </w:div>
    <w:div w:id="204173600">
      <w:bodyDiv w:val="1"/>
      <w:marLeft w:val="0"/>
      <w:marRight w:val="0"/>
      <w:marTop w:val="0"/>
      <w:marBottom w:val="0"/>
      <w:divBdr>
        <w:top w:val="none" w:sz="0" w:space="0" w:color="auto"/>
        <w:left w:val="none" w:sz="0" w:space="0" w:color="auto"/>
        <w:bottom w:val="none" w:sz="0" w:space="0" w:color="auto"/>
        <w:right w:val="none" w:sz="0" w:space="0" w:color="auto"/>
      </w:divBdr>
    </w:div>
    <w:div w:id="204216649">
      <w:bodyDiv w:val="1"/>
      <w:marLeft w:val="0"/>
      <w:marRight w:val="0"/>
      <w:marTop w:val="0"/>
      <w:marBottom w:val="0"/>
      <w:divBdr>
        <w:top w:val="none" w:sz="0" w:space="0" w:color="auto"/>
        <w:left w:val="none" w:sz="0" w:space="0" w:color="auto"/>
        <w:bottom w:val="none" w:sz="0" w:space="0" w:color="auto"/>
        <w:right w:val="none" w:sz="0" w:space="0" w:color="auto"/>
      </w:divBdr>
    </w:div>
    <w:div w:id="204875030">
      <w:bodyDiv w:val="1"/>
      <w:marLeft w:val="0"/>
      <w:marRight w:val="0"/>
      <w:marTop w:val="0"/>
      <w:marBottom w:val="0"/>
      <w:divBdr>
        <w:top w:val="none" w:sz="0" w:space="0" w:color="auto"/>
        <w:left w:val="none" w:sz="0" w:space="0" w:color="auto"/>
        <w:bottom w:val="none" w:sz="0" w:space="0" w:color="auto"/>
        <w:right w:val="none" w:sz="0" w:space="0" w:color="auto"/>
      </w:divBdr>
    </w:div>
    <w:div w:id="205028376">
      <w:bodyDiv w:val="1"/>
      <w:marLeft w:val="0"/>
      <w:marRight w:val="0"/>
      <w:marTop w:val="0"/>
      <w:marBottom w:val="0"/>
      <w:divBdr>
        <w:top w:val="none" w:sz="0" w:space="0" w:color="auto"/>
        <w:left w:val="none" w:sz="0" w:space="0" w:color="auto"/>
        <w:bottom w:val="none" w:sz="0" w:space="0" w:color="auto"/>
        <w:right w:val="none" w:sz="0" w:space="0" w:color="auto"/>
      </w:divBdr>
    </w:div>
    <w:div w:id="206331582">
      <w:bodyDiv w:val="1"/>
      <w:marLeft w:val="0"/>
      <w:marRight w:val="0"/>
      <w:marTop w:val="0"/>
      <w:marBottom w:val="0"/>
      <w:divBdr>
        <w:top w:val="none" w:sz="0" w:space="0" w:color="auto"/>
        <w:left w:val="none" w:sz="0" w:space="0" w:color="auto"/>
        <w:bottom w:val="none" w:sz="0" w:space="0" w:color="auto"/>
        <w:right w:val="none" w:sz="0" w:space="0" w:color="auto"/>
      </w:divBdr>
    </w:div>
    <w:div w:id="206337330">
      <w:bodyDiv w:val="1"/>
      <w:marLeft w:val="0"/>
      <w:marRight w:val="0"/>
      <w:marTop w:val="0"/>
      <w:marBottom w:val="0"/>
      <w:divBdr>
        <w:top w:val="none" w:sz="0" w:space="0" w:color="auto"/>
        <w:left w:val="none" w:sz="0" w:space="0" w:color="auto"/>
        <w:bottom w:val="none" w:sz="0" w:space="0" w:color="auto"/>
        <w:right w:val="none" w:sz="0" w:space="0" w:color="auto"/>
      </w:divBdr>
    </w:div>
    <w:div w:id="208028675">
      <w:bodyDiv w:val="1"/>
      <w:marLeft w:val="0"/>
      <w:marRight w:val="0"/>
      <w:marTop w:val="0"/>
      <w:marBottom w:val="0"/>
      <w:divBdr>
        <w:top w:val="none" w:sz="0" w:space="0" w:color="auto"/>
        <w:left w:val="none" w:sz="0" w:space="0" w:color="auto"/>
        <w:bottom w:val="none" w:sz="0" w:space="0" w:color="auto"/>
        <w:right w:val="none" w:sz="0" w:space="0" w:color="auto"/>
      </w:divBdr>
    </w:div>
    <w:div w:id="208953604">
      <w:bodyDiv w:val="1"/>
      <w:marLeft w:val="0"/>
      <w:marRight w:val="0"/>
      <w:marTop w:val="0"/>
      <w:marBottom w:val="0"/>
      <w:divBdr>
        <w:top w:val="none" w:sz="0" w:space="0" w:color="auto"/>
        <w:left w:val="none" w:sz="0" w:space="0" w:color="auto"/>
        <w:bottom w:val="none" w:sz="0" w:space="0" w:color="auto"/>
        <w:right w:val="none" w:sz="0" w:space="0" w:color="auto"/>
      </w:divBdr>
    </w:div>
    <w:div w:id="209196545">
      <w:bodyDiv w:val="1"/>
      <w:marLeft w:val="0"/>
      <w:marRight w:val="0"/>
      <w:marTop w:val="0"/>
      <w:marBottom w:val="0"/>
      <w:divBdr>
        <w:top w:val="none" w:sz="0" w:space="0" w:color="auto"/>
        <w:left w:val="none" w:sz="0" w:space="0" w:color="auto"/>
        <w:bottom w:val="none" w:sz="0" w:space="0" w:color="auto"/>
        <w:right w:val="none" w:sz="0" w:space="0" w:color="auto"/>
      </w:divBdr>
    </w:div>
    <w:div w:id="210501760">
      <w:bodyDiv w:val="1"/>
      <w:marLeft w:val="0"/>
      <w:marRight w:val="0"/>
      <w:marTop w:val="0"/>
      <w:marBottom w:val="0"/>
      <w:divBdr>
        <w:top w:val="none" w:sz="0" w:space="0" w:color="auto"/>
        <w:left w:val="none" w:sz="0" w:space="0" w:color="auto"/>
        <w:bottom w:val="none" w:sz="0" w:space="0" w:color="auto"/>
        <w:right w:val="none" w:sz="0" w:space="0" w:color="auto"/>
      </w:divBdr>
    </w:div>
    <w:div w:id="210725127">
      <w:bodyDiv w:val="1"/>
      <w:marLeft w:val="0"/>
      <w:marRight w:val="0"/>
      <w:marTop w:val="0"/>
      <w:marBottom w:val="0"/>
      <w:divBdr>
        <w:top w:val="none" w:sz="0" w:space="0" w:color="auto"/>
        <w:left w:val="none" w:sz="0" w:space="0" w:color="auto"/>
        <w:bottom w:val="none" w:sz="0" w:space="0" w:color="auto"/>
        <w:right w:val="none" w:sz="0" w:space="0" w:color="auto"/>
      </w:divBdr>
    </w:div>
    <w:div w:id="211624470">
      <w:bodyDiv w:val="1"/>
      <w:marLeft w:val="0"/>
      <w:marRight w:val="0"/>
      <w:marTop w:val="0"/>
      <w:marBottom w:val="0"/>
      <w:divBdr>
        <w:top w:val="none" w:sz="0" w:space="0" w:color="auto"/>
        <w:left w:val="none" w:sz="0" w:space="0" w:color="auto"/>
        <w:bottom w:val="none" w:sz="0" w:space="0" w:color="auto"/>
        <w:right w:val="none" w:sz="0" w:space="0" w:color="auto"/>
      </w:divBdr>
    </w:div>
    <w:div w:id="212237525">
      <w:bodyDiv w:val="1"/>
      <w:marLeft w:val="0"/>
      <w:marRight w:val="0"/>
      <w:marTop w:val="0"/>
      <w:marBottom w:val="0"/>
      <w:divBdr>
        <w:top w:val="none" w:sz="0" w:space="0" w:color="auto"/>
        <w:left w:val="none" w:sz="0" w:space="0" w:color="auto"/>
        <w:bottom w:val="none" w:sz="0" w:space="0" w:color="auto"/>
        <w:right w:val="none" w:sz="0" w:space="0" w:color="auto"/>
      </w:divBdr>
    </w:div>
    <w:div w:id="213347768">
      <w:bodyDiv w:val="1"/>
      <w:marLeft w:val="0"/>
      <w:marRight w:val="0"/>
      <w:marTop w:val="0"/>
      <w:marBottom w:val="0"/>
      <w:divBdr>
        <w:top w:val="none" w:sz="0" w:space="0" w:color="auto"/>
        <w:left w:val="none" w:sz="0" w:space="0" w:color="auto"/>
        <w:bottom w:val="none" w:sz="0" w:space="0" w:color="auto"/>
        <w:right w:val="none" w:sz="0" w:space="0" w:color="auto"/>
      </w:divBdr>
    </w:div>
    <w:div w:id="213390281">
      <w:bodyDiv w:val="1"/>
      <w:marLeft w:val="0"/>
      <w:marRight w:val="0"/>
      <w:marTop w:val="0"/>
      <w:marBottom w:val="0"/>
      <w:divBdr>
        <w:top w:val="none" w:sz="0" w:space="0" w:color="auto"/>
        <w:left w:val="none" w:sz="0" w:space="0" w:color="auto"/>
        <w:bottom w:val="none" w:sz="0" w:space="0" w:color="auto"/>
        <w:right w:val="none" w:sz="0" w:space="0" w:color="auto"/>
      </w:divBdr>
    </w:div>
    <w:div w:id="213664868">
      <w:bodyDiv w:val="1"/>
      <w:marLeft w:val="0"/>
      <w:marRight w:val="0"/>
      <w:marTop w:val="0"/>
      <w:marBottom w:val="0"/>
      <w:divBdr>
        <w:top w:val="none" w:sz="0" w:space="0" w:color="auto"/>
        <w:left w:val="none" w:sz="0" w:space="0" w:color="auto"/>
        <w:bottom w:val="none" w:sz="0" w:space="0" w:color="auto"/>
        <w:right w:val="none" w:sz="0" w:space="0" w:color="auto"/>
      </w:divBdr>
    </w:div>
    <w:div w:id="214586130">
      <w:bodyDiv w:val="1"/>
      <w:marLeft w:val="0"/>
      <w:marRight w:val="0"/>
      <w:marTop w:val="0"/>
      <w:marBottom w:val="0"/>
      <w:divBdr>
        <w:top w:val="none" w:sz="0" w:space="0" w:color="auto"/>
        <w:left w:val="none" w:sz="0" w:space="0" w:color="auto"/>
        <w:bottom w:val="none" w:sz="0" w:space="0" w:color="auto"/>
        <w:right w:val="none" w:sz="0" w:space="0" w:color="auto"/>
      </w:divBdr>
    </w:div>
    <w:div w:id="214702131">
      <w:bodyDiv w:val="1"/>
      <w:marLeft w:val="0"/>
      <w:marRight w:val="0"/>
      <w:marTop w:val="0"/>
      <w:marBottom w:val="0"/>
      <w:divBdr>
        <w:top w:val="none" w:sz="0" w:space="0" w:color="auto"/>
        <w:left w:val="none" w:sz="0" w:space="0" w:color="auto"/>
        <w:bottom w:val="none" w:sz="0" w:space="0" w:color="auto"/>
        <w:right w:val="none" w:sz="0" w:space="0" w:color="auto"/>
      </w:divBdr>
    </w:div>
    <w:div w:id="215439338">
      <w:bodyDiv w:val="1"/>
      <w:marLeft w:val="0"/>
      <w:marRight w:val="0"/>
      <w:marTop w:val="0"/>
      <w:marBottom w:val="0"/>
      <w:divBdr>
        <w:top w:val="none" w:sz="0" w:space="0" w:color="auto"/>
        <w:left w:val="none" w:sz="0" w:space="0" w:color="auto"/>
        <w:bottom w:val="none" w:sz="0" w:space="0" w:color="auto"/>
        <w:right w:val="none" w:sz="0" w:space="0" w:color="auto"/>
      </w:divBdr>
    </w:div>
    <w:div w:id="215708113">
      <w:bodyDiv w:val="1"/>
      <w:marLeft w:val="0"/>
      <w:marRight w:val="0"/>
      <w:marTop w:val="0"/>
      <w:marBottom w:val="0"/>
      <w:divBdr>
        <w:top w:val="none" w:sz="0" w:space="0" w:color="auto"/>
        <w:left w:val="none" w:sz="0" w:space="0" w:color="auto"/>
        <w:bottom w:val="none" w:sz="0" w:space="0" w:color="auto"/>
        <w:right w:val="none" w:sz="0" w:space="0" w:color="auto"/>
      </w:divBdr>
    </w:div>
    <w:div w:id="215748597">
      <w:bodyDiv w:val="1"/>
      <w:marLeft w:val="0"/>
      <w:marRight w:val="0"/>
      <w:marTop w:val="0"/>
      <w:marBottom w:val="0"/>
      <w:divBdr>
        <w:top w:val="none" w:sz="0" w:space="0" w:color="auto"/>
        <w:left w:val="none" w:sz="0" w:space="0" w:color="auto"/>
        <w:bottom w:val="none" w:sz="0" w:space="0" w:color="auto"/>
        <w:right w:val="none" w:sz="0" w:space="0" w:color="auto"/>
      </w:divBdr>
    </w:div>
    <w:div w:id="215893142">
      <w:bodyDiv w:val="1"/>
      <w:marLeft w:val="0"/>
      <w:marRight w:val="0"/>
      <w:marTop w:val="0"/>
      <w:marBottom w:val="0"/>
      <w:divBdr>
        <w:top w:val="none" w:sz="0" w:space="0" w:color="auto"/>
        <w:left w:val="none" w:sz="0" w:space="0" w:color="auto"/>
        <w:bottom w:val="none" w:sz="0" w:space="0" w:color="auto"/>
        <w:right w:val="none" w:sz="0" w:space="0" w:color="auto"/>
      </w:divBdr>
    </w:div>
    <w:div w:id="218058186">
      <w:bodyDiv w:val="1"/>
      <w:marLeft w:val="0"/>
      <w:marRight w:val="0"/>
      <w:marTop w:val="0"/>
      <w:marBottom w:val="0"/>
      <w:divBdr>
        <w:top w:val="none" w:sz="0" w:space="0" w:color="auto"/>
        <w:left w:val="none" w:sz="0" w:space="0" w:color="auto"/>
        <w:bottom w:val="none" w:sz="0" w:space="0" w:color="auto"/>
        <w:right w:val="none" w:sz="0" w:space="0" w:color="auto"/>
      </w:divBdr>
    </w:div>
    <w:div w:id="218832121">
      <w:bodyDiv w:val="1"/>
      <w:marLeft w:val="0"/>
      <w:marRight w:val="0"/>
      <w:marTop w:val="0"/>
      <w:marBottom w:val="0"/>
      <w:divBdr>
        <w:top w:val="none" w:sz="0" w:space="0" w:color="auto"/>
        <w:left w:val="none" w:sz="0" w:space="0" w:color="auto"/>
        <w:bottom w:val="none" w:sz="0" w:space="0" w:color="auto"/>
        <w:right w:val="none" w:sz="0" w:space="0" w:color="auto"/>
      </w:divBdr>
    </w:div>
    <w:div w:id="219442685">
      <w:bodyDiv w:val="1"/>
      <w:marLeft w:val="0"/>
      <w:marRight w:val="0"/>
      <w:marTop w:val="0"/>
      <w:marBottom w:val="0"/>
      <w:divBdr>
        <w:top w:val="none" w:sz="0" w:space="0" w:color="auto"/>
        <w:left w:val="none" w:sz="0" w:space="0" w:color="auto"/>
        <w:bottom w:val="none" w:sz="0" w:space="0" w:color="auto"/>
        <w:right w:val="none" w:sz="0" w:space="0" w:color="auto"/>
      </w:divBdr>
    </w:div>
    <w:div w:id="220362800">
      <w:bodyDiv w:val="1"/>
      <w:marLeft w:val="0"/>
      <w:marRight w:val="0"/>
      <w:marTop w:val="0"/>
      <w:marBottom w:val="0"/>
      <w:divBdr>
        <w:top w:val="none" w:sz="0" w:space="0" w:color="auto"/>
        <w:left w:val="none" w:sz="0" w:space="0" w:color="auto"/>
        <w:bottom w:val="none" w:sz="0" w:space="0" w:color="auto"/>
        <w:right w:val="none" w:sz="0" w:space="0" w:color="auto"/>
      </w:divBdr>
    </w:div>
    <w:div w:id="220602720">
      <w:bodyDiv w:val="1"/>
      <w:marLeft w:val="0"/>
      <w:marRight w:val="0"/>
      <w:marTop w:val="0"/>
      <w:marBottom w:val="0"/>
      <w:divBdr>
        <w:top w:val="none" w:sz="0" w:space="0" w:color="auto"/>
        <w:left w:val="none" w:sz="0" w:space="0" w:color="auto"/>
        <w:bottom w:val="none" w:sz="0" w:space="0" w:color="auto"/>
        <w:right w:val="none" w:sz="0" w:space="0" w:color="auto"/>
      </w:divBdr>
    </w:div>
    <w:div w:id="221447620">
      <w:bodyDiv w:val="1"/>
      <w:marLeft w:val="0"/>
      <w:marRight w:val="0"/>
      <w:marTop w:val="0"/>
      <w:marBottom w:val="0"/>
      <w:divBdr>
        <w:top w:val="none" w:sz="0" w:space="0" w:color="auto"/>
        <w:left w:val="none" w:sz="0" w:space="0" w:color="auto"/>
        <w:bottom w:val="none" w:sz="0" w:space="0" w:color="auto"/>
        <w:right w:val="none" w:sz="0" w:space="0" w:color="auto"/>
      </w:divBdr>
    </w:div>
    <w:div w:id="221600837">
      <w:bodyDiv w:val="1"/>
      <w:marLeft w:val="0"/>
      <w:marRight w:val="0"/>
      <w:marTop w:val="0"/>
      <w:marBottom w:val="0"/>
      <w:divBdr>
        <w:top w:val="none" w:sz="0" w:space="0" w:color="auto"/>
        <w:left w:val="none" w:sz="0" w:space="0" w:color="auto"/>
        <w:bottom w:val="none" w:sz="0" w:space="0" w:color="auto"/>
        <w:right w:val="none" w:sz="0" w:space="0" w:color="auto"/>
      </w:divBdr>
    </w:div>
    <w:div w:id="221797077">
      <w:bodyDiv w:val="1"/>
      <w:marLeft w:val="0"/>
      <w:marRight w:val="0"/>
      <w:marTop w:val="0"/>
      <w:marBottom w:val="0"/>
      <w:divBdr>
        <w:top w:val="none" w:sz="0" w:space="0" w:color="auto"/>
        <w:left w:val="none" w:sz="0" w:space="0" w:color="auto"/>
        <w:bottom w:val="none" w:sz="0" w:space="0" w:color="auto"/>
        <w:right w:val="none" w:sz="0" w:space="0" w:color="auto"/>
      </w:divBdr>
    </w:div>
    <w:div w:id="221869805">
      <w:bodyDiv w:val="1"/>
      <w:marLeft w:val="0"/>
      <w:marRight w:val="0"/>
      <w:marTop w:val="0"/>
      <w:marBottom w:val="0"/>
      <w:divBdr>
        <w:top w:val="none" w:sz="0" w:space="0" w:color="auto"/>
        <w:left w:val="none" w:sz="0" w:space="0" w:color="auto"/>
        <w:bottom w:val="none" w:sz="0" w:space="0" w:color="auto"/>
        <w:right w:val="none" w:sz="0" w:space="0" w:color="auto"/>
      </w:divBdr>
    </w:div>
    <w:div w:id="222377485">
      <w:bodyDiv w:val="1"/>
      <w:marLeft w:val="0"/>
      <w:marRight w:val="0"/>
      <w:marTop w:val="0"/>
      <w:marBottom w:val="0"/>
      <w:divBdr>
        <w:top w:val="none" w:sz="0" w:space="0" w:color="auto"/>
        <w:left w:val="none" w:sz="0" w:space="0" w:color="auto"/>
        <w:bottom w:val="none" w:sz="0" w:space="0" w:color="auto"/>
        <w:right w:val="none" w:sz="0" w:space="0" w:color="auto"/>
      </w:divBdr>
    </w:div>
    <w:div w:id="223561794">
      <w:bodyDiv w:val="1"/>
      <w:marLeft w:val="0"/>
      <w:marRight w:val="0"/>
      <w:marTop w:val="0"/>
      <w:marBottom w:val="0"/>
      <w:divBdr>
        <w:top w:val="none" w:sz="0" w:space="0" w:color="auto"/>
        <w:left w:val="none" w:sz="0" w:space="0" w:color="auto"/>
        <w:bottom w:val="none" w:sz="0" w:space="0" w:color="auto"/>
        <w:right w:val="none" w:sz="0" w:space="0" w:color="auto"/>
      </w:divBdr>
    </w:div>
    <w:div w:id="224683534">
      <w:bodyDiv w:val="1"/>
      <w:marLeft w:val="0"/>
      <w:marRight w:val="0"/>
      <w:marTop w:val="0"/>
      <w:marBottom w:val="0"/>
      <w:divBdr>
        <w:top w:val="none" w:sz="0" w:space="0" w:color="auto"/>
        <w:left w:val="none" w:sz="0" w:space="0" w:color="auto"/>
        <w:bottom w:val="none" w:sz="0" w:space="0" w:color="auto"/>
        <w:right w:val="none" w:sz="0" w:space="0" w:color="auto"/>
      </w:divBdr>
    </w:div>
    <w:div w:id="226569939">
      <w:bodyDiv w:val="1"/>
      <w:marLeft w:val="0"/>
      <w:marRight w:val="0"/>
      <w:marTop w:val="0"/>
      <w:marBottom w:val="0"/>
      <w:divBdr>
        <w:top w:val="none" w:sz="0" w:space="0" w:color="auto"/>
        <w:left w:val="none" w:sz="0" w:space="0" w:color="auto"/>
        <w:bottom w:val="none" w:sz="0" w:space="0" w:color="auto"/>
        <w:right w:val="none" w:sz="0" w:space="0" w:color="auto"/>
      </w:divBdr>
    </w:div>
    <w:div w:id="227496451">
      <w:bodyDiv w:val="1"/>
      <w:marLeft w:val="0"/>
      <w:marRight w:val="0"/>
      <w:marTop w:val="0"/>
      <w:marBottom w:val="0"/>
      <w:divBdr>
        <w:top w:val="none" w:sz="0" w:space="0" w:color="auto"/>
        <w:left w:val="none" w:sz="0" w:space="0" w:color="auto"/>
        <w:bottom w:val="none" w:sz="0" w:space="0" w:color="auto"/>
        <w:right w:val="none" w:sz="0" w:space="0" w:color="auto"/>
      </w:divBdr>
    </w:div>
    <w:div w:id="227762565">
      <w:bodyDiv w:val="1"/>
      <w:marLeft w:val="0"/>
      <w:marRight w:val="0"/>
      <w:marTop w:val="0"/>
      <w:marBottom w:val="0"/>
      <w:divBdr>
        <w:top w:val="none" w:sz="0" w:space="0" w:color="auto"/>
        <w:left w:val="none" w:sz="0" w:space="0" w:color="auto"/>
        <w:bottom w:val="none" w:sz="0" w:space="0" w:color="auto"/>
        <w:right w:val="none" w:sz="0" w:space="0" w:color="auto"/>
      </w:divBdr>
    </w:div>
    <w:div w:id="228270719">
      <w:bodyDiv w:val="1"/>
      <w:marLeft w:val="0"/>
      <w:marRight w:val="0"/>
      <w:marTop w:val="0"/>
      <w:marBottom w:val="0"/>
      <w:divBdr>
        <w:top w:val="none" w:sz="0" w:space="0" w:color="auto"/>
        <w:left w:val="none" w:sz="0" w:space="0" w:color="auto"/>
        <w:bottom w:val="none" w:sz="0" w:space="0" w:color="auto"/>
        <w:right w:val="none" w:sz="0" w:space="0" w:color="auto"/>
      </w:divBdr>
    </w:div>
    <w:div w:id="228270928">
      <w:bodyDiv w:val="1"/>
      <w:marLeft w:val="0"/>
      <w:marRight w:val="0"/>
      <w:marTop w:val="0"/>
      <w:marBottom w:val="0"/>
      <w:divBdr>
        <w:top w:val="none" w:sz="0" w:space="0" w:color="auto"/>
        <w:left w:val="none" w:sz="0" w:space="0" w:color="auto"/>
        <w:bottom w:val="none" w:sz="0" w:space="0" w:color="auto"/>
        <w:right w:val="none" w:sz="0" w:space="0" w:color="auto"/>
      </w:divBdr>
    </w:div>
    <w:div w:id="229930449">
      <w:bodyDiv w:val="1"/>
      <w:marLeft w:val="0"/>
      <w:marRight w:val="0"/>
      <w:marTop w:val="0"/>
      <w:marBottom w:val="0"/>
      <w:divBdr>
        <w:top w:val="none" w:sz="0" w:space="0" w:color="auto"/>
        <w:left w:val="none" w:sz="0" w:space="0" w:color="auto"/>
        <w:bottom w:val="none" w:sz="0" w:space="0" w:color="auto"/>
        <w:right w:val="none" w:sz="0" w:space="0" w:color="auto"/>
      </w:divBdr>
    </w:div>
    <w:div w:id="230045351">
      <w:bodyDiv w:val="1"/>
      <w:marLeft w:val="0"/>
      <w:marRight w:val="0"/>
      <w:marTop w:val="0"/>
      <w:marBottom w:val="0"/>
      <w:divBdr>
        <w:top w:val="none" w:sz="0" w:space="0" w:color="auto"/>
        <w:left w:val="none" w:sz="0" w:space="0" w:color="auto"/>
        <w:bottom w:val="none" w:sz="0" w:space="0" w:color="auto"/>
        <w:right w:val="none" w:sz="0" w:space="0" w:color="auto"/>
      </w:divBdr>
    </w:div>
    <w:div w:id="230963764">
      <w:bodyDiv w:val="1"/>
      <w:marLeft w:val="0"/>
      <w:marRight w:val="0"/>
      <w:marTop w:val="0"/>
      <w:marBottom w:val="0"/>
      <w:divBdr>
        <w:top w:val="none" w:sz="0" w:space="0" w:color="auto"/>
        <w:left w:val="none" w:sz="0" w:space="0" w:color="auto"/>
        <w:bottom w:val="none" w:sz="0" w:space="0" w:color="auto"/>
        <w:right w:val="none" w:sz="0" w:space="0" w:color="auto"/>
      </w:divBdr>
    </w:div>
    <w:div w:id="231501861">
      <w:bodyDiv w:val="1"/>
      <w:marLeft w:val="0"/>
      <w:marRight w:val="0"/>
      <w:marTop w:val="0"/>
      <w:marBottom w:val="0"/>
      <w:divBdr>
        <w:top w:val="none" w:sz="0" w:space="0" w:color="auto"/>
        <w:left w:val="none" w:sz="0" w:space="0" w:color="auto"/>
        <w:bottom w:val="none" w:sz="0" w:space="0" w:color="auto"/>
        <w:right w:val="none" w:sz="0" w:space="0" w:color="auto"/>
      </w:divBdr>
    </w:div>
    <w:div w:id="231894305">
      <w:bodyDiv w:val="1"/>
      <w:marLeft w:val="0"/>
      <w:marRight w:val="0"/>
      <w:marTop w:val="0"/>
      <w:marBottom w:val="0"/>
      <w:divBdr>
        <w:top w:val="none" w:sz="0" w:space="0" w:color="auto"/>
        <w:left w:val="none" w:sz="0" w:space="0" w:color="auto"/>
        <w:bottom w:val="none" w:sz="0" w:space="0" w:color="auto"/>
        <w:right w:val="none" w:sz="0" w:space="0" w:color="auto"/>
      </w:divBdr>
    </w:div>
    <w:div w:id="231936371">
      <w:bodyDiv w:val="1"/>
      <w:marLeft w:val="0"/>
      <w:marRight w:val="0"/>
      <w:marTop w:val="0"/>
      <w:marBottom w:val="0"/>
      <w:divBdr>
        <w:top w:val="none" w:sz="0" w:space="0" w:color="auto"/>
        <w:left w:val="none" w:sz="0" w:space="0" w:color="auto"/>
        <w:bottom w:val="none" w:sz="0" w:space="0" w:color="auto"/>
        <w:right w:val="none" w:sz="0" w:space="0" w:color="auto"/>
      </w:divBdr>
    </w:div>
    <w:div w:id="232661305">
      <w:bodyDiv w:val="1"/>
      <w:marLeft w:val="0"/>
      <w:marRight w:val="0"/>
      <w:marTop w:val="0"/>
      <w:marBottom w:val="0"/>
      <w:divBdr>
        <w:top w:val="none" w:sz="0" w:space="0" w:color="auto"/>
        <w:left w:val="none" w:sz="0" w:space="0" w:color="auto"/>
        <w:bottom w:val="none" w:sz="0" w:space="0" w:color="auto"/>
        <w:right w:val="none" w:sz="0" w:space="0" w:color="auto"/>
      </w:divBdr>
    </w:div>
    <w:div w:id="233972945">
      <w:bodyDiv w:val="1"/>
      <w:marLeft w:val="0"/>
      <w:marRight w:val="0"/>
      <w:marTop w:val="0"/>
      <w:marBottom w:val="0"/>
      <w:divBdr>
        <w:top w:val="none" w:sz="0" w:space="0" w:color="auto"/>
        <w:left w:val="none" w:sz="0" w:space="0" w:color="auto"/>
        <w:bottom w:val="none" w:sz="0" w:space="0" w:color="auto"/>
        <w:right w:val="none" w:sz="0" w:space="0" w:color="auto"/>
      </w:divBdr>
    </w:div>
    <w:div w:id="236131742">
      <w:bodyDiv w:val="1"/>
      <w:marLeft w:val="0"/>
      <w:marRight w:val="0"/>
      <w:marTop w:val="0"/>
      <w:marBottom w:val="0"/>
      <w:divBdr>
        <w:top w:val="none" w:sz="0" w:space="0" w:color="auto"/>
        <w:left w:val="none" w:sz="0" w:space="0" w:color="auto"/>
        <w:bottom w:val="none" w:sz="0" w:space="0" w:color="auto"/>
        <w:right w:val="none" w:sz="0" w:space="0" w:color="auto"/>
      </w:divBdr>
    </w:div>
    <w:div w:id="238558470">
      <w:bodyDiv w:val="1"/>
      <w:marLeft w:val="0"/>
      <w:marRight w:val="0"/>
      <w:marTop w:val="0"/>
      <w:marBottom w:val="0"/>
      <w:divBdr>
        <w:top w:val="none" w:sz="0" w:space="0" w:color="auto"/>
        <w:left w:val="none" w:sz="0" w:space="0" w:color="auto"/>
        <w:bottom w:val="none" w:sz="0" w:space="0" w:color="auto"/>
        <w:right w:val="none" w:sz="0" w:space="0" w:color="auto"/>
      </w:divBdr>
    </w:div>
    <w:div w:id="238634407">
      <w:bodyDiv w:val="1"/>
      <w:marLeft w:val="0"/>
      <w:marRight w:val="0"/>
      <w:marTop w:val="0"/>
      <w:marBottom w:val="0"/>
      <w:divBdr>
        <w:top w:val="none" w:sz="0" w:space="0" w:color="auto"/>
        <w:left w:val="none" w:sz="0" w:space="0" w:color="auto"/>
        <w:bottom w:val="none" w:sz="0" w:space="0" w:color="auto"/>
        <w:right w:val="none" w:sz="0" w:space="0" w:color="auto"/>
      </w:divBdr>
    </w:div>
    <w:div w:id="239291681">
      <w:bodyDiv w:val="1"/>
      <w:marLeft w:val="0"/>
      <w:marRight w:val="0"/>
      <w:marTop w:val="0"/>
      <w:marBottom w:val="0"/>
      <w:divBdr>
        <w:top w:val="none" w:sz="0" w:space="0" w:color="auto"/>
        <w:left w:val="none" w:sz="0" w:space="0" w:color="auto"/>
        <w:bottom w:val="none" w:sz="0" w:space="0" w:color="auto"/>
        <w:right w:val="none" w:sz="0" w:space="0" w:color="auto"/>
      </w:divBdr>
    </w:div>
    <w:div w:id="239564710">
      <w:bodyDiv w:val="1"/>
      <w:marLeft w:val="0"/>
      <w:marRight w:val="0"/>
      <w:marTop w:val="0"/>
      <w:marBottom w:val="0"/>
      <w:divBdr>
        <w:top w:val="none" w:sz="0" w:space="0" w:color="auto"/>
        <w:left w:val="none" w:sz="0" w:space="0" w:color="auto"/>
        <w:bottom w:val="none" w:sz="0" w:space="0" w:color="auto"/>
        <w:right w:val="none" w:sz="0" w:space="0" w:color="auto"/>
      </w:divBdr>
    </w:div>
    <w:div w:id="239827876">
      <w:bodyDiv w:val="1"/>
      <w:marLeft w:val="0"/>
      <w:marRight w:val="0"/>
      <w:marTop w:val="0"/>
      <w:marBottom w:val="0"/>
      <w:divBdr>
        <w:top w:val="none" w:sz="0" w:space="0" w:color="auto"/>
        <w:left w:val="none" w:sz="0" w:space="0" w:color="auto"/>
        <w:bottom w:val="none" w:sz="0" w:space="0" w:color="auto"/>
        <w:right w:val="none" w:sz="0" w:space="0" w:color="auto"/>
      </w:divBdr>
    </w:div>
    <w:div w:id="239868554">
      <w:bodyDiv w:val="1"/>
      <w:marLeft w:val="0"/>
      <w:marRight w:val="0"/>
      <w:marTop w:val="0"/>
      <w:marBottom w:val="0"/>
      <w:divBdr>
        <w:top w:val="none" w:sz="0" w:space="0" w:color="auto"/>
        <w:left w:val="none" w:sz="0" w:space="0" w:color="auto"/>
        <w:bottom w:val="none" w:sz="0" w:space="0" w:color="auto"/>
        <w:right w:val="none" w:sz="0" w:space="0" w:color="auto"/>
      </w:divBdr>
    </w:div>
    <w:div w:id="240063847">
      <w:bodyDiv w:val="1"/>
      <w:marLeft w:val="0"/>
      <w:marRight w:val="0"/>
      <w:marTop w:val="0"/>
      <w:marBottom w:val="0"/>
      <w:divBdr>
        <w:top w:val="none" w:sz="0" w:space="0" w:color="auto"/>
        <w:left w:val="none" w:sz="0" w:space="0" w:color="auto"/>
        <w:bottom w:val="none" w:sz="0" w:space="0" w:color="auto"/>
        <w:right w:val="none" w:sz="0" w:space="0" w:color="auto"/>
      </w:divBdr>
    </w:div>
    <w:div w:id="240986874">
      <w:bodyDiv w:val="1"/>
      <w:marLeft w:val="0"/>
      <w:marRight w:val="0"/>
      <w:marTop w:val="0"/>
      <w:marBottom w:val="0"/>
      <w:divBdr>
        <w:top w:val="none" w:sz="0" w:space="0" w:color="auto"/>
        <w:left w:val="none" w:sz="0" w:space="0" w:color="auto"/>
        <w:bottom w:val="none" w:sz="0" w:space="0" w:color="auto"/>
        <w:right w:val="none" w:sz="0" w:space="0" w:color="auto"/>
      </w:divBdr>
    </w:div>
    <w:div w:id="241066338">
      <w:bodyDiv w:val="1"/>
      <w:marLeft w:val="0"/>
      <w:marRight w:val="0"/>
      <w:marTop w:val="0"/>
      <w:marBottom w:val="0"/>
      <w:divBdr>
        <w:top w:val="none" w:sz="0" w:space="0" w:color="auto"/>
        <w:left w:val="none" w:sz="0" w:space="0" w:color="auto"/>
        <w:bottom w:val="none" w:sz="0" w:space="0" w:color="auto"/>
        <w:right w:val="none" w:sz="0" w:space="0" w:color="auto"/>
      </w:divBdr>
    </w:div>
    <w:div w:id="243222072">
      <w:bodyDiv w:val="1"/>
      <w:marLeft w:val="0"/>
      <w:marRight w:val="0"/>
      <w:marTop w:val="0"/>
      <w:marBottom w:val="0"/>
      <w:divBdr>
        <w:top w:val="none" w:sz="0" w:space="0" w:color="auto"/>
        <w:left w:val="none" w:sz="0" w:space="0" w:color="auto"/>
        <w:bottom w:val="none" w:sz="0" w:space="0" w:color="auto"/>
        <w:right w:val="none" w:sz="0" w:space="0" w:color="auto"/>
      </w:divBdr>
    </w:div>
    <w:div w:id="243607119">
      <w:bodyDiv w:val="1"/>
      <w:marLeft w:val="0"/>
      <w:marRight w:val="0"/>
      <w:marTop w:val="0"/>
      <w:marBottom w:val="0"/>
      <w:divBdr>
        <w:top w:val="none" w:sz="0" w:space="0" w:color="auto"/>
        <w:left w:val="none" w:sz="0" w:space="0" w:color="auto"/>
        <w:bottom w:val="none" w:sz="0" w:space="0" w:color="auto"/>
        <w:right w:val="none" w:sz="0" w:space="0" w:color="auto"/>
      </w:divBdr>
    </w:div>
    <w:div w:id="244386896">
      <w:bodyDiv w:val="1"/>
      <w:marLeft w:val="0"/>
      <w:marRight w:val="0"/>
      <w:marTop w:val="0"/>
      <w:marBottom w:val="0"/>
      <w:divBdr>
        <w:top w:val="none" w:sz="0" w:space="0" w:color="auto"/>
        <w:left w:val="none" w:sz="0" w:space="0" w:color="auto"/>
        <w:bottom w:val="none" w:sz="0" w:space="0" w:color="auto"/>
        <w:right w:val="none" w:sz="0" w:space="0" w:color="auto"/>
      </w:divBdr>
    </w:div>
    <w:div w:id="246380746">
      <w:bodyDiv w:val="1"/>
      <w:marLeft w:val="0"/>
      <w:marRight w:val="0"/>
      <w:marTop w:val="0"/>
      <w:marBottom w:val="0"/>
      <w:divBdr>
        <w:top w:val="none" w:sz="0" w:space="0" w:color="auto"/>
        <w:left w:val="none" w:sz="0" w:space="0" w:color="auto"/>
        <w:bottom w:val="none" w:sz="0" w:space="0" w:color="auto"/>
        <w:right w:val="none" w:sz="0" w:space="0" w:color="auto"/>
      </w:divBdr>
    </w:div>
    <w:div w:id="248003600">
      <w:bodyDiv w:val="1"/>
      <w:marLeft w:val="0"/>
      <w:marRight w:val="0"/>
      <w:marTop w:val="0"/>
      <w:marBottom w:val="0"/>
      <w:divBdr>
        <w:top w:val="none" w:sz="0" w:space="0" w:color="auto"/>
        <w:left w:val="none" w:sz="0" w:space="0" w:color="auto"/>
        <w:bottom w:val="none" w:sz="0" w:space="0" w:color="auto"/>
        <w:right w:val="none" w:sz="0" w:space="0" w:color="auto"/>
      </w:divBdr>
    </w:div>
    <w:div w:id="248657995">
      <w:bodyDiv w:val="1"/>
      <w:marLeft w:val="0"/>
      <w:marRight w:val="0"/>
      <w:marTop w:val="0"/>
      <w:marBottom w:val="0"/>
      <w:divBdr>
        <w:top w:val="none" w:sz="0" w:space="0" w:color="auto"/>
        <w:left w:val="none" w:sz="0" w:space="0" w:color="auto"/>
        <w:bottom w:val="none" w:sz="0" w:space="0" w:color="auto"/>
        <w:right w:val="none" w:sz="0" w:space="0" w:color="auto"/>
      </w:divBdr>
    </w:div>
    <w:div w:id="249658694">
      <w:bodyDiv w:val="1"/>
      <w:marLeft w:val="0"/>
      <w:marRight w:val="0"/>
      <w:marTop w:val="0"/>
      <w:marBottom w:val="0"/>
      <w:divBdr>
        <w:top w:val="none" w:sz="0" w:space="0" w:color="auto"/>
        <w:left w:val="none" w:sz="0" w:space="0" w:color="auto"/>
        <w:bottom w:val="none" w:sz="0" w:space="0" w:color="auto"/>
        <w:right w:val="none" w:sz="0" w:space="0" w:color="auto"/>
      </w:divBdr>
    </w:div>
    <w:div w:id="250697487">
      <w:bodyDiv w:val="1"/>
      <w:marLeft w:val="0"/>
      <w:marRight w:val="0"/>
      <w:marTop w:val="0"/>
      <w:marBottom w:val="0"/>
      <w:divBdr>
        <w:top w:val="none" w:sz="0" w:space="0" w:color="auto"/>
        <w:left w:val="none" w:sz="0" w:space="0" w:color="auto"/>
        <w:bottom w:val="none" w:sz="0" w:space="0" w:color="auto"/>
        <w:right w:val="none" w:sz="0" w:space="0" w:color="auto"/>
      </w:divBdr>
    </w:div>
    <w:div w:id="251473980">
      <w:bodyDiv w:val="1"/>
      <w:marLeft w:val="0"/>
      <w:marRight w:val="0"/>
      <w:marTop w:val="0"/>
      <w:marBottom w:val="0"/>
      <w:divBdr>
        <w:top w:val="none" w:sz="0" w:space="0" w:color="auto"/>
        <w:left w:val="none" w:sz="0" w:space="0" w:color="auto"/>
        <w:bottom w:val="none" w:sz="0" w:space="0" w:color="auto"/>
        <w:right w:val="none" w:sz="0" w:space="0" w:color="auto"/>
      </w:divBdr>
    </w:div>
    <w:div w:id="251666251">
      <w:bodyDiv w:val="1"/>
      <w:marLeft w:val="0"/>
      <w:marRight w:val="0"/>
      <w:marTop w:val="0"/>
      <w:marBottom w:val="0"/>
      <w:divBdr>
        <w:top w:val="none" w:sz="0" w:space="0" w:color="auto"/>
        <w:left w:val="none" w:sz="0" w:space="0" w:color="auto"/>
        <w:bottom w:val="none" w:sz="0" w:space="0" w:color="auto"/>
        <w:right w:val="none" w:sz="0" w:space="0" w:color="auto"/>
      </w:divBdr>
    </w:div>
    <w:div w:id="251671147">
      <w:bodyDiv w:val="1"/>
      <w:marLeft w:val="0"/>
      <w:marRight w:val="0"/>
      <w:marTop w:val="0"/>
      <w:marBottom w:val="0"/>
      <w:divBdr>
        <w:top w:val="none" w:sz="0" w:space="0" w:color="auto"/>
        <w:left w:val="none" w:sz="0" w:space="0" w:color="auto"/>
        <w:bottom w:val="none" w:sz="0" w:space="0" w:color="auto"/>
        <w:right w:val="none" w:sz="0" w:space="0" w:color="auto"/>
      </w:divBdr>
    </w:div>
    <w:div w:id="252252191">
      <w:bodyDiv w:val="1"/>
      <w:marLeft w:val="0"/>
      <w:marRight w:val="0"/>
      <w:marTop w:val="0"/>
      <w:marBottom w:val="0"/>
      <w:divBdr>
        <w:top w:val="none" w:sz="0" w:space="0" w:color="auto"/>
        <w:left w:val="none" w:sz="0" w:space="0" w:color="auto"/>
        <w:bottom w:val="none" w:sz="0" w:space="0" w:color="auto"/>
        <w:right w:val="none" w:sz="0" w:space="0" w:color="auto"/>
      </w:divBdr>
    </w:div>
    <w:div w:id="252905812">
      <w:bodyDiv w:val="1"/>
      <w:marLeft w:val="0"/>
      <w:marRight w:val="0"/>
      <w:marTop w:val="0"/>
      <w:marBottom w:val="0"/>
      <w:divBdr>
        <w:top w:val="none" w:sz="0" w:space="0" w:color="auto"/>
        <w:left w:val="none" w:sz="0" w:space="0" w:color="auto"/>
        <w:bottom w:val="none" w:sz="0" w:space="0" w:color="auto"/>
        <w:right w:val="none" w:sz="0" w:space="0" w:color="auto"/>
      </w:divBdr>
    </w:div>
    <w:div w:id="253513448">
      <w:bodyDiv w:val="1"/>
      <w:marLeft w:val="0"/>
      <w:marRight w:val="0"/>
      <w:marTop w:val="0"/>
      <w:marBottom w:val="0"/>
      <w:divBdr>
        <w:top w:val="none" w:sz="0" w:space="0" w:color="auto"/>
        <w:left w:val="none" w:sz="0" w:space="0" w:color="auto"/>
        <w:bottom w:val="none" w:sz="0" w:space="0" w:color="auto"/>
        <w:right w:val="none" w:sz="0" w:space="0" w:color="auto"/>
      </w:divBdr>
    </w:div>
    <w:div w:id="253976742">
      <w:bodyDiv w:val="1"/>
      <w:marLeft w:val="0"/>
      <w:marRight w:val="0"/>
      <w:marTop w:val="0"/>
      <w:marBottom w:val="0"/>
      <w:divBdr>
        <w:top w:val="none" w:sz="0" w:space="0" w:color="auto"/>
        <w:left w:val="none" w:sz="0" w:space="0" w:color="auto"/>
        <w:bottom w:val="none" w:sz="0" w:space="0" w:color="auto"/>
        <w:right w:val="none" w:sz="0" w:space="0" w:color="auto"/>
      </w:divBdr>
    </w:div>
    <w:div w:id="254291535">
      <w:bodyDiv w:val="1"/>
      <w:marLeft w:val="0"/>
      <w:marRight w:val="0"/>
      <w:marTop w:val="0"/>
      <w:marBottom w:val="0"/>
      <w:divBdr>
        <w:top w:val="none" w:sz="0" w:space="0" w:color="auto"/>
        <w:left w:val="none" w:sz="0" w:space="0" w:color="auto"/>
        <w:bottom w:val="none" w:sz="0" w:space="0" w:color="auto"/>
        <w:right w:val="none" w:sz="0" w:space="0" w:color="auto"/>
      </w:divBdr>
    </w:div>
    <w:div w:id="255091143">
      <w:bodyDiv w:val="1"/>
      <w:marLeft w:val="0"/>
      <w:marRight w:val="0"/>
      <w:marTop w:val="0"/>
      <w:marBottom w:val="0"/>
      <w:divBdr>
        <w:top w:val="none" w:sz="0" w:space="0" w:color="auto"/>
        <w:left w:val="none" w:sz="0" w:space="0" w:color="auto"/>
        <w:bottom w:val="none" w:sz="0" w:space="0" w:color="auto"/>
        <w:right w:val="none" w:sz="0" w:space="0" w:color="auto"/>
      </w:divBdr>
    </w:div>
    <w:div w:id="255213426">
      <w:bodyDiv w:val="1"/>
      <w:marLeft w:val="0"/>
      <w:marRight w:val="0"/>
      <w:marTop w:val="0"/>
      <w:marBottom w:val="0"/>
      <w:divBdr>
        <w:top w:val="none" w:sz="0" w:space="0" w:color="auto"/>
        <w:left w:val="none" w:sz="0" w:space="0" w:color="auto"/>
        <w:bottom w:val="none" w:sz="0" w:space="0" w:color="auto"/>
        <w:right w:val="none" w:sz="0" w:space="0" w:color="auto"/>
      </w:divBdr>
    </w:div>
    <w:div w:id="255406173">
      <w:bodyDiv w:val="1"/>
      <w:marLeft w:val="0"/>
      <w:marRight w:val="0"/>
      <w:marTop w:val="0"/>
      <w:marBottom w:val="0"/>
      <w:divBdr>
        <w:top w:val="none" w:sz="0" w:space="0" w:color="auto"/>
        <w:left w:val="none" w:sz="0" w:space="0" w:color="auto"/>
        <w:bottom w:val="none" w:sz="0" w:space="0" w:color="auto"/>
        <w:right w:val="none" w:sz="0" w:space="0" w:color="auto"/>
      </w:divBdr>
    </w:div>
    <w:div w:id="256402621">
      <w:bodyDiv w:val="1"/>
      <w:marLeft w:val="0"/>
      <w:marRight w:val="0"/>
      <w:marTop w:val="0"/>
      <w:marBottom w:val="0"/>
      <w:divBdr>
        <w:top w:val="none" w:sz="0" w:space="0" w:color="auto"/>
        <w:left w:val="none" w:sz="0" w:space="0" w:color="auto"/>
        <w:bottom w:val="none" w:sz="0" w:space="0" w:color="auto"/>
        <w:right w:val="none" w:sz="0" w:space="0" w:color="auto"/>
      </w:divBdr>
    </w:div>
    <w:div w:id="257181126">
      <w:bodyDiv w:val="1"/>
      <w:marLeft w:val="0"/>
      <w:marRight w:val="0"/>
      <w:marTop w:val="0"/>
      <w:marBottom w:val="0"/>
      <w:divBdr>
        <w:top w:val="none" w:sz="0" w:space="0" w:color="auto"/>
        <w:left w:val="none" w:sz="0" w:space="0" w:color="auto"/>
        <w:bottom w:val="none" w:sz="0" w:space="0" w:color="auto"/>
        <w:right w:val="none" w:sz="0" w:space="0" w:color="auto"/>
      </w:divBdr>
    </w:div>
    <w:div w:id="257371398">
      <w:bodyDiv w:val="1"/>
      <w:marLeft w:val="0"/>
      <w:marRight w:val="0"/>
      <w:marTop w:val="0"/>
      <w:marBottom w:val="0"/>
      <w:divBdr>
        <w:top w:val="none" w:sz="0" w:space="0" w:color="auto"/>
        <w:left w:val="none" w:sz="0" w:space="0" w:color="auto"/>
        <w:bottom w:val="none" w:sz="0" w:space="0" w:color="auto"/>
        <w:right w:val="none" w:sz="0" w:space="0" w:color="auto"/>
      </w:divBdr>
    </w:div>
    <w:div w:id="257910585">
      <w:bodyDiv w:val="1"/>
      <w:marLeft w:val="0"/>
      <w:marRight w:val="0"/>
      <w:marTop w:val="0"/>
      <w:marBottom w:val="0"/>
      <w:divBdr>
        <w:top w:val="none" w:sz="0" w:space="0" w:color="auto"/>
        <w:left w:val="none" w:sz="0" w:space="0" w:color="auto"/>
        <w:bottom w:val="none" w:sz="0" w:space="0" w:color="auto"/>
        <w:right w:val="none" w:sz="0" w:space="0" w:color="auto"/>
      </w:divBdr>
    </w:div>
    <w:div w:id="258294669">
      <w:bodyDiv w:val="1"/>
      <w:marLeft w:val="0"/>
      <w:marRight w:val="0"/>
      <w:marTop w:val="0"/>
      <w:marBottom w:val="0"/>
      <w:divBdr>
        <w:top w:val="none" w:sz="0" w:space="0" w:color="auto"/>
        <w:left w:val="none" w:sz="0" w:space="0" w:color="auto"/>
        <w:bottom w:val="none" w:sz="0" w:space="0" w:color="auto"/>
        <w:right w:val="none" w:sz="0" w:space="0" w:color="auto"/>
      </w:divBdr>
    </w:div>
    <w:div w:id="259027911">
      <w:bodyDiv w:val="1"/>
      <w:marLeft w:val="0"/>
      <w:marRight w:val="0"/>
      <w:marTop w:val="0"/>
      <w:marBottom w:val="0"/>
      <w:divBdr>
        <w:top w:val="none" w:sz="0" w:space="0" w:color="auto"/>
        <w:left w:val="none" w:sz="0" w:space="0" w:color="auto"/>
        <w:bottom w:val="none" w:sz="0" w:space="0" w:color="auto"/>
        <w:right w:val="none" w:sz="0" w:space="0" w:color="auto"/>
      </w:divBdr>
    </w:div>
    <w:div w:id="260530792">
      <w:bodyDiv w:val="1"/>
      <w:marLeft w:val="0"/>
      <w:marRight w:val="0"/>
      <w:marTop w:val="0"/>
      <w:marBottom w:val="0"/>
      <w:divBdr>
        <w:top w:val="none" w:sz="0" w:space="0" w:color="auto"/>
        <w:left w:val="none" w:sz="0" w:space="0" w:color="auto"/>
        <w:bottom w:val="none" w:sz="0" w:space="0" w:color="auto"/>
        <w:right w:val="none" w:sz="0" w:space="0" w:color="auto"/>
      </w:divBdr>
    </w:div>
    <w:div w:id="261030203">
      <w:bodyDiv w:val="1"/>
      <w:marLeft w:val="0"/>
      <w:marRight w:val="0"/>
      <w:marTop w:val="0"/>
      <w:marBottom w:val="0"/>
      <w:divBdr>
        <w:top w:val="none" w:sz="0" w:space="0" w:color="auto"/>
        <w:left w:val="none" w:sz="0" w:space="0" w:color="auto"/>
        <w:bottom w:val="none" w:sz="0" w:space="0" w:color="auto"/>
        <w:right w:val="none" w:sz="0" w:space="0" w:color="auto"/>
      </w:divBdr>
    </w:div>
    <w:div w:id="261109123">
      <w:bodyDiv w:val="1"/>
      <w:marLeft w:val="0"/>
      <w:marRight w:val="0"/>
      <w:marTop w:val="0"/>
      <w:marBottom w:val="0"/>
      <w:divBdr>
        <w:top w:val="none" w:sz="0" w:space="0" w:color="auto"/>
        <w:left w:val="none" w:sz="0" w:space="0" w:color="auto"/>
        <w:bottom w:val="none" w:sz="0" w:space="0" w:color="auto"/>
        <w:right w:val="none" w:sz="0" w:space="0" w:color="auto"/>
      </w:divBdr>
    </w:div>
    <w:div w:id="262227525">
      <w:bodyDiv w:val="1"/>
      <w:marLeft w:val="0"/>
      <w:marRight w:val="0"/>
      <w:marTop w:val="0"/>
      <w:marBottom w:val="0"/>
      <w:divBdr>
        <w:top w:val="none" w:sz="0" w:space="0" w:color="auto"/>
        <w:left w:val="none" w:sz="0" w:space="0" w:color="auto"/>
        <w:bottom w:val="none" w:sz="0" w:space="0" w:color="auto"/>
        <w:right w:val="none" w:sz="0" w:space="0" w:color="auto"/>
      </w:divBdr>
    </w:div>
    <w:div w:id="262809554">
      <w:bodyDiv w:val="1"/>
      <w:marLeft w:val="0"/>
      <w:marRight w:val="0"/>
      <w:marTop w:val="0"/>
      <w:marBottom w:val="0"/>
      <w:divBdr>
        <w:top w:val="none" w:sz="0" w:space="0" w:color="auto"/>
        <w:left w:val="none" w:sz="0" w:space="0" w:color="auto"/>
        <w:bottom w:val="none" w:sz="0" w:space="0" w:color="auto"/>
        <w:right w:val="none" w:sz="0" w:space="0" w:color="auto"/>
      </w:divBdr>
    </w:div>
    <w:div w:id="263658143">
      <w:bodyDiv w:val="1"/>
      <w:marLeft w:val="0"/>
      <w:marRight w:val="0"/>
      <w:marTop w:val="0"/>
      <w:marBottom w:val="0"/>
      <w:divBdr>
        <w:top w:val="none" w:sz="0" w:space="0" w:color="auto"/>
        <w:left w:val="none" w:sz="0" w:space="0" w:color="auto"/>
        <w:bottom w:val="none" w:sz="0" w:space="0" w:color="auto"/>
        <w:right w:val="none" w:sz="0" w:space="0" w:color="auto"/>
      </w:divBdr>
    </w:div>
    <w:div w:id="266432456">
      <w:bodyDiv w:val="1"/>
      <w:marLeft w:val="0"/>
      <w:marRight w:val="0"/>
      <w:marTop w:val="0"/>
      <w:marBottom w:val="0"/>
      <w:divBdr>
        <w:top w:val="none" w:sz="0" w:space="0" w:color="auto"/>
        <w:left w:val="none" w:sz="0" w:space="0" w:color="auto"/>
        <w:bottom w:val="none" w:sz="0" w:space="0" w:color="auto"/>
        <w:right w:val="none" w:sz="0" w:space="0" w:color="auto"/>
      </w:divBdr>
    </w:div>
    <w:div w:id="266544139">
      <w:bodyDiv w:val="1"/>
      <w:marLeft w:val="0"/>
      <w:marRight w:val="0"/>
      <w:marTop w:val="0"/>
      <w:marBottom w:val="0"/>
      <w:divBdr>
        <w:top w:val="none" w:sz="0" w:space="0" w:color="auto"/>
        <w:left w:val="none" w:sz="0" w:space="0" w:color="auto"/>
        <w:bottom w:val="none" w:sz="0" w:space="0" w:color="auto"/>
        <w:right w:val="none" w:sz="0" w:space="0" w:color="auto"/>
      </w:divBdr>
    </w:div>
    <w:div w:id="266692644">
      <w:bodyDiv w:val="1"/>
      <w:marLeft w:val="0"/>
      <w:marRight w:val="0"/>
      <w:marTop w:val="0"/>
      <w:marBottom w:val="0"/>
      <w:divBdr>
        <w:top w:val="none" w:sz="0" w:space="0" w:color="auto"/>
        <w:left w:val="none" w:sz="0" w:space="0" w:color="auto"/>
        <w:bottom w:val="none" w:sz="0" w:space="0" w:color="auto"/>
        <w:right w:val="none" w:sz="0" w:space="0" w:color="auto"/>
      </w:divBdr>
    </w:div>
    <w:div w:id="266818106">
      <w:bodyDiv w:val="1"/>
      <w:marLeft w:val="0"/>
      <w:marRight w:val="0"/>
      <w:marTop w:val="0"/>
      <w:marBottom w:val="0"/>
      <w:divBdr>
        <w:top w:val="none" w:sz="0" w:space="0" w:color="auto"/>
        <w:left w:val="none" w:sz="0" w:space="0" w:color="auto"/>
        <w:bottom w:val="none" w:sz="0" w:space="0" w:color="auto"/>
        <w:right w:val="none" w:sz="0" w:space="0" w:color="auto"/>
      </w:divBdr>
    </w:div>
    <w:div w:id="267738350">
      <w:bodyDiv w:val="1"/>
      <w:marLeft w:val="0"/>
      <w:marRight w:val="0"/>
      <w:marTop w:val="0"/>
      <w:marBottom w:val="0"/>
      <w:divBdr>
        <w:top w:val="none" w:sz="0" w:space="0" w:color="auto"/>
        <w:left w:val="none" w:sz="0" w:space="0" w:color="auto"/>
        <w:bottom w:val="none" w:sz="0" w:space="0" w:color="auto"/>
        <w:right w:val="none" w:sz="0" w:space="0" w:color="auto"/>
      </w:divBdr>
    </w:div>
    <w:div w:id="269432756">
      <w:bodyDiv w:val="1"/>
      <w:marLeft w:val="0"/>
      <w:marRight w:val="0"/>
      <w:marTop w:val="0"/>
      <w:marBottom w:val="0"/>
      <w:divBdr>
        <w:top w:val="none" w:sz="0" w:space="0" w:color="auto"/>
        <w:left w:val="none" w:sz="0" w:space="0" w:color="auto"/>
        <w:bottom w:val="none" w:sz="0" w:space="0" w:color="auto"/>
        <w:right w:val="none" w:sz="0" w:space="0" w:color="auto"/>
      </w:divBdr>
    </w:div>
    <w:div w:id="269822014">
      <w:bodyDiv w:val="1"/>
      <w:marLeft w:val="0"/>
      <w:marRight w:val="0"/>
      <w:marTop w:val="0"/>
      <w:marBottom w:val="0"/>
      <w:divBdr>
        <w:top w:val="none" w:sz="0" w:space="0" w:color="auto"/>
        <w:left w:val="none" w:sz="0" w:space="0" w:color="auto"/>
        <w:bottom w:val="none" w:sz="0" w:space="0" w:color="auto"/>
        <w:right w:val="none" w:sz="0" w:space="0" w:color="auto"/>
      </w:divBdr>
    </w:div>
    <w:div w:id="270748546">
      <w:bodyDiv w:val="1"/>
      <w:marLeft w:val="0"/>
      <w:marRight w:val="0"/>
      <w:marTop w:val="0"/>
      <w:marBottom w:val="0"/>
      <w:divBdr>
        <w:top w:val="none" w:sz="0" w:space="0" w:color="auto"/>
        <w:left w:val="none" w:sz="0" w:space="0" w:color="auto"/>
        <w:bottom w:val="none" w:sz="0" w:space="0" w:color="auto"/>
        <w:right w:val="none" w:sz="0" w:space="0" w:color="auto"/>
      </w:divBdr>
    </w:div>
    <w:div w:id="271019233">
      <w:bodyDiv w:val="1"/>
      <w:marLeft w:val="0"/>
      <w:marRight w:val="0"/>
      <w:marTop w:val="0"/>
      <w:marBottom w:val="0"/>
      <w:divBdr>
        <w:top w:val="none" w:sz="0" w:space="0" w:color="auto"/>
        <w:left w:val="none" w:sz="0" w:space="0" w:color="auto"/>
        <w:bottom w:val="none" w:sz="0" w:space="0" w:color="auto"/>
        <w:right w:val="none" w:sz="0" w:space="0" w:color="auto"/>
      </w:divBdr>
    </w:div>
    <w:div w:id="271403862">
      <w:bodyDiv w:val="1"/>
      <w:marLeft w:val="0"/>
      <w:marRight w:val="0"/>
      <w:marTop w:val="0"/>
      <w:marBottom w:val="0"/>
      <w:divBdr>
        <w:top w:val="none" w:sz="0" w:space="0" w:color="auto"/>
        <w:left w:val="none" w:sz="0" w:space="0" w:color="auto"/>
        <w:bottom w:val="none" w:sz="0" w:space="0" w:color="auto"/>
        <w:right w:val="none" w:sz="0" w:space="0" w:color="auto"/>
      </w:divBdr>
    </w:div>
    <w:div w:id="273293518">
      <w:bodyDiv w:val="1"/>
      <w:marLeft w:val="0"/>
      <w:marRight w:val="0"/>
      <w:marTop w:val="0"/>
      <w:marBottom w:val="0"/>
      <w:divBdr>
        <w:top w:val="none" w:sz="0" w:space="0" w:color="auto"/>
        <w:left w:val="none" w:sz="0" w:space="0" w:color="auto"/>
        <w:bottom w:val="none" w:sz="0" w:space="0" w:color="auto"/>
        <w:right w:val="none" w:sz="0" w:space="0" w:color="auto"/>
      </w:divBdr>
    </w:div>
    <w:div w:id="277181034">
      <w:bodyDiv w:val="1"/>
      <w:marLeft w:val="0"/>
      <w:marRight w:val="0"/>
      <w:marTop w:val="0"/>
      <w:marBottom w:val="0"/>
      <w:divBdr>
        <w:top w:val="none" w:sz="0" w:space="0" w:color="auto"/>
        <w:left w:val="none" w:sz="0" w:space="0" w:color="auto"/>
        <w:bottom w:val="none" w:sz="0" w:space="0" w:color="auto"/>
        <w:right w:val="none" w:sz="0" w:space="0" w:color="auto"/>
      </w:divBdr>
    </w:div>
    <w:div w:id="278343757">
      <w:bodyDiv w:val="1"/>
      <w:marLeft w:val="0"/>
      <w:marRight w:val="0"/>
      <w:marTop w:val="0"/>
      <w:marBottom w:val="0"/>
      <w:divBdr>
        <w:top w:val="none" w:sz="0" w:space="0" w:color="auto"/>
        <w:left w:val="none" w:sz="0" w:space="0" w:color="auto"/>
        <w:bottom w:val="none" w:sz="0" w:space="0" w:color="auto"/>
        <w:right w:val="none" w:sz="0" w:space="0" w:color="auto"/>
      </w:divBdr>
    </w:div>
    <w:div w:id="278923055">
      <w:bodyDiv w:val="1"/>
      <w:marLeft w:val="0"/>
      <w:marRight w:val="0"/>
      <w:marTop w:val="0"/>
      <w:marBottom w:val="0"/>
      <w:divBdr>
        <w:top w:val="none" w:sz="0" w:space="0" w:color="auto"/>
        <w:left w:val="none" w:sz="0" w:space="0" w:color="auto"/>
        <w:bottom w:val="none" w:sz="0" w:space="0" w:color="auto"/>
        <w:right w:val="none" w:sz="0" w:space="0" w:color="auto"/>
      </w:divBdr>
    </w:div>
    <w:div w:id="278993342">
      <w:bodyDiv w:val="1"/>
      <w:marLeft w:val="0"/>
      <w:marRight w:val="0"/>
      <w:marTop w:val="0"/>
      <w:marBottom w:val="0"/>
      <w:divBdr>
        <w:top w:val="none" w:sz="0" w:space="0" w:color="auto"/>
        <w:left w:val="none" w:sz="0" w:space="0" w:color="auto"/>
        <w:bottom w:val="none" w:sz="0" w:space="0" w:color="auto"/>
        <w:right w:val="none" w:sz="0" w:space="0" w:color="auto"/>
      </w:divBdr>
    </w:div>
    <w:div w:id="279580427">
      <w:bodyDiv w:val="1"/>
      <w:marLeft w:val="0"/>
      <w:marRight w:val="0"/>
      <w:marTop w:val="0"/>
      <w:marBottom w:val="0"/>
      <w:divBdr>
        <w:top w:val="none" w:sz="0" w:space="0" w:color="auto"/>
        <w:left w:val="none" w:sz="0" w:space="0" w:color="auto"/>
        <w:bottom w:val="none" w:sz="0" w:space="0" w:color="auto"/>
        <w:right w:val="none" w:sz="0" w:space="0" w:color="auto"/>
      </w:divBdr>
    </w:div>
    <w:div w:id="280960518">
      <w:bodyDiv w:val="1"/>
      <w:marLeft w:val="0"/>
      <w:marRight w:val="0"/>
      <w:marTop w:val="0"/>
      <w:marBottom w:val="0"/>
      <w:divBdr>
        <w:top w:val="none" w:sz="0" w:space="0" w:color="auto"/>
        <w:left w:val="none" w:sz="0" w:space="0" w:color="auto"/>
        <w:bottom w:val="none" w:sz="0" w:space="0" w:color="auto"/>
        <w:right w:val="none" w:sz="0" w:space="0" w:color="auto"/>
      </w:divBdr>
    </w:div>
    <w:div w:id="281771067">
      <w:bodyDiv w:val="1"/>
      <w:marLeft w:val="0"/>
      <w:marRight w:val="0"/>
      <w:marTop w:val="0"/>
      <w:marBottom w:val="0"/>
      <w:divBdr>
        <w:top w:val="none" w:sz="0" w:space="0" w:color="auto"/>
        <w:left w:val="none" w:sz="0" w:space="0" w:color="auto"/>
        <w:bottom w:val="none" w:sz="0" w:space="0" w:color="auto"/>
        <w:right w:val="none" w:sz="0" w:space="0" w:color="auto"/>
      </w:divBdr>
    </w:div>
    <w:div w:id="282156485">
      <w:bodyDiv w:val="1"/>
      <w:marLeft w:val="0"/>
      <w:marRight w:val="0"/>
      <w:marTop w:val="0"/>
      <w:marBottom w:val="0"/>
      <w:divBdr>
        <w:top w:val="none" w:sz="0" w:space="0" w:color="auto"/>
        <w:left w:val="none" w:sz="0" w:space="0" w:color="auto"/>
        <w:bottom w:val="none" w:sz="0" w:space="0" w:color="auto"/>
        <w:right w:val="none" w:sz="0" w:space="0" w:color="auto"/>
      </w:divBdr>
    </w:div>
    <w:div w:id="283268931">
      <w:bodyDiv w:val="1"/>
      <w:marLeft w:val="0"/>
      <w:marRight w:val="0"/>
      <w:marTop w:val="0"/>
      <w:marBottom w:val="0"/>
      <w:divBdr>
        <w:top w:val="none" w:sz="0" w:space="0" w:color="auto"/>
        <w:left w:val="none" w:sz="0" w:space="0" w:color="auto"/>
        <w:bottom w:val="none" w:sz="0" w:space="0" w:color="auto"/>
        <w:right w:val="none" w:sz="0" w:space="0" w:color="auto"/>
      </w:divBdr>
    </w:div>
    <w:div w:id="287316362">
      <w:bodyDiv w:val="1"/>
      <w:marLeft w:val="0"/>
      <w:marRight w:val="0"/>
      <w:marTop w:val="0"/>
      <w:marBottom w:val="0"/>
      <w:divBdr>
        <w:top w:val="none" w:sz="0" w:space="0" w:color="auto"/>
        <w:left w:val="none" w:sz="0" w:space="0" w:color="auto"/>
        <w:bottom w:val="none" w:sz="0" w:space="0" w:color="auto"/>
        <w:right w:val="none" w:sz="0" w:space="0" w:color="auto"/>
      </w:divBdr>
    </w:div>
    <w:div w:id="288558806">
      <w:bodyDiv w:val="1"/>
      <w:marLeft w:val="0"/>
      <w:marRight w:val="0"/>
      <w:marTop w:val="0"/>
      <w:marBottom w:val="0"/>
      <w:divBdr>
        <w:top w:val="none" w:sz="0" w:space="0" w:color="auto"/>
        <w:left w:val="none" w:sz="0" w:space="0" w:color="auto"/>
        <w:bottom w:val="none" w:sz="0" w:space="0" w:color="auto"/>
        <w:right w:val="none" w:sz="0" w:space="0" w:color="auto"/>
      </w:divBdr>
    </w:div>
    <w:div w:id="289098074">
      <w:bodyDiv w:val="1"/>
      <w:marLeft w:val="0"/>
      <w:marRight w:val="0"/>
      <w:marTop w:val="0"/>
      <w:marBottom w:val="0"/>
      <w:divBdr>
        <w:top w:val="none" w:sz="0" w:space="0" w:color="auto"/>
        <w:left w:val="none" w:sz="0" w:space="0" w:color="auto"/>
        <w:bottom w:val="none" w:sz="0" w:space="0" w:color="auto"/>
        <w:right w:val="none" w:sz="0" w:space="0" w:color="auto"/>
      </w:divBdr>
    </w:div>
    <w:div w:id="289366577">
      <w:bodyDiv w:val="1"/>
      <w:marLeft w:val="0"/>
      <w:marRight w:val="0"/>
      <w:marTop w:val="0"/>
      <w:marBottom w:val="0"/>
      <w:divBdr>
        <w:top w:val="none" w:sz="0" w:space="0" w:color="auto"/>
        <w:left w:val="none" w:sz="0" w:space="0" w:color="auto"/>
        <w:bottom w:val="none" w:sz="0" w:space="0" w:color="auto"/>
        <w:right w:val="none" w:sz="0" w:space="0" w:color="auto"/>
      </w:divBdr>
    </w:div>
    <w:div w:id="289436533">
      <w:bodyDiv w:val="1"/>
      <w:marLeft w:val="0"/>
      <w:marRight w:val="0"/>
      <w:marTop w:val="0"/>
      <w:marBottom w:val="0"/>
      <w:divBdr>
        <w:top w:val="none" w:sz="0" w:space="0" w:color="auto"/>
        <w:left w:val="none" w:sz="0" w:space="0" w:color="auto"/>
        <w:bottom w:val="none" w:sz="0" w:space="0" w:color="auto"/>
        <w:right w:val="none" w:sz="0" w:space="0" w:color="auto"/>
      </w:divBdr>
    </w:div>
    <w:div w:id="290088532">
      <w:bodyDiv w:val="1"/>
      <w:marLeft w:val="0"/>
      <w:marRight w:val="0"/>
      <w:marTop w:val="0"/>
      <w:marBottom w:val="0"/>
      <w:divBdr>
        <w:top w:val="none" w:sz="0" w:space="0" w:color="auto"/>
        <w:left w:val="none" w:sz="0" w:space="0" w:color="auto"/>
        <w:bottom w:val="none" w:sz="0" w:space="0" w:color="auto"/>
        <w:right w:val="none" w:sz="0" w:space="0" w:color="auto"/>
      </w:divBdr>
    </w:div>
    <w:div w:id="290095050">
      <w:bodyDiv w:val="1"/>
      <w:marLeft w:val="0"/>
      <w:marRight w:val="0"/>
      <w:marTop w:val="0"/>
      <w:marBottom w:val="0"/>
      <w:divBdr>
        <w:top w:val="none" w:sz="0" w:space="0" w:color="auto"/>
        <w:left w:val="none" w:sz="0" w:space="0" w:color="auto"/>
        <w:bottom w:val="none" w:sz="0" w:space="0" w:color="auto"/>
        <w:right w:val="none" w:sz="0" w:space="0" w:color="auto"/>
      </w:divBdr>
    </w:div>
    <w:div w:id="290289270">
      <w:bodyDiv w:val="1"/>
      <w:marLeft w:val="0"/>
      <w:marRight w:val="0"/>
      <w:marTop w:val="0"/>
      <w:marBottom w:val="0"/>
      <w:divBdr>
        <w:top w:val="none" w:sz="0" w:space="0" w:color="auto"/>
        <w:left w:val="none" w:sz="0" w:space="0" w:color="auto"/>
        <w:bottom w:val="none" w:sz="0" w:space="0" w:color="auto"/>
        <w:right w:val="none" w:sz="0" w:space="0" w:color="auto"/>
      </w:divBdr>
    </w:div>
    <w:div w:id="291861097">
      <w:bodyDiv w:val="1"/>
      <w:marLeft w:val="0"/>
      <w:marRight w:val="0"/>
      <w:marTop w:val="0"/>
      <w:marBottom w:val="0"/>
      <w:divBdr>
        <w:top w:val="none" w:sz="0" w:space="0" w:color="auto"/>
        <w:left w:val="none" w:sz="0" w:space="0" w:color="auto"/>
        <w:bottom w:val="none" w:sz="0" w:space="0" w:color="auto"/>
        <w:right w:val="none" w:sz="0" w:space="0" w:color="auto"/>
      </w:divBdr>
    </w:div>
    <w:div w:id="292252288">
      <w:bodyDiv w:val="1"/>
      <w:marLeft w:val="0"/>
      <w:marRight w:val="0"/>
      <w:marTop w:val="0"/>
      <w:marBottom w:val="0"/>
      <w:divBdr>
        <w:top w:val="none" w:sz="0" w:space="0" w:color="auto"/>
        <w:left w:val="none" w:sz="0" w:space="0" w:color="auto"/>
        <w:bottom w:val="none" w:sz="0" w:space="0" w:color="auto"/>
        <w:right w:val="none" w:sz="0" w:space="0" w:color="auto"/>
      </w:divBdr>
    </w:div>
    <w:div w:id="292954296">
      <w:bodyDiv w:val="1"/>
      <w:marLeft w:val="0"/>
      <w:marRight w:val="0"/>
      <w:marTop w:val="0"/>
      <w:marBottom w:val="0"/>
      <w:divBdr>
        <w:top w:val="none" w:sz="0" w:space="0" w:color="auto"/>
        <w:left w:val="none" w:sz="0" w:space="0" w:color="auto"/>
        <w:bottom w:val="none" w:sz="0" w:space="0" w:color="auto"/>
        <w:right w:val="none" w:sz="0" w:space="0" w:color="auto"/>
      </w:divBdr>
    </w:div>
    <w:div w:id="293097292">
      <w:bodyDiv w:val="1"/>
      <w:marLeft w:val="0"/>
      <w:marRight w:val="0"/>
      <w:marTop w:val="0"/>
      <w:marBottom w:val="0"/>
      <w:divBdr>
        <w:top w:val="none" w:sz="0" w:space="0" w:color="auto"/>
        <w:left w:val="none" w:sz="0" w:space="0" w:color="auto"/>
        <w:bottom w:val="none" w:sz="0" w:space="0" w:color="auto"/>
        <w:right w:val="none" w:sz="0" w:space="0" w:color="auto"/>
      </w:divBdr>
    </w:div>
    <w:div w:id="293147630">
      <w:bodyDiv w:val="1"/>
      <w:marLeft w:val="0"/>
      <w:marRight w:val="0"/>
      <w:marTop w:val="0"/>
      <w:marBottom w:val="0"/>
      <w:divBdr>
        <w:top w:val="none" w:sz="0" w:space="0" w:color="auto"/>
        <w:left w:val="none" w:sz="0" w:space="0" w:color="auto"/>
        <w:bottom w:val="none" w:sz="0" w:space="0" w:color="auto"/>
        <w:right w:val="none" w:sz="0" w:space="0" w:color="auto"/>
      </w:divBdr>
    </w:div>
    <w:div w:id="293684074">
      <w:bodyDiv w:val="1"/>
      <w:marLeft w:val="0"/>
      <w:marRight w:val="0"/>
      <w:marTop w:val="0"/>
      <w:marBottom w:val="0"/>
      <w:divBdr>
        <w:top w:val="none" w:sz="0" w:space="0" w:color="auto"/>
        <w:left w:val="none" w:sz="0" w:space="0" w:color="auto"/>
        <w:bottom w:val="none" w:sz="0" w:space="0" w:color="auto"/>
        <w:right w:val="none" w:sz="0" w:space="0" w:color="auto"/>
      </w:divBdr>
    </w:div>
    <w:div w:id="294139740">
      <w:bodyDiv w:val="1"/>
      <w:marLeft w:val="0"/>
      <w:marRight w:val="0"/>
      <w:marTop w:val="0"/>
      <w:marBottom w:val="0"/>
      <w:divBdr>
        <w:top w:val="none" w:sz="0" w:space="0" w:color="auto"/>
        <w:left w:val="none" w:sz="0" w:space="0" w:color="auto"/>
        <w:bottom w:val="none" w:sz="0" w:space="0" w:color="auto"/>
        <w:right w:val="none" w:sz="0" w:space="0" w:color="auto"/>
      </w:divBdr>
    </w:div>
    <w:div w:id="294413429">
      <w:bodyDiv w:val="1"/>
      <w:marLeft w:val="0"/>
      <w:marRight w:val="0"/>
      <w:marTop w:val="0"/>
      <w:marBottom w:val="0"/>
      <w:divBdr>
        <w:top w:val="none" w:sz="0" w:space="0" w:color="auto"/>
        <w:left w:val="none" w:sz="0" w:space="0" w:color="auto"/>
        <w:bottom w:val="none" w:sz="0" w:space="0" w:color="auto"/>
        <w:right w:val="none" w:sz="0" w:space="0" w:color="auto"/>
      </w:divBdr>
    </w:div>
    <w:div w:id="294532110">
      <w:bodyDiv w:val="1"/>
      <w:marLeft w:val="0"/>
      <w:marRight w:val="0"/>
      <w:marTop w:val="0"/>
      <w:marBottom w:val="0"/>
      <w:divBdr>
        <w:top w:val="none" w:sz="0" w:space="0" w:color="auto"/>
        <w:left w:val="none" w:sz="0" w:space="0" w:color="auto"/>
        <w:bottom w:val="none" w:sz="0" w:space="0" w:color="auto"/>
        <w:right w:val="none" w:sz="0" w:space="0" w:color="auto"/>
      </w:divBdr>
    </w:div>
    <w:div w:id="294988490">
      <w:bodyDiv w:val="1"/>
      <w:marLeft w:val="0"/>
      <w:marRight w:val="0"/>
      <w:marTop w:val="0"/>
      <w:marBottom w:val="0"/>
      <w:divBdr>
        <w:top w:val="none" w:sz="0" w:space="0" w:color="auto"/>
        <w:left w:val="none" w:sz="0" w:space="0" w:color="auto"/>
        <w:bottom w:val="none" w:sz="0" w:space="0" w:color="auto"/>
        <w:right w:val="none" w:sz="0" w:space="0" w:color="auto"/>
      </w:divBdr>
    </w:div>
    <w:div w:id="295723131">
      <w:bodyDiv w:val="1"/>
      <w:marLeft w:val="0"/>
      <w:marRight w:val="0"/>
      <w:marTop w:val="0"/>
      <w:marBottom w:val="0"/>
      <w:divBdr>
        <w:top w:val="none" w:sz="0" w:space="0" w:color="auto"/>
        <w:left w:val="none" w:sz="0" w:space="0" w:color="auto"/>
        <w:bottom w:val="none" w:sz="0" w:space="0" w:color="auto"/>
        <w:right w:val="none" w:sz="0" w:space="0" w:color="auto"/>
      </w:divBdr>
    </w:div>
    <w:div w:id="297299519">
      <w:bodyDiv w:val="1"/>
      <w:marLeft w:val="0"/>
      <w:marRight w:val="0"/>
      <w:marTop w:val="0"/>
      <w:marBottom w:val="0"/>
      <w:divBdr>
        <w:top w:val="none" w:sz="0" w:space="0" w:color="auto"/>
        <w:left w:val="none" w:sz="0" w:space="0" w:color="auto"/>
        <w:bottom w:val="none" w:sz="0" w:space="0" w:color="auto"/>
        <w:right w:val="none" w:sz="0" w:space="0" w:color="auto"/>
      </w:divBdr>
    </w:div>
    <w:div w:id="297955170">
      <w:bodyDiv w:val="1"/>
      <w:marLeft w:val="0"/>
      <w:marRight w:val="0"/>
      <w:marTop w:val="0"/>
      <w:marBottom w:val="0"/>
      <w:divBdr>
        <w:top w:val="none" w:sz="0" w:space="0" w:color="auto"/>
        <w:left w:val="none" w:sz="0" w:space="0" w:color="auto"/>
        <w:bottom w:val="none" w:sz="0" w:space="0" w:color="auto"/>
        <w:right w:val="none" w:sz="0" w:space="0" w:color="auto"/>
      </w:divBdr>
    </w:div>
    <w:div w:id="298267725">
      <w:bodyDiv w:val="1"/>
      <w:marLeft w:val="0"/>
      <w:marRight w:val="0"/>
      <w:marTop w:val="0"/>
      <w:marBottom w:val="0"/>
      <w:divBdr>
        <w:top w:val="none" w:sz="0" w:space="0" w:color="auto"/>
        <w:left w:val="none" w:sz="0" w:space="0" w:color="auto"/>
        <w:bottom w:val="none" w:sz="0" w:space="0" w:color="auto"/>
        <w:right w:val="none" w:sz="0" w:space="0" w:color="auto"/>
      </w:divBdr>
    </w:div>
    <w:div w:id="298538761">
      <w:bodyDiv w:val="1"/>
      <w:marLeft w:val="0"/>
      <w:marRight w:val="0"/>
      <w:marTop w:val="0"/>
      <w:marBottom w:val="0"/>
      <w:divBdr>
        <w:top w:val="none" w:sz="0" w:space="0" w:color="auto"/>
        <w:left w:val="none" w:sz="0" w:space="0" w:color="auto"/>
        <w:bottom w:val="none" w:sz="0" w:space="0" w:color="auto"/>
        <w:right w:val="none" w:sz="0" w:space="0" w:color="auto"/>
      </w:divBdr>
    </w:div>
    <w:div w:id="299117827">
      <w:bodyDiv w:val="1"/>
      <w:marLeft w:val="0"/>
      <w:marRight w:val="0"/>
      <w:marTop w:val="0"/>
      <w:marBottom w:val="0"/>
      <w:divBdr>
        <w:top w:val="none" w:sz="0" w:space="0" w:color="auto"/>
        <w:left w:val="none" w:sz="0" w:space="0" w:color="auto"/>
        <w:bottom w:val="none" w:sz="0" w:space="0" w:color="auto"/>
        <w:right w:val="none" w:sz="0" w:space="0" w:color="auto"/>
      </w:divBdr>
    </w:div>
    <w:div w:id="299305877">
      <w:bodyDiv w:val="1"/>
      <w:marLeft w:val="0"/>
      <w:marRight w:val="0"/>
      <w:marTop w:val="0"/>
      <w:marBottom w:val="0"/>
      <w:divBdr>
        <w:top w:val="none" w:sz="0" w:space="0" w:color="auto"/>
        <w:left w:val="none" w:sz="0" w:space="0" w:color="auto"/>
        <w:bottom w:val="none" w:sz="0" w:space="0" w:color="auto"/>
        <w:right w:val="none" w:sz="0" w:space="0" w:color="auto"/>
      </w:divBdr>
    </w:div>
    <w:div w:id="299306289">
      <w:bodyDiv w:val="1"/>
      <w:marLeft w:val="0"/>
      <w:marRight w:val="0"/>
      <w:marTop w:val="0"/>
      <w:marBottom w:val="0"/>
      <w:divBdr>
        <w:top w:val="none" w:sz="0" w:space="0" w:color="auto"/>
        <w:left w:val="none" w:sz="0" w:space="0" w:color="auto"/>
        <w:bottom w:val="none" w:sz="0" w:space="0" w:color="auto"/>
        <w:right w:val="none" w:sz="0" w:space="0" w:color="auto"/>
      </w:divBdr>
    </w:div>
    <w:div w:id="299768574">
      <w:bodyDiv w:val="1"/>
      <w:marLeft w:val="0"/>
      <w:marRight w:val="0"/>
      <w:marTop w:val="0"/>
      <w:marBottom w:val="0"/>
      <w:divBdr>
        <w:top w:val="none" w:sz="0" w:space="0" w:color="auto"/>
        <w:left w:val="none" w:sz="0" w:space="0" w:color="auto"/>
        <w:bottom w:val="none" w:sz="0" w:space="0" w:color="auto"/>
        <w:right w:val="none" w:sz="0" w:space="0" w:color="auto"/>
      </w:divBdr>
    </w:div>
    <w:div w:id="299961835">
      <w:bodyDiv w:val="1"/>
      <w:marLeft w:val="0"/>
      <w:marRight w:val="0"/>
      <w:marTop w:val="0"/>
      <w:marBottom w:val="0"/>
      <w:divBdr>
        <w:top w:val="none" w:sz="0" w:space="0" w:color="auto"/>
        <w:left w:val="none" w:sz="0" w:space="0" w:color="auto"/>
        <w:bottom w:val="none" w:sz="0" w:space="0" w:color="auto"/>
        <w:right w:val="none" w:sz="0" w:space="0" w:color="auto"/>
      </w:divBdr>
    </w:div>
    <w:div w:id="300430840">
      <w:bodyDiv w:val="1"/>
      <w:marLeft w:val="0"/>
      <w:marRight w:val="0"/>
      <w:marTop w:val="0"/>
      <w:marBottom w:val="0"/>
      <w:divBdr>
        <w:top w:val="none" w:sz="0" w:space="0" w:color="auto"/>
        <w:left w:val="none" w:sz="0" w:space="0" w:color="auto"/>
        <w:bottom w:val="none" w:sz="0" w:space="0" w:color="auto"/>
        <w:right w:val="none" w:sz="0" w:space="0" w:color="auto"/>
      </w:divBdr>
    </w:div>
    <w:div w:id="300768959">
      <w:bodyDiv w:val="1"/>
      <w:marLeft w:val="0"/>
      <w:marRight w:val="0"/>
      <w:marTop w:val="0"/>
      <w:marBottom w:val="0"/>
      <w:divBdr>
        <w:top w:val="none" w:sz="0" w:space="0" w:color="auto"/>
        <w:left w:val="none" w:sz="0" w:space="0" w:color="auto"/>
        <w:bottom w:val="none" w:sz="0" w:space="0" w:color="auto"/>
        <w:right w:val="none" w:sz="0" w:space="0" w:color="auto"/>
      </w:divBdr>
    </w:div>
    <w:div w:id="301276537">
      <w:bodyDiv w:val="1"/>
      <w:marLeft w:val="0"/>
      <w:marRight w:val="0"/>
      <w:marTop w:val="0"/>
      <w:marBottom w:val="0"/>
      <w:divBdr>
        <w:top w:val="none" w:sz="0" w:space="0" w:color="auto"/>
        <w:left w:val="none" w:sz="0" w:space="0" w:color="auto"/>
        <w:bottom w:val="none" w:sz="0" w:space="0" w:color="auto"/>
        <w:right w:val="none" w:sz="0" w:space="0" w:color="auto"/>
      </w:divBdr>
    </w:div>
    <w:div w:id="301345927">
      <w:bodyDiv w:val="1"/>
      <w:marLeft w:val="0"/>
      <w:marRight w:val="0"/>
      <w:marTop w:val="0"/>
      <w:marBottom w:val="0"/>
      <w:divBdr>
        <w:top w:val="none" w:sz="0" w:space="0" w:color="auto"/>
        <w:left w:val="none" w:sz="0" w:space="0" w:color="auto"/>
        <w:bottom w:val="none" w:sz="0" w:space="0" w:color="auto"/>
        <w:right w:val="none" w:sz="0" w:space="0" w:color="auto"/>
      </w:divBdr>
    </w:div>
    <w:div w:id="301815712">
      <w:bodyDiv w:val="1"/>
      <w:marLeft w:val="0"/>
      <w:marRight w:val="0"/>
      <w:marTop w:val="0"/>
      <w:marBottom w:val="0"/>
      <w:divBdr>
        <w:top w:val="none" w:sz="0" w:space="0" w:color="auto"/>
        <w:left w:val="none" w:sz="0" w:space="0" w:color="auto"/>
        <w:bottom w:val="none" w:sz="0" w:space="0" w:color="auto"/>
        <w:right w:val="none" w:sz="0" w:space="0" w:color="auto"/>
      </w:divBdr>
    </w:div>
    <w:div w:id="302123711">
      <w:bodyDiv w:val="1"/>
      <w:marLeft w:val="0"/>
      <w:marRight w:val="0"/>
      <w:marTop w:val="0"/>
      <w:marBottom w:val="0"/>
      <w:divBdr>
        <w:top w:val="none" w:sz="0" w:space="0" w:color="auto"/>
        <w:left w:val="none" w:sz="0" w:space="0" w:color="auto"/>
        <w:bottom w:val="none" w:sz="0" w:space="0" w:color="auto"/>
        <w:right w:val="none" w:sz="0" w:space="0" w:color="auto"/>
      </w:divBdr>
    </w:div>
    <w:div w:id="303436392">
      <w:bodyDiv w:val="1"/>
      <w:marLeft w:val="0"/>
      <w:marRight w:val="0"/>
      <w:marTop w:val="0"/>
      <w:marBottom w:val="0"/>
      <w:divBdr>
        <w:top w:val="none" w:sz="0" w:space="0" w:color="auto"/>
        <w:left w:val="none" w:sz="0" w:space="0" w:color="auto"/>
        <w:bottom w:val="none" w:sz="0" w:space="0" w:color="auto"/>
        <w:right w:val="none" w:sz="0" w:space="0" w:color="auto"/>
      </w:divBdr>
    </w:div>
    <w:div w:id="303703073">
      <w:bodyDiv w:val="1"/>
      <w:marLeft w:val="0"/>
      <w:marRight w:val="0"/>
      <w:marTop w:val="0"/>
      <w:marBottom w:val="0"/>
      <w:divBdr>
        <w:top w:val="none" w:sz="0" w:space="0" w:color="auto"/>
        <w:left w:val="none" w:sz="0" w:space="0" w:color="auto"/>
        <w:bottom w:val="none" w:sz="0" w:space="0" w:color="auto"/>
        <w:right w:val="none" w:sz="0" w:space="0" w:color="auto"/>
      </w:divBdr>
    </w:div>
    <w:div w:id="304816871">
      <w:bodyDiv w:val="1"/>
      <w:marLeft w:val="0"/>
      <w:marRight w:val="0"/>
      <w:marTop w:val="0"/>
      <w:marBottom w:val="0"/>
      <w:divBdr>
        <w:top w:val="none" w:sz="0" w:space="0" w:color="auto"/>
        <w:left w:val="none" w:sz="0" w:space="0" w:color="auto"/>
        <w:bottom w:val="none" w:sz="0" w:space="0" w:color="auto"/>
        <w:right w:val="none" w:sz="0" w:space="0" w:color="auto"/>
      </w:divBdr>
    </w:div>
    <w:div w:id="305210297">
      <w:bodyDiv w:val="1"/>
      <w:marLeft w:val="0"/>
      <w:marRight w:val="0"/>
      <w:marTop w:val="0"/>
      <w:marBottom w:val="0"/>
      <w:divBdr>
        <w:top w:val="none" w:sz="0" w:space="0" w:color="auto"/>
        <w:left w:val="none" w:sz="0" w:space="0" w:color="auto"/>
        <w:bottom w:val="none" w:sz="0" w:space="0" w:color="auto"/>
        <w:right w:val="none" w:sz="0" w:space="0" w:color="auto"/>
      </w:divBdr>
    </w:div>
    <w:div w:id="307973741">
      <w:bodyDiv w:val="1"/>
      <w:marLeft w:val="0"/>
      <w:marRight w:val="0"/>
      <w:marTop w:val="0"/>
      <w:marBottom w:val="0"/>
      <w:divBdr>
        <w:top w:val="none" w:sz="0" w:space="0" w:color="auto"/>
        <w:left w:val="none" w:sz="0" w:space="0" w:color="auto"/>
        <w:bottom w:val="none" w:sz="0" w:space="0" w:color="auto"/>
        <w:right w:val="none" w:sz="0" w:space="0" w:color="auto"/>
      </w:divBdr>
    </w:div>
    <w:div w:id="309865498">
      <w:bodyDiv w:val="1"/>
      <w:marLeft w:val="0"/>
      <w:marRight w:val="0"/>
      <w:marTop w:val="0"/>
      <w:marBottom w:val="0"/>
      <w:divBdr>
        <w:top w:val="none" w:sz="0" w:space="0" w:color="auto"/>
        <w:left w:val="none" w:sz="0" w:space="0" w:color="auto"/>
        <w:bottom w:val="none" w:sz="0" w:space="0" w:color="auto"/>
        <w:right w:val="none" w:sz="0" w:space="0" w:color="auto"/>
      </w:divBdr>
    </w:div>
    <w:div w:id="310251914">
      <w:bodyDiv w:val="1"/>
      <w:marLeft w:val="0"/>
      <w:marRight w:val="0"/>
      <w:marTop w:val="0"/>
      <w:marBottom w:val="0"/>
      <w:divBdr>
        <w:top w:val="none" w:sz="0" w:space="0" w:color="auto"/>
        <w:left w:val="none" w:sz="0" w:space="0" w:color="auto"/>
        <w:bottom w:val="none" w:sz="0" w:space="0" w:color="auto"/>
        <w:right w:val="none" w:sz="0" w:space="0" w:color="auto"/>
      </w:divBdr>
    </w:div>
    <w:div w:id="310449158">
      <w:bodyDiv w:val="1"/>
      <w:marLeft w:val="0"/>
      <w:marRight w:val="0"/>
      <w:marTop w:val="0"/>
      <w:marBottom w:val="0"/>
      <w:divBdr>
        <w:top w:val="none" w:sz="0" w:space="0" w:color="auto"/>
        <w:left w:val="none" w:sz="0" w:space="0" w:color="auto"/>
        <w:bottom w:val="none" w:sz="0" w:space="0" w:color="auto"/>
        <w:right w:val="none" w:sz="0" w:space="0" w:color="auto"/>
      </w:divBdr>
    </w:div>
    <w:div w:id="310641355">
      <w:bodyDiv w:val="1"/>
      <w:marLeft w:val="0"/>
      <w:marRight w:val="0"/>
      <w:marTop w:val="0"/>
      <w:marBottom w:val="0"/>
      <w:divBdr>
        <w:top w:val="none" w:sz="0" w:space="0" w:color="auto"/>
        <w:left w:val="none" w:sz="0" w:space="0" w:color="auto"/>
        <w:bottom w:val="none" w:sz="0" w:space="0" w:color="auto"/>
        <w:right w:val="none" w:sz="0" w:space="0" w:color="auto"/>
      </w:divBdr>
    </w:div>
    <w:div w:id="310796434">
      <w:bodyDiv w:val="1"/>
      <w:marLeft w:val="0"/>
      <w:marRight w:val="0"/>
      <w:marTop w:val="0"/>
      <w:marBottom w:val="0"/>
      <w:divBdr>
        <w:top w:val="none" w:sz="0" w:space="0" w:color="auto"/>
        <w:left w:val="none" w:sz="0" w:space="0" w:color="auto"/>
        <w:bottom w:val="none" w:sz="0" w:space="0" w:color="auto"/>
        <w:right w:val="none" w:sz="0" w:space="0" w:color="auto"/>
      </w:divBdr>
    </w:div>
    <w:div w:id="311445027">
      <w:bodyDiv w:val="1"/>
      <w:marLeft w:val="0"/>
      <w:marRight w:val="0"/>
      <w:marTop w:val="0"/>
      <w:marBottom w:val="0"/>
      <w:divBdr>
        <w:top w:val="none" w:sz="0" w:space="0" w:color="auto"/>
        <w:left w:val="none" w:sz="0" w:space="0" w:color="auto"/>
        <w:bottom w:val="none" w:sz="0" w:space="0" w:color="auto"/>
        <w:right w:val="none" w:sz="0" w:space="0" w:color="auto"/>
      </w:divBdr>
    </w:div>
    <w:div w:id="313066752">
      <w:bodyDiv w:val="1"/>
      <w:marLeft w:val="0"/>
      <w:marRight w:val="0"/>
      <w:marTop w:val="0"/>
      <w:marBottom w:val="0"/>
      <w:divBdr>
        <w:top w:val="none" w:sz="0" w:space="0" w:color="auto"/>
        <w:left w:val="none" w:sz="0" w:space="0" w:color="auto"/>
        <w:bottom w:val="none" w:sz="0" w:space="0" w:color="auto"/>
        <w:right w:val="none" w:sz="0" w:space="0" w:color="auto"/>
      </w:divBdr>
    </w:div>
    <w:div w:id="313411828">
      <w:bodyDiv w:val="1"/>
      <w:marLeft w:val="0"/>
      <w:marRight w:val="0"/>
      <w:marTop w:val="0"/>
      <w:marBottom w:val="0"/>
      <w:divBdr>
        <w:top w:val="none" w:sz="0" w:space="0" w:color="auto"/>
        <w:left w:val="none" w:sz="0" w:space="0" w:color="auto"/>
        <w:bottom w:val="none" w:sz="0" w:space="0" w:color="auto"/>
        <w:right w:val="none" w:sz="0" w:space="0" w:color="auto"/>
      </w:divBdr>
    </w:div>
    <w:div w:id="313918210">
      <w:bodyDiv w:val="1"/>
      <w:marLeft w:val="0"/>
      <w:marRight w:val="0"/>
      <w:marTop w:val="0"/>
      <w:marBottom w:val="0"/>
      <w:divBdr>
        <w:top w:val="none" w:sz="0" w:space="0" w:color="auto"/>
        <w:left w:val="none" w:sz="0" w:space="0" w:color="auto"/>
        <w:bottom w:val="none" w:sz="0" w:space="0" w:color="auto"/>
        <w:right w:val="none" w:sz="0" w:space="0" w:color="auto"/>
      </w:divBdr>
    </w:div>
    <w:div w:id="314189600">
      <w:bodyDiv w:val="1"/>
      <w:marLeft w:val="0"/>
      <w:marRight w:val="0"/>
      <w:marTop w:val="0"/>
      <w:marBottom w:val="0"/>
      <w:divBdr>
        <w:top w:val="none" w:sz="0" w:space="0" w:color="auto"/>
        <w:left w:val="none" w:sz="0" w:space="0" w:color="auto"/>
        <w:bottom w:val="none" w:sz="0" w:space="0" w:color="auto"/>
        <w:right w:val="none" w:sz="0" w:space="0" w:color="auto"/>
      </w:divBdr>
    </w:div>
    <w:div w:id="314769960">
      <w:bodyDiv w:val="1"/>
      <w:marLeft w:val="0"/>
      <w:marRight w:val="0"/>
      <w:marTop w:val="0"/>
      <w:marBottom w:val="0"/>
      <w:divBdr>
        <w:top w:val="none" w:sz="0" w:space="0" w:color="auto"/>
        <w:left w:val="none" w:sz="0" w:space="0" w:color="auto"/>
        <w:bottom w:val="none" w:sz="0" w:space="0" w:color="auto"/>
        <w:right w:val="none" w:sz="0" w:space="0" w:color="auto"/>
      </w:divBdr>
    </w:div>
    <w:div w:id="315230213">
      <w:bodyDiv w:val="1"/>
      <w:marLeft w:val="0"/>
      <w:marRight w:val="0"/>
      <w:marTop w:val="0"/>
      <w:marBottom w:val="0"/>
      <w:divBdr>
        <w:top w:val="none" w:sz="0" w:space="0" w:color="auto"/>
        <w:left w:val="none" w:sz="0" w:space="0" w:color="auto"/>
        <w:bottom w:val="none" w:sz="0" w:space="0" w:color="auto"/>
        <w:right w:val="none" w:sz="0" w:space="0" w:color="auto"/>
      </w:divBdr>
    </w:div>
    <w:div w:id="315501832">
      <w:bodyDiv w:val="1"/>
      <w:marLeft w:val="0"/>
      <w:marRight w:val="0"/>
      <w:marTop w:val="0"/>
      <w:marBottom w:val="0"/>
      <w:divBdr>
        <w:top w:val="none" w:sz="0" w:space="0" w:color="auto"/>
        <w:left w:val="none" w:sz="0" w:space="0" w:color="auto"/>
        <w:bottom w:val="none" w:sz="0" w:space="0" w:color="auto"/>
        <w:right w:val="none" w:sz="0" w:space="0" w:color="auto"/>
      </w:divBdr>
    </w:div>
    <w:div w:id="315837756">
      <w:bodyDiv w:val="1"/>
      <w:marLeft w:val="0"/>
      <w:marRight w:val="0"/>
      <w:marTop w:val="0"/>
      <w:marBottom w:val="0"/>
      <w:divBdr>
        <w:top w:val="none" w:sz="0" w:space="0" w:color="auto"/>
        <w:left w:val="none" w:sz="0" w:space="0" w:color="auto"/>
        <w:bottom w:val="none" w:sz="0" w:space="0" w:color="auto"/>
        <w:right w:val="none" w:sz="0" w:space="0" w:color="auto"/>
      </w:divBdr>
    </w:div>
    <w:div w:id="316230034">
      <w:bodyDiv w:val="1"/>
      <w:marLeft w:val="0"/>
      <w:marRight w:val="0"/>
      <w:marTop w:val="0"/>
      <w:marBottom w:val="0"/>
      <w:divBdr>
        <w:top w:val="none" w:sz="0" w:space="0" w:color="auto"/>
        <w:left w:val="none" w:sz="0" w:space="0" w:color="auto"/>
        <w:bottom w:val="none" w:sz="0" w:space="0" w:color="auto"/>
        <w:right w:val="none" w:sz="0" w:space="0" w:color="auto"/>
      </w:divBdr>
    </w:div>
    <w:div w:id="317004109">
      <w:bodyDiv w:val="1"/>
      <w:marLeft w:val="0"/>
      <w:marRight w:val="0"/>
      <w:marTop w:val="0"/>
      <w:marBottom w:val="0"/>
      <w:divBdr>
        <w:top w:val="none" w:sz="0" w:space="0" w:color="auto"/>
        <w:left w:val="none" w:sz="0" w:space="0" w:color="auto"/>
        <w:bottom w:val="none" w:sz="0" w:space="0" w:color="auto"/>
        <w:right w:val="none" w:sz="0" w:space="0" w:color="auto"/>
      </w:divBdr>
    </w:div>
    <w:div w:id="320086343">
      <w:bodyDiv w:val="1"/>
      <w:marLeft w:val="0"/>
      <w:marRight w:val="0"/>
      <w:marTop w:val="0"/>
      <w:marBottom w:val="0"/>
      <w:divBdr>
        <w:top w:val="none" w:sz="0" w:space="0" w:color="auto"/>
        <w:left w:val="none" w:sz="0" w:space="0" w:color="auto"/>
        <w:bottom w:val="none" w:sz="0" w:space="0" w:color="auto"/>
        <w:right w:val="none" w:sz="0" w:space="0" w:color="auto"/>
      </w:divBdr>
    </w:div>
    <w:div w:id="320737591">
      <w:bodyDiv w:val="1"/>
      <w:marLeft w:val="0"/>
      <w:marRight w:val="0"/>
      <w:marTop w:val="0"/>
      <w:marBottom w:val="0"/>
      <w:divBdr>
        <w:top w:val="none" w:sz="0" w:space="0" w:color="auto"/>
        <w:left w:val="none" w:sz="0" w:space="0" w:color="auto"/>
        <w:bottom w:val="none" w:sz="0" w:space="0" w:color="auto"/>
        <w:right w:val="none" w:sz="0" w:space="0" w:color="auto"/>
      </w:divBdr>
    </w:div>
    <w:div w:id="321391885">
      <w:bodyDiv w:val="1"/>
      <w:marLeft w:val="0"/>
      <w:marRight w:val="0"/>
      <w:marTop w:val="0"/>
      <w:marBottom w:val="0"/>
      <w:divBdr>
        <w:top w:val="none" w:sz="0" w:space="0" w:color="auto"/>
        <w:left w:val="none" w:sz="0" w:space="0" w:color="auto"/>
        <w:bottom w:val="none" w:sz="0" w:space="0" w:color="auto"/>
        <w:right w:val="none" w:sz="0" w:space="0" w:color="auto"/>
      </w:divBdr>
    </w:div>
    <w:div w:id="322516878">
      <w:bodyDiv w:val="1"/>
      <w:marLeft w:val="0"/>
      <w:marRight w:val="0"/>
      <w:marTop w:val="0"/>
      <w:marBottom w:val="0"/>
      <w:divBdr>
        <w:top w:val="none" w:sz="0" w:space="0" w:color="auto"/>
        <w:left w:val="none" w:sz="0" w:space="0" w:color="auto"/>
        <w:bottom w:val="none" w:sz="0" w:space="0" w:color="auto"/>
        <w:right w:val="none" w:sz="0" w:space="0" w:color="auto"/>
      </w:divBdr>
    </w:div>
    <w:div w:id="322661075">
      <w:bodyDiv w:val="1"/>
      <w:marLeft w:val="0"/>
      <w:marRight w:val="0"/>
      <w:marTop w:val="0"/>
      <w:marBottom w:val="0"/>
      <w:divBdr>
        <w:top w:val="none" w:sz="0" w:space="0" w:color="auto"/>
        <w:left w:val="none" w:sz="0" w:space="0" w:color="auto"/>
        <w:bottom w:val="none" w:sz="0" w:space="0" w:color="auto"/>
        <w:right w:val="none" w:sz="0" w:space="0" w:color="auto"/>
      </w:divBdr>
    </w:div>
    <w:div w:id="322976074">
      <w:bodyDiv w:val="1"/>
      <w:marLeft w:val="0"/>
      <w:marRight w:val="0"/>
      <w:marTop w:val="0"/>
      <w:marBottom w:val="0"/>
      <w:divBdr>
        <w:top w:val="none" w:sz="0" w:space="0" w:color="auto"/>
        <w:left w:val="none" w:sz="0" w:space="0" w:color="auto"/>
        <w:bottom w:val="none" w:sz="0" w:space="0" w:color="auto"/>
        <w:right w:val="none" w:sz="0" w:space="0" w:color="auto"/>
      </w:divBdr>
    </w:div>
    <w:div w:id="323045333">
      <w:bodyDiv w:val="1"/>
      <w:marLeft w:val="0"/>
      <w:marRight w:val="0"/>
      <w:marTop w:val="0"/>
      <w:marBottom w:val="0"/>
      <w:divBdr>
        <w:top w:val="none" w:sz="0" w:space="0" w:color="auto"/>
        <w:left w:val="none" w:sz="0" w:space="0" w:color="auto"/>
        <w:bottom w:val="none" w:sz="0" w:space="0" w:color="auto"/>
        <w:right w:val="none" w:sz="0" w:space="0" w:color="auto"/>
      </w:divBdr>
    </w:div>
    <w:div w:id="324477909">
      <w:bodyDiv w:val="1"/>
      <w:marLeft w:val="0"/>
      <w:marRight w:val="0"/>
      <w:marTop w:val="0"/>
      <w:marBottom w:val="0"/>
      <w:divBdr>
        <w:top w:val="none" w:sz="0" w:space="0" w:color="auto"/>
        <w:left w:val="none" w:sz="0" w:space="0" w:color="auto"/>
        <w:bottom w:val="none" w:sz="0" w:space="0" w:color="auto"/>
        <w:right w:val="none" w:sz="0" w:space="0" w:color="auto"/>
      </w:divBdr>
    </w:div>
    <w:div w:id="324481866">
      <w:bodyDiv w:val="1"/>
      <w:marLeft w:val="0"/>
      <w:marRight w:val="0"/>
      <w:marTop w:val="0"/>
      <w:marBottom w:val="0"/>
      <w:divBdr>
        <w:top w:val="none" w:sz="0" w:space="0" w:color="auto"/>
        <w:left w:val="none" w:sz="0" w:space="0" w:color="auto"/>
        <w:bottom w:val="none" w:sz="0" w:space="0" w:color="auto"/>
        <w:right w:val="none" w:sz="0" w:space="0" w:color="auto"/>
      </w:divBdr>
    </w:div>
    <w:div w:id="325523368">
      <w:bodyDiv w:val="1"/>
      <w:marLeft w:val="0"/>
      <w:marRight w:val="0"/>
      <w:marTop w:val="0"/>
      <w:marBottom w:val="0"/>
      <w:divBdr>
        <w:top w:val="none" w:sz="0" w:space="0" w:color="auto"/>
        <w:left w:val="none" w:sz="0" w:space="0" w:color="auto"/>
        <w:bottom w:val="none" w:sz="0" w:space="0" w:color="auto"/>
        <w:right w:val="none" w:sz="0" w:space="0" w:color="auto"/>
      </w:divBdr>
    </w:div>
    <w:div w:id="325859111">
      <w:bodyDiv w:val="1"/>
      <w:marLeft w:val="0"/>
      <w:marRight w:val="0"/>
      <w:marTop w:val="0"/>
      <w:marBottom w:val="0"/>
      <w:divBdr>
        <w:top w:val="none" w:sz="0" w:space="0" w:color="auto"/>
        <w:left w:val="none" w:sz="0" w:space="0" w:color="auto"/>
        <w:bottom w:val="none" w:sz="0" w:space="0" w:color="auto"/>
        <w:right w:val="none" w:sz="0" w:space="0" w:color="auto"/>
      </w:divBdr>
    </w:div>
    <w:div w:id="326397922">
      <w:bodyDiv w:val="1"/>
      <w:marLeft w:val="0"/>
      <w:marRight w:val="0"/>
      <w:marTop w:val="0"/>
      <w:marBottom w:val="0"/>
      <w:divBdr>
        <w:top w:val="none" w:sz="0" w:space="0" w:color="auto"/>
        <w:left w:val="none" w:sz="0" w:space="0" w:color="auto"/>
        <w:bottom w:val="none" w:sz="0" w:space="0" w:color="auto"/>
        <w:right w:val="none" w:sz="0" w:space="0" w:color="auto"/>
      </w:divBdr>
    </w:div>
    <w:div w:id="326978744">
      <w:bodyDiv w:val="1"/>
      <w:marLeft w:val="0"/>
      <w:marRight w:val="0"/>
      <w:marTop w:val="0"/>
      <w:marBottom w:val="0"/>
      <w:divBdr>
        <w:top w:val="none" w:sz="0" w:space="0" w:color="auto"/>
        <w:left w:val="none" w:sz="0" w:space="0" w:color="auto"/>
        <w:bottom w:val="none" w:sz="0" w:space="0" w:color="auto"/>
        <w:right w:val="none" w:sz="0" w:space="0" w:color="auto"/>
      </w:divBdr>
    </w:div>
    <w:div w:id="327683057">
      <w:bodyDiv w:val="1"/>
      <w:marLeft w:val="0"/>
      <w:marRight w:val="0"/>
      <w:marTop w:val="0"/>
      <w:marBottom w:val="0"/>
      <w:divBdr>
        <w:top w:val="none" w:sz="0" w:space="0" w:color="auto"/>
        <w:left w:val="none" w:sz="0" w:space="0" w:color="auto"/>
        <w:bottom w:val="none" w:sz="0" w:space="0" w:color="auto"/>
        <w:right w:val="none" w:sz="0" w:space="0" w:color="auto"/>
      </w:divBdr>
    </w:div>
    <w:div w:id="327752593">
      <w:bodyDiv w:val="1"/>
      <w:marLeft w:val="0"/>
      <w:marRight w:val="0"/>
      <w:marTop w:val="0"/>
      <w:marBottom w:val="0"/>
      <w:divBdr>
        <w:top w:val="none" w:sz="0" w:space="0" w:color="auto"/>
        <w:left w:val="none" w:sz="0" w:space="0" w:color="auto"/>
        <w:bottom w:val="none" w:sz="0" w:space="0" w:color="auto"/>
        <w:right w:val="none" w:sz="0" w:space="0" w:color="auto"/>
      </w:divBdr>
    </w:div>
    <w:div w:id="327757229">
      <w:bodyDiv w:val="1"/>
      <w:marLeft w:val="0"/>
      <w:marRight w:val="0"/>
      <w:marTop w:val="0"/>
      <w:marBottom w:val="0"/>
      <w:divBdr>
        <w:top w:val="none" w:sz="0" w:space="0" w:color="auto"/>
        <w:left w:val="none" w:sz="0" w:space="0" w:color="auto"/>
        <w:bottom w:val="none" w:sz="0" w:space="0" w:color="auto"/>
        <w:right w:val="none" w:sz="0" w:space="0" w:color="auto"/>
      </w:divBdr>
    </w:div>
    <w:div w:id="329215929">
      <w:bodyDiv w:val="1"/>
      <w:marLeft w:val="0"/>
      <w:marRight w:val="0"/>
      <w:marTop w:val="0"/>
      <w:marBottom w:val="0"/>
      <w:divBdr>
        <w:top w:val="none" w:sz="0" w:space="0" w:color="auto"/>
        <w:left w:val="none" w:sz="0" w:space="0" w:color="auto"/>
        <w:bottom w:val="none" w:sz="0" w:space="0" w:color="auto"/>
        <w:right w:val="none" w:sz="0" w:space="0" w:color="auto"/>
      </w:divBdr>
    </w:div>
    <w:div w:id="330262197">
      <w:bodyDiv w:val="1"/>
      <w:marLeft w:val="0"/>
      <w:marRight w:val="0"/>
      <w:marTop w:val="0"/>
      <w:marBottom w:val="0"/>
      <w:divBdr>
        <w:top w:val="none" w:sz="0" w:space="0" w:color="auto"/>
        <w:left w:val="none" w:sz="0" w:space="0" w:color="auto"/>
        <w:bottom w:val="none" w:sz="0" w:space="0" w:color="auto"/>
        <w:right w:val="none" w:sz="0" w:space="0" w:color="auto"/>
      </w:divBdr>
    </w:div>
    <w:div w:id="330330886">
      <w:bodyDiv w:val="1"/>
      <w:marLeft w:val="0"/>
      <w:marRight w:val="0"/>
      <w:marTop w:val="0"/>
      <w:marBottom w:val="0"/>
      <w:divBdr>
        <w:top w:val="none" w:sz="0" w:space="0" w:color="auto"/>
        <w:left w:val="none" w:sz="0" w:space="0" w:color="auto"/>
        <w:bottom w:val="none" w:sz="0" w:space="0" w:color="auto"/>
        <w:right w:val="none" w:sz="0" w:space="0" w:color="auto"/>
      </w:divBdr>
    </w:div>
    <w:div w:id="330984274">
      <w:bodyDiv w:val="1"/>
      <w:marLeft w:val="0"/>
      <w:marRight w:val="0"/>
      <w:marTop w:val="0"/>
      <w:marBottom w:val="0"/>
      <w:divBdr>
        <w:top w:val="none" w:sz="0" w:space="0" w:color="auto"/>
        <w:left w:val="none" w:sz="0" w:space="0" w:color="auto"/>
        <w:bottom w:val="none" w:sz="0" w:space="0" w:color="auto"/>
        <w:right w:val="none" w:sz="0" w:space="0" w:color="auto"/>
      </w:divBdr>
    </w:div>
    <w:div w:id="331688983">
      <w:bodyDiv w:val="1"/>
      <w:marLeft w:val="0"/>
      <w:marRight w:val="0"/>
      <w:marTop w:val="0"/>
      <w:marBottom w:val="0"/>
      <w:divBdr>
        <w:top w:val="none" w:sz="0" w:space="0" w:color="auto"/>
        <w:left w:val="none" w:sz="0" w:space="0" w:color="auto"/>
        <w:bottom w:val="none" w:sz="0" w:space="0" w:color="auto"/>
        <w:right w:val="none" w:sz="0" w:space="0" w:color="auto"/>
      </w:divBdr>
    </w:div>
    <w:div w:id="331833579">
      <w:bodyDiv w:val="1"/>
      <w:marLeft w:val="0"/>
      <w:marRight w:val="0"/>
      <w:marTop w:val="0"/>
      <w:marBottom w:val="0"/>
      <w:divBdr>
        <w:top w:val="none" w:sz="0" w:space="0" w:color="auto"/>
        <w:left w:val="none" w:sz="0" w:space="0" w:color="auto"/>
        <w:bottom w:val="none" w:sz="0" w:space="0" w:color="auto"/>
        <w:right w:val="none" w:sz="0" w:space="0" w:color="auto"/>
      </w:divBdr>
    </w:div>
    <w:div w:id="333075550">
      <w:bodyDiv w:val="1"/>
      <w:marLeft w:val="0"/>
      <w:marRight w:val="0"/>
      <w:marTop w:val="0"/>
      <w:marBottom w:val="0"/>
      <w:divBdr>
        <w:top w:val="none" w:sz="0" w:space="0" w:color="auto"/>
        <w:left w:val="none" w:sz="0" w:space="0" w:color="auto"/>
        <w:bottom w:val="none" w:sz="0" w:space="0" w:color="auto"/>
        <w:right w:val="none" w:sz="0" w:space="0" w:color="auto"/>
      </w:divBdr>
    </w:div>
    <w:div w:id="333916759">
      <w:bodyDiv w:val="1"/>
      <w:marLeft w:val="0"/>
      <w:marRight w:val="0"/>
      <w:marTop w:val="0"/>
      <w:marBottom w:val="0"/>
      <w:divBdr>
        <w:top w:val="none" w:sz="0" w:space="0" w:color="auto"/>
        <w:left w:val="none" w:sz="0" w:space="0" w:color="auto"/>
        <w:bottom w:val="none" w:sz="0" w:space="0" w:color="auto"/>
        <w:right w:val="none" w:sz="0" w:space="0" w:color="auto"/>
      </w:divBdr>
    </w:div>
    <w:div w:id="334117372">
      <w:bodyDiv w:val="1"/>
      <w:marLeft w:val="0"/>
      <w:marRight w:val="0"/>
      <w:marTop w:val="0"/>
      <w:marBottom w:val="0"/>
      <w:divBdr>
        <w:top w:val="none" w:sz="0" w:space="0" w:color="auto"/>
        <w:left w:val="none" w:sz="0" w:space="0" w:color="auto"/>
        <w:bottom w:val="none" w:sz="0" w:space="0" w:color="auto"/>
        <w:right w:val="none" w:sz="0" w:space="0" w:color="auto"/>
      </w:divBdr>
    </w:div>
    <w:div w:id="334496403">
      <w:bodyDiv w:val="1"/>
      <w:marLeft w:val="0"/>
      <w:marRight w:val="0"/>
      <w:marTop w:val="0"/>
      <w:marBottom w:val="0"/>
      <w:divBdr>
        <w:top w:val="none" w:sz="0" w:space="0" w:color="auto"/>
        <w:left w:val="none" w:sz="0" w:space="0" w:color="auto"/>
        <w:bottom w:val="none" w:sz="0" w:space="0" w:color="auto"/>
        <w:right w:val="none" w:sz="0" w:space="0" w:color="auto"/>
      </w:divBdr>
    </w:div>
    <w:div w:id="334502894">
      <w:bodyDiv w:val="1"/>
      <w:marLeft w:val="0"/>
      <w:marRight w:val="0"/>
      <w:marTop w:val="0"/>
      <w:marBottom w:val="0"/>
      <w:divBdr>
        <w:top w:val="none" w:sz="0" w:space="0" w:color="auto"/>
        <w:left w:val="none" w:sz="0" w:space="0" w:color="auto"/>
        <w:bottom w:val="none" w:sz="0" w:space="0" w:color="auto"/>
        <w:right w:val="none" w:sz="0" w:space="0" w:color="auto"/>
      </w:divBdr>
    </w:div>
    <w:div w:id="335960408">
      <w:bodyDiv w:val="1"/>
      <w:marLeft w:val="0"/>
      <w:marRight w:val="0"/>
      <w:marTop w:val="0"/>
      <w:marBottom w:val="0"/>
      <w:divBdr>
        <w:top w:val="none" w:sz="0" w:space="0" w:color="auto"/>
        <w:left w:val="none" w:sz="0" w:space="0" w:color="auto"/>
        <w:bottom w:val="none" w:sz="0" w:space="0" w:color="auto"/>
        <w:right w:val="none" w:sz="0" w:space="0" w:color="auto"/>
      </w:divBdr>
    </w:div>
    <w:div w:id="337005780">
      <w:bodyDiv w:val="1"/>
      <w:marLeft w:val="0"/>
      <w:marRight w:val="0"/>
      <w:marTop w:val="0"/>
      <w:marBottom w:val="0"/>
      <w:divBdr>
        <w:top w:val="none" w:sz="0" w:space="0" w:color="auto"/>
        <w:left w:val="none" w:sz="0" w:space="0" w:color="auto"/>
        <w:bottom w:val="none" w:sz="0" w:space="0" w:color="auto"/>
        <w:right w:val="none" w:sz="0" w:space="0" w:color="auto"/>
      </w:divBdr>
    </w:div>
    <w:div w:id="338120149">
      <w:bodyDiv w:val="1"/>
      <w:marLeft w:val="0"/>
      <w:marRight w:val="0"/>
      <w:marTop w:val="0"/>
      <w:marBottom w:val="0"/>
      <w:divBdr>
        <w:top w:val="none" w:sz="0" w:space="0" w:color="auto"/>
        <w:left w:val="none" w:sz="0" w:space="0" w:color="auto"/>
        <w:bottom w:val="none" w:sz="0" w:space="0" w:color="auto"/>
        <w:right w:val="none" w:sz="0" w:space="0" w:color="auto"/>
      </w:divBdr>
    </w:div>
    <w:div w:id="338238836">
      <w:bodyDiv w:val="1"/>
      <w:marLeft w:val="0"/>
      <w:marRight w:val="0"/>
      <w:marTop w:val="0"/>
      <w:marBottom w:val="0"/>
      <w:divBdr>
        <w:top w:val="none" w:sz="0" w:space="0" w:color="auto"/>
        <w:left w:val="none" w:sz="0" w:space="0" w:color="auto"/>
        <w:bottom w:val="none" w:sz="0" w:space="0" w:color="auto"/>
        <w:right w:val="none" w:sz="0" w:space="0" w:color="auto"/>
      </w:divBdr>
    </w:div>
    <w:div w:id="338315969">
      <w:bodyDiv w:val="1"/>
      <w:marLeft w:val="0"/>
      <w:marRight w:val="0"/>
      <w:marTop w:val="0"/>
      <w:marBottom w:val="0"/>
      <w:divBdr>
        <w:top w:val="none" w:sz="0" w:space="0" w:color="auto"/>
        <w:left w:val="none" w:sz="0" w:space="0" w:color="auto"/>
        <w:bottom w:val="none" w:sz="0" w:space="0" w:color="auto"/>
        <w:right w:val="none" w:sz="0" w:space="0" w:color="auto"/>
      </w:divBdr>
    </w:div>
    <w:div w:id="338971718">
      <w:bodyDiv w:val="1"/>
      <w:marLeft w:val="0"/>
      <w:marRight w:val="0"/>
      <w:marTop w:val="0"/>
      <w:marBottom w:val="0"/>
      <w:divBdr>
        <w:top w:val="none" w:sz="0" w:space="0" w:color="auto"/>
        <w:left w:val="none" w:sz="0" w:space="0" w:color="auto"/>
        <w:bottom w:val="none" w:sz="0" w:space="0" w:color="auto"/>
        <w:right w:val="none" w:sz="0" w:space="0" w:color="auto"/>
      </w:divBdr>
    </w:div>
    <w:div w:id="339091676">
      <w:bodyDiv w:val="1"/>
      <w:marLeft w:val="0"/>
      <w:marRight w:val="0"/>
      <w:marTop w:val="0"/>
      <w:marBottom w:val="0"/>
      <w:divBdr>
        <w:top w:val="none" w:sz="0" w:space="0" w:color="auto"/>
        <w:left w:val="none" w:sz="0" w:space="0" w:color="auto"/>
        <w:bottom w:val="none" w:sz="0" w:space="0" w:color="auto"/>
        <w:right w:val="none" w:sz="0" w:space="0" w:color="auto"/>
      </w:divBdr>
    </w:div>
    <w:div w:id="339429436">
      <w:bodyDiv w:val="1"/>
      <w:marLeft w:val="0"/>
      <w:marRight w:val="0"/>
      <w:marTop w:val="0"/>
      <w:marBottom w:val="0"/>
      <w:divBdr>
        <w:top w:val="none" w:sz="0" w:space="0" w:color="auto"/>
        <w:left w:val="none" w:sz="0" w:space="0" w:color="auto"/>
        <w:bottom w:val="none" w:sz="0" w:space="0" w:color="auto"/>
        <w:right w:val="none" w:sz="0" w:space="0" w:color="auto"/>
      </w:divBdr>
    </w:div>
    <w:div w:id="339746997">
      <w:bodyDiv w:val="1"/>
      <w:marLeft w:val="0"/>
      <w:marRight w:val="0"/>
      <w:marTop w:val="0"/>
      <w:marBottom w:val="0"/>
      <w:divBdr>
        <w:top w:val="none" w:sz="0" w:space="0" w:color="auto"/>
        <w:left w:val="none" w:sz="0" w:space="0" w:color="auto"/>
        <w:bottom w:val="none" w:sz="0" w:space="0" w:color="auto"/>
        <w:right w:val="none" w:sz="0" w:space="0" w:color="auto"/>
      </w:divBdr>
    </w:div>
    <w:div w:id="340471970">
      <w:bodyDiv w:val="1"/>
      <w:marLeft w:val="0"/>
      <w:marRight w:val="0"/>
      <w:marTop w:val="0"/>
      <w:marBottom w:val="0"/>
      <w:divBdr>
        <w:top w:val="none" w:sz="0" w:space="0" w:color="auto"/>
        <w:left w:val="none" w:sz="0" w:space="0" w:color="auto"/>
        <w:bottom w:val="none" w:sz="0" w:space="0" w:color="auto"/>
        <w:right w:val="none" w:sz="0" w:space="0" w:color="auto"/>
      </w:divBdr>
    </w:div>
    <w:div w:id="341056336">
      <w:bodyDiv w:val="1"/>
      <w:marLeft w:val="0"/>
      <w:marRight w:val="0"/>
      <w:marTop w:val="0"/>
      <w:marBottom w:val="0"/>
      <w:divBdr>
        <w:top w:val="none" w:sz="0" w:space="0" w:color="auto"/>
        <w:left w:val="none" w:sz="0" w:space="0" w:color="auto"/>
        <w:bottom w:val="none" w:sz="0" w:space="0" w:color="auto"/>
        <w:right w:val="none" w:sz="0" w:space="0" w:color="auto"/>
      </w:divBdr>
    </w:div>
    <w:div w:id="343750354">
      <w:bodyDiv w:val="1"/>
      <w:marLeft w:val="0"/>
      <w:marRight w:val="0"/>
      <w:marTop w:val="0"/>
      <w:marBottom w:val="0"/>
      <w:divBdr>
        <w:top w:val="none" w:sz="0" w:space="0" w:color="auto"/>
        <w:left w:val="none" w:sz="0" w:space="0" w:color="auto"/>
        <w:bottom w:val="none" w:sz="0" w:space="0" w:color="auto"/>
        <w:right w:val="none" w:sz="0" w:space="0" w:color="auto"/>
      </w:divBdr>
    </w:div>
    <w:div w:id="343896615">
      <w:bodyDiv w:val="1"/>
      <w:marLeft w:val="0"/>
      <w:marRight w:val="0"/>
      <w:marTop w:val="0"/>
      <w:marBottom w:val="0"/>
      <w:divBdr>
        <w:top w:val="none" w:sz="0" w:space="0" w:color="auto"/>
        <w:left w:val="none" w:sz="0" w:space="0" w:color="auto"/>
        <w:bottom w:val="none" w:sz="0" w:space="0" w:color="auto"/>
        <w:right w:val="none" w:sz="0" w:space="0" w:color="auto"/>
      </w:divBdr>
    </w:div>
    <w:div w:id="345601437">
      <w:bodyDiv w:val="1"/>
      <w:marLeft w:val="0"/>
      <w:marRight w:val="0"/>
      <w:marTop w:val="0"/>
      <w:marBottom w:val="0"/>
      <w:divBdr>
        <w:top w:val="none" w:sz="0" w:space="0" w:color="auto"/>
        <w:left w:val="none" w:sz="0" w:space="0" w:color="auto"/>
        <w:bottom w:val="none" w:sz="0" w:space="0" w:color="auto"/>
        <w:right w:val="none" w:sz="0" w:space="0" w:color="auto"/>
      </w:divBdr>
    </w:div>
    <w:div w:id="347827097">
      <w:bodyDiv w:val="1"/>
      <w:marLeft w:val="0"/>
      <w:marRight w:val="0"/>
      <w:marTop w:val="0"/>
      <w:marBottom w:val="0"/>
      <w:divBdr>
        <w:top w:val="none" w:sz="0" w:space="0" w:color="auto"/>
        <w:left w:val="none" w:sz="0" w:space="0" w:color="auto"/>
        <w:bottom w:val="none" w:sz="0" w:space="0" w:color="auto"/>
        <w:right w:val="none" w:sz="0" w:space="0" w:color="auto"/>
      </w:divBdr>
    </w:div>
    <w:div w:id="348070173">
      <w:bodyDiv w:val="1"/>
      <w:marLeft w:val="0"/>
      <w:marRight w:val="0"/>
      <w:marTop w:val="0"/>
      <w:marBottom w:val="0"/>
      <w:divBdr>
        <w:top w:val="none" w:sz="0" w:space="0" w:color="auto"/>
        <w:left w:val="none" w:sz="0" w:space="0" w:color="auto"/>
        <w:bottom w:val="none" w:sz="0" w:space="0" w:color="auto"/>
        <w:right w:val="none" w:sz="0" w:space="0" w:color="auto"/>
      </w:divBdr>
    </w:div>
    <w:div w:id="350690924">
      <w:bodyDiv w:val="1"/>
      <w:marLeft w:val="0"/>
      <w:marRight w:val="0"/>
      <w:marTop w:val="0"/>
      <w:marBottom w:val="0"/>
      <w:divBdr>
        <w:top w:val="none" w:sz="0" w:space="0" w:color="auto"/>
        <w:left w:val="none" w:sz="0" w:space="0" w:color="auto"/>
        <w:bottom w:val="none" w:sz="0" w:space="0" w:color="auto"/>
        <w:right w:val="none" w:sz="0" w:space="0" w:color="auto"/>
      </w:divBdr>
    </w:div>
    <w:div w:id="351541115">
      <w:bodyDiv w:val="1"/>
      <w:marLeft w:val="0"/>
      <w:marRight w:val="0"/>
      <w:marTop w:val="0"/>
      <w:marBottom w:val="0"/>
      <w:divBdr>
        <w:top w:val="none" w:sz="0" w:space="0" w:color="auto"/>
        <w:left w:val="none" w:sz="0" w:space="0" w:color="auto"/>
        <w:bottom w:val="none" w:sz="0" w:space="0" w:color="auto"/>
        <w:right w:val="none" w:sz="0" w:space="0" w:color="auto"/>
      </w:divBdr>
    </w:div>
    <w:div w:id="352195793">
      <w:bodyDiv w:val="1"/>
      <w:marLeft w:val="0"/>
      <w:marRight w:val="0"/>
      <w:marTop w:val="0"/>
      <w:marBottom w:val="0"/>
      <w:divBdr>
        <w:top w:val="none" w:sz="0" w:space="0" w:color="auto"/>
        <w:left w:val="none" w:sz="0" w:space="0" w:color="auto"/>
        <w:bottom w:val="none" w:sz="0" w:space="0" w:color="auto"/>
        <w:right w:val="none" w:sz="0" w:space="0" w:color="auto"/>
      </w:divBdr>
    </w:div>
    <w:div w:id="352536912">
      <w:bodyDiv w:val="1"/>
      <w:marLeft w:val="0"/>
      <w:marRight w:val="0"/>
      <w:marTop w:val="0"/>
      <w:marBottom w:val="0"/>
      <w:divBdr>
        <w:top w:val="none" w:sz="0" w:space="0" w:color="auto"/>
        <w:left w:val="none" w:sz="0" w:space="0" w:color="auto"/>
        <w:bottom w:val="none" w:sz="0" w:space="0" w:color="auto"/>
        <w:right w:val="none" w:sz="0" w:space="0" w:color="auto"/>
      </w:divBdr>
    </w:div>
    <w:div w:id="352920334">
      <w:bodyDiv w:val="1"/>
      <w:marLeft w:val="0"/>
      <w:marRight w:val="0"/>
      <w:marTop w:val="0"/>
      <w:marBottom w:val="0"/>
      <w:divBdr>
        <w:top w:val="none" w:sz="0" w:space="0" w:color="auto"/>
        <w:left w:val="none" w:sz="0" w:space="0" w:color="auto"/>
        <w:bottom w:val="none" w:sz="0" w:space="0" w:color="auto"/>
        <w:right w:val="none" w:sz="0" w:space="0" w:color="auto"/>
      </w:divBdr>
    </w:div>
    <w:div w:id="353961092">
      <w:bodyDiv w:val="1"/>
      <w:marLeft w:val="0"/>
      <w:marRight w:val="0"/>
      <w:marTop w:val="0"/>
      <w:marBottom w:val="0"/>
      <w:divBdr>
        <w:top w:val="none" w:sz="0" w:space="0" w:color="auto"/>
        <w:left w:val="none" w:sz="0" w:space="0" w:color="auto"/>
        <w:bottom w:val="none" w:sz="0" w:space="0" w:color="auto"/>
        <w:right w:val="none" w:sz="0" w:space="0" w:color="auto"/>
      </w:divBdr>
    </w:div>
    <w:div w:id="355890882">
      <w:bodyDiv w:val="1"/>
      <w:marLeft w:val="0"/>
      <w:marRight w:val="0"/>
      <w:marTop w:val="0"/>
      <w:marBottom w:val="0"/>
      <w:divBdr>
        <w:top w:val="none" w:sz="0" w:space="0" w:color="auto"/>
        <w:left w:val="none" w:sz="0" w:space="0" w:color="auto"/>
        <w:bottom w:val="none" w:sz="0" w:space="0" w:color="auto"/>
        <w:right w:val="none" w:sz="0" w:space="0" w:color="auto"/>
      </w:divBdr>
    </w:div>
    <w:div w:id="357661023">
      <w:bodyDiv w:val="1"/>
      <w:marLeft w:val="0"/>
      <w:marRight w:val="0"/>
      <w:marTop w:val="0"/>
      <w:marBottom w:val="0"/>
      <w:divBdr>
        <w:top w:val="none" w:sz="0" w:space="0" w:color="auto"/>
        <w:left w:val="none" w:sz="0" w:space="0" w:color="auto"/>
        <w:bottom w:val="none" w:sz="0" w:space="0" w:color="auto"/>
        <w:right w:val="none" w:sz="0" w:space="0" w:color="auto"/>
      </w:divBdr>
    </w:div>
    <w:div w:id="357855574">
      <w:bodyDiv w:val="1"/>
      <w:marLeft w:val="0"/>
      <w:marRight w:val="0"/>
      <w:marTop w:val="0"/>
      <w:marBottom w:val="0"/>
      <w:divBdr>
        <w:top w:val="none" w:sz="0" w:space="0" w:color="auto"/>
        <w:left w:val="none" w:sz="0" w:space="0" w:color="auto"/>
        <w:bottom w:val="none" w:sz="0" w:space="0" w:color="auto"/>
        <w:right w:val="none" w:sz="0" w:space="0" w:color="auto"/>
      </w:divBdr>
    </w:div>
    <w:div w:id="360594100">
      <w:bodyDiv w:val="1"/>
      <w:marLeft w:val="0"/>
      <w:marRight w:val="0"/>
      <w:marTop w:val="0"/>
      <w:marBottom w:val="0"/>
      <w:divBdr>
        <w:top w:val="none" w:sz="0" w:space="0" w:color="auto"/>
        <w:left w:val="none" w:sz="0" w:space="0" w:color="auto"/>
        <w:bottom w:val="none" w:sz="0" w:space="0" w:color="auto"/>
        <w:right w:val="none" w:sz="0" w:space="0" w:color="auto"/>
      </w:divBdr>
    </w:div>
    <w:div w:id="360934753">
      <w:bodyDiv w:val="1"/>
      <w:marLeft w:val="0"/>
      <w:marRight w:val="0"/>
      <w:marTop w:val="0"/>
      <w:marBottom w:val="0"/>
      <w:divBdr>
        <w:top w:val="none" w:sz="0" w:space="0" w:color="auto"/>
        <w:left w:val="none" w:sz="0" w:space="0" w:color="auto"/>
        <w:bottom w:val="none" w:sz="0" w:space="0" w:color="auto"/>
        <w:right w:val="none" w:sz="0" w:space="0" w:color="auto"/>
      </w:divBdr>
    </w:div>
    <w:div w:id="362292574">
      <w:bodyDiv w:val="1"/>
      <w:marLeft w:val="0"/>
      <w:marRight w:val="0"/>
      <w:marTop w:val="0"/>
      <w:marBottom w:val="0"/>
      <w:divBdr>
        <w:top w:val="none" w:sz="0" w:space="0" w:color="auto"/>
        <w:left w:val="none" w:sz="0" w:space="0" w:color="auto"/>
        <w:bottom w:val="none" w:sz="0" w:space="0" w:color="auto"/>
        <w:right w:val="none" w:sz="0" w:space="0" w:color="auto"/>
      </w:divBdr>
    </w:div>
    <w:div w:id="362829255">
      <w:bodyDiv w:val="1"/>
      <w:marLeft w:val="0"/>
      <w:marRight w:val="0"/>
      <w:marTop w:val="0"/>
      <w:marBottom w:val="0"/>
      <w:divBdr>
        <w:top w:val="none" w:sz="0" w:space="0" w:color="auto"/>
        <w:left w:val="none" w:sz="0" w:space="0" w:color="auto"/>
        <w:bottom w:val="none" w:sz="0" w:space="0" w:color="auto"/>
        <w:right w:val="none" w:sz="0" w:space="0" w:color="auto"/>
      </w:divBdr>
    </w:div>
    <w:div w:id="363597296">
      <w:bodyDiv w:val="1"/>
      <w:marLeft w:val="0"/>
      <w:marRight w:val="0"/>
      <w:marTop w:val="0"/>
      <w:marBottom w:val="0"/>
      <w:divBdr>
        <w:top w:val="none" w:sz="0" w:space="0" w:color="auto"/>
        <w:left w:val="none" w:sz="0" w:space="0" w:color="auto"/>
        <w:bottom w:val="none" w:sz="0" w:space="0" w:color="auto"/>
        <w:right w:val="none" w:sz="0" w:space="0" w:color="auto"/>
      </w:divBdr>
    </w:div>
    <w:div w:id="364403999">
      <w:bodyDiv w:val="1"/>
      <w:marLeft w:val="0"/>
      <w:marRight w:val="0"/>
      <w:marTop w:val="0"/>
      <w:marBottom w:val="0"/>
      <w:divBdr>
        <w:top w:val="none" w:sz="0" w:space="0" w:color="auto"/>
        <w:left w:val="none" w:sz="0" w:space="0" w:color="auto"/>
        <w:bottom w:val="none" w:sz="0" w:space="0" w:color="auto"/>
        <w:right w:val="none" w:sz="0" w:space="0" w:color="auto"/>
      </w:divBdr>
    </w:div>
    <w:div w:id="364671991">
      <w:bodyDiv w:val="1"/>
      <w:marLeft w:val="0"/>
      <w:marRight w:val="0"/>
      <w:marTop w:val="0"/>
      <w:marBottom w:val="0"/>
      <w:divBdr>
        <w:top w:val="none" w:sz="0" w:space="0" w:color="auto"/>
        <w:left w:val="none" w:sz="0" w:space="0" w:color="auto"/>
        <w:bottom w:val="none" w:sz="0" w:space="0" w:color="auto"/>
        <w:right w:val="none" w:sz="0" w:space="0" w:color="auto"/>
      </w:divBdr>
    </w:div>
    <w:div w:id="367098527">
      <w:bodyDiv w:val="1"/>
      <w:marLeft w:val="0"/>
      <w:marRight w:val="0"/>
      <w:marTop w:val="0"/>
      <w:marBottom w:val="0"/>
      <w:divBdr>
        <w:top w:val="none" w:sz="0" w:space="0" w:color="auto"/>
        <w:left w:val="none" w:sz="0" w:space="0" w:color="auto"/>
        <w:bottom w:val="none" w:sz="0" w:space="0" w:color="auto"/>
        <w:right w:val="none" w:sz="0" w:space="0" w:color="auto"/>
      </w:divBdr>
    </w:div>
    <w:div w:id="367218617">
      <w:bodyDiv w:val="1"/>
      <w:marLeft w:val="0"/>
      <w:marRight w:val="0"/>
      <w:marTop w:val="0"/>
      <w:marBottom w:val="0"/>
      <w:divBdr>
        <w:top w:val="none" w:sz="0" w:space="0" w:color="auto"/>
        <w:left w:val="none" w:sz="0" w:space="0" w:color="auto"/>
        <w:bottom w:val="none" w:sz="0" w:space="0" w:color="auto"/>
        <w:right w:val="none" w:sz="0" w:space="0" w:color="auto"/>
      </w:divBdr>
    </w:div>
    <w:div w:id="368143466">
      <w:bodyDiv w:val="1"/>
      <w:marLeft w:val="0"/>
      <w:marRight w:val="0"/>
      <w:marTop w:val="0"/>
      <w:marBottom w:val="0"/>
      <w:divBdr>
        <w:top w:val="none" w:sz="0" w:space="0" w:color="auto"/>
        <w:left w:val="none" w:sz="0" w:space="0" w:color="auto"/>
        <w:bottom w:val="none" w:sz="0" w:space="0" w:color="auto"/>
        <w:right w:val="none" w:sz="0" w:space="0" w:color="auto"/>
      </w:divBdr>
    </w:div>
    <w:div w:id="368186961">
      <w:bodyDiv w:val="1"/>
      <w:marLeft w:val="0"/>
      <w:marRight w:val="0"/>
      <w:marTop w:val="0"/>
      <w:marBottom w:val="0"/>
      <w:divBdr>
        <w:top w:val="none" w:sz="0" w:space="0" w:color="auto"/>
        <w:left w:val="none" w:sz="0" w:space="0" w:color="auto"/>
        <w:bottom w:val="none" w:sz="0" w:space="0" w:color="auto"/>
        <w:right w:val="none" w:sz="0" w:space="0" w:color="auto"/>
      </w:divBdr>
    </w:div>
    <w:div w:id="369378942">
      <w:bodyDiv w:val="1"/>
      <w:marLeft w:val="0"/>
      <w:marRight w:val="0"/>
      <w:marTop w:val="0"/>
      <w:marBottom w:val="0"/>
      <w:divBdr>
        <w:top w:val="none" w:sz="0" w:space="0" w:color="auto"/>
        <w:left w:val="none" w:sz="0" w:space="0" w:color="auto"/>
        <w:bottom w:val="none" w:sz="0" w:space="0" w:color="auto"/>
        <w:right w:val="none" w:sz="0" w:space="0" w:color="auto"/>
      </w:divBdr>
    </w:div>
    <w:div w:id="371616086">
      <w:bodyDiv w:val="1"/>
      <w:marLeft w:val="0"/>
      <w:marRight w:val="0"/>
      <w:marTop w:val="0"/>
      <w:marBottom w:val="0"/>
      <w:divBdr>
        <w:top w:val="none" w:sz="0" w:space="0" w:color="auto"/>
        <w:left w:val="none" w:sz="0" w:space="0" w:color="auto"/>
        <w:bottom w:val="none" w:sz="0" w:space="0" w:color="auto"/>
        <w:right w:val="none" w:sz="0" w:space="0" w:color="auto"/>
      </w:divBdr>
    </w:div>
    <w:div w:id="372391616">
      <w:bodyDiv w:val="1"/>
      <w:marLeft w:val="0"/>
      <w:marRight w:val="0"/>
      <w:marTop w:val="0"/>
      <w:marBottom w:val="0"/>
      <w:divBdr>
        <w:top w:val="none" w:sz="0" w:space="0" w:color="auto"/>
        <w:left w:val="none" w:sz="0" w:space="0" w:color="auto"/>
        <w:bottom w:val="none" w:sz="0" w:space="0" w:color="auto"/>
        <w:right w:val="none" w:sz="0" w:space="0" w:color="auto"/>
      </w:divBdr>
    </w:div>
    <w:div w:id="373039680">
      <w:bodyDiv w:val="1"/>
      <w:marLeft w:val="0"/>
      <w:marRight w:val="0"/>
      <w:marTop w:val="0"/>
      <w:marBottom w:val="0"/>
      <w:divBdr>
        <w:top w:val="none" w:sz="0" w:space="0" w:color="auto"/>
        <w:left w:val="none" w:sz="0" w:space="0" w:color="auto"/>
        <w:bottom w:val="none" w:sz="0" w:space="0" w:color="auto"/>
        <w:right w:val="none" w:sz="0" w:space="0" w:color="auto"/>
      </w:divBdr>
    </w:div>
    <w:div w:id="373848792">
      <w:bodyDiv w:val="1"/>
      <w:marLeft w:val="0"/>
      <w:marRight w:val="0"/>
      <w:marTop w:val="0"/>
      <w:marBottom w:val="0"/>
      <w:divBdr>
        <w:top w:val="none" w:sz="0" w:space="0" w:color="auto"/>
        <w:left w:val="none" w:sz="0" w:space="0" w:color="auto"/>
        <w:bottom w:val="none" w:sz="0" w:space="0" w:color="auto"/>
        <w:right w:val="none" w:sz="0" w:space="0" w:color="auto"/>
      </w:divBdr>
    </w:div>
    <w:div w:id="374892638">
      <w:bodyDiv w:val="1"/>
      <w:marLeft w:val="0"/>
      <w:marRight w:val="0"/>
      <w:marTop w:val="0"/>
      <w:marBottom w:val="0"/>
      <w:divBdr>
        <w:top w:val="none" w:sz="0" w:space="0" w:color="auto"/>
        <w:left w:val="none" w:sz="0" w:space="0" w:color="auto"/>
        <w:bottom w:val="none" w:sz="0" w:space="0" w:color="auto"/>
        <w:right w:val="none" w:sz="0" w:space="0" w:color="auto"/>
      </w:divBdr>
    </w:div>
    <w:div w:id="375013175">
      <w:bodyDiv w:val="1"/>
      <w:marLeft w:val="0"/>
      <w:marRight w:val="0"/>
      <w:marTop w:val="0"/>
      <w:marBottom w:val="0"/>
      <w:divBdr>
        <w:top w:val="none" w:sz="0" w:space="0" w:color="auto"/>
        <w:left w:val="none" w:sz="0" w:space="0" w:color="auto"/>
        <w:bottom w:val="none" w:sz="0" w:space="0" w:color="auto"/>
        <w:right w:val="none" w:sz="0" w:space="0" w:color="auto"/>
      </w:divBdr>
    </w:div>
    <w:div w:id="375348829">
      <w:bodyDiv w:val="1"/>
      <w:marLeft w:val="0"/>
      <w:marRight w:val="0"/>
      <w:marTop w:val="0"/>
      <w:marBottom w:val="0"/>
      <w:divBdr>
        <w:top w:val="none" w:sz="0" w:space="0" w:color="auto"/>
        <w:left w:val="none" w:sz="0" w:space="0" w:color="auto"/>
        <w:bottom w:val="none" w:sz="0" w:space="0" w:color="auto"/>
        <w:right w:val="none" w:sz="0" w:space="0" w:color="auto"/>
      </w:divBdr>
    </w:div>
    <w:div w:id="375350113">
      <w:bodyDiv w:val="1"/>
      <w:marLeft w:val="0"/>
      <w:marRight w:val="0"/>
      <w:marTop w:val="0"/>
      <w:marBottom w:val="0"/>
      <w:divBdr>
        <w:top w:val="none" w:sz="0" w:space="0" w:color="auto"/>
        <w:left w:val="none" w:sz="0" w:space="0" w:color="auto"/>
        <w:bottom w:val="none" w:sz="0" w:space="0" w:color="auto"/>
        <w:right w:val="none" w:sz="0" w:space="0" w:color="auto"/>
      </w:divBdr>
    </w:div>
    <w:div w:id="375664739">
      <w:bodyDiv w:val="1"/>
      <w:marLeft w:val="0"/>
      <w:marRight w:val="0"/>
      <w:marTop w:val="0"/>
      <w:marBottom w:val="0"/>
      <w:divBdr>
        <w:top w:val="none" w:sz="0" w:space="0" w:color="auto"/>
        <w:left w:val="none" w:sz="0" w:space="0" w:color="auto"/>
        <w:bottom w:val="none" w:sz="0" w:space="0" w:color="auto"/>
        <w:right w:val="none" w:sz="0" w:space="0" w:color="auto"/>
      </w:divBdr>
    </w:div>
    <w:div w:id="375736859">
      <w:bodyDiv w:val="1"/>
      <w:marLeft w:val="0"/>
      <w:marRight w:val="0"/>
      <w:marTop w:val="0"/>
      <w:marBottom w:val="0"/>
      <w:divBdr>
        <w:top w:val="none" w:sz="0" w:space="0" w:color="auto"/>
        <w:left w:val="none" w:sz="0" w:space="0" w:color="auto"/>
        <w:bottom w:val="none" w:sz="0" w:space="0" w:color="auto"/>
        <w:right w:val="none" w:sz="0" w:space="0" w:color="auto"/>
      </w:divBdr>
    </w:div>
    <w:div w:id="376782978">
      <w:bodyDiv w:val="1"/>
      <w:marLeft w:val="0"/>
      <w:marRight w:val="0"/>
      <w:marTop w:val="0"/>
      <w:marBottom w:val="0"/>
      <w:divBdr>
        <w:top w:val="none" w:sz="0" w:space="0" w:color="auto"/>
        <w:left w:val="none" w:sz="0" w:space="0" w:color="auto"/>
        <w:bottom w:val="none" w:sz="0" w:space="0" w:color="auto"/>
        <w:right w:val="none" w:sz="0" w:space="0" w:color="auto"/>
      </w:divBdr>
    </w:div>
    <w:div w:id="377508282">
      <w:bodyDiv w:val="1"/>
      <w:marLeft w:val="0"/>
      <w:marRight w:val="0"/>
      <w:marTop w:val="0"/>
      <w:marBottom w:val="0"/>
      <w:divBdr>
        <w:top w:val="none" w:sz="0" w:space="0" w:color="auto"/>
        <w:left w:val="none" w:sz="0" w:space="0" w:color="auto"/>
        <w:bottom w:val="none" w:sz="0" w:space="0" w:color="auto"/>
        <w:right w:val="none" w:sz="0" w:space="0" w:color="auto"/>
      </w:divBdr>
    </w:div>
    <w:div w:id="379281845">
      <w:bodyDiv w:val="1"/>
      <w:marLeft w:val="0"/>
      <w:marRight w:val="0"/>
      <w:marTop w:val="0"/>
      <w:marBottom w:val="0"/>
      <w:divBdr>
        <w:top w:val="none" w:sz="0" w:space="0" w:color="auto"/>
        <w:left w:val="none" w:sz="0" w:space="0" w:color="auto"/>
        <w:bottom w:val="none" w:sz="0" w:space="0" w:color="auto"/>
        <w:right w:val="none" w:sz="0" w:space="0" w:color="auto"/>
      </w:divBdr>
    </w:div>
    <w:div w:id="379596135">
      <w:bodyDiv w:val="1"/>
      <w:marLeft w:val="0"/>
      <w:marRight w:val="0"/>
      <w:marTop w:val="0"/>
      <w:marBottom w:val="0"/>
      <w:divBdr>
        <w:top w:val="none" w:sz="0" w:space="0" w:color="auto"/>
        <w:left w:val="none" w:sz="0" w:space="0" w:color="auto"/>
        <w:bottom w:val="none" w:sz="0" w:space="0" w:color="auto"/>
        <w:right w:val="none" w:sz="0" w:space="0" w:color="auto"/>
      </w:divBdr>
    </w:div>
    <w:div w:id="379864804">
      <w:bodyDiv w:val="1"/>
      <w:marLeft w:val="0"/>
      <w:marRight w:val="0"/>
      <w:marTop w:val="0"/>
      <w:marBottom w:val="0"/>
      <w:divBdr>
        <w:top w:val="none" w:sz="0" w:space="0" w:color="auto"/>
        <w:left w:val="none" w:sz="0" w:space="0" w:color="auto"/>
        <w:bottom w:val="none" w:sz="0" w:space="0" w:color="auto"/>
        <w:right w:val="none" w:sz="0" w:space="0" w:color="auto"/>
      </w:divBdr>
    </w:div>
    <w:div w:id="379936109">
      <w:bodyDiv w:val="1"/>
      <w:marLeft w:val="0"/>
      <w:marRight w:val="0"/>
      <w:marTop w:val="0"/>
      <w:marBottom w:val="0"/>
      <w:divBdr>
        <w:top w:val="none" w:sz="0" w:space="0" w:color="auto"/>
        <w:left w:val="none" w:sz="0" w:space="0" w:color="auto"/>
        <w:bottom w:val="none" w:sz="0" w:space="0" w:color="auto"/>
        <w:right w:val="none" w:sz="0" w:space="0" w:color="auto"/>
      </w:divBdr>
    </w:div>
    <w:div w:id="380595447">
      <w:bodyDiv w:val="1"/>
      <w:marLeft w:val="0"/>
      <w:marRight w:val="0"/>
      <w:marTop w:val="0"/>
      <w:marBottom w:val="0"/>
      <w:divBdr>
        <w:top w:val="none" w:sz="0" w:space="0" w:color="auto"/>
        <w:left w:val="none" w:sz="0" w:space="0" w:color="auto"/>
        <w:bottom w:val="none" w:sz="0" w:space="0" w:color="auto"/>
        <w:right w:val="none" w:sz="0" w:space="0" w:color="auto"/>
      </w:divBdr>
    </w:div>
    <w:div w:id="380711128">
      <w:bodyDiv w:val="1"/>
      <w:marLeft w:val="0"/>
      <w:marRight w:val="0"/>
      <w:marTop w:val="0"/>
      <w:marBottom w:val="0"/>
      <w:divBdr>
        <w:top w:val="none" w:sz="0" w:space="0" w:color="auto"/>
        <w:left w:val="none" w:sz="0" w:space="0" w:color="auto"/>
        <w:bottom w:val="none" w:sz="0" w:space="0" w:color="auto"/>
        <w:right w:val="none" w:sz="0" w:space="0" w:color="auto"/>
      </w:divBdr>
    </w:div>
    <w:div w:id="382364217">
      <w:bodyDiv w:val="1"/>
      <w:marLeft w:val="0"/>
      <w:marRight w:val="0"/>
      <w:marTop w:val="0"/>
      <w:marBottom w:val="0"/>
      <w:divBdr>
        <w:top w:val="none" w:sz="0" w:space="0" w:color="auto"/>
        <w:left w:val="none" w:sz="0" w:space="0" w:color="auto"/>
        <w:bottom w:val="none" w:sz="0" w:space="0" w:color="auto"/>
        <w:right w:val="none" w:sz="0" w:space="0" w:color="auto"/>
      </w:divBdr>
    </w:div>
    <w:div w:id="382410650">
      <w:bodyDiv w:val="1"/>
      <w:marLeft w:val="0"/>
      <w:marRight w:val="0"/>
      <w:marTop w:val="0"/>
      <w:marBottom w:val="0"/>
      <w:divBdr>
        <w:top w:val="none" w:sz="0" w:space="0" w:color="auto"/>
        <w:left w:val="none" w:sz="0" w:space="0" w:color="auto"/>
        <w:bottom w:val="none" w:sz="0" w:space="0" w:color="auto"/>
        <w:right w:val="none" w:sz="0" w:space="0" w:color="auto"/>
      </w:divBdr>
    </w:div>
    <w:div w:id="382564939">
      <w:bodyDiv w:val="1"/>
      <w:marLeft w:val="0"/>
      <w:marRight w:val="0"/>
      <w:marTop w:val="0"/>
      <w:marBottom w:val="0"/>
      <w:divBdr>
        <w:top w:val="none" w:sz="0" w:space="0" w:color="auto"/>
        <w:left w:val="none" w:sz="0" w:space="0" w:color="auto"/>
        <w:bottom w:val="none" w:sz="0" w:space="0" w:color="auto"/>
        <w:right w:val="none" w:sz="0" w:space="0" w:color="auto"/>
      </w:divBdr>
    </w:div>
    <w:div w:id="383211564">
      <w:bodyDiv w:val="1"/>
      <w:marLeft w:val="0"/>
      <w:marRight w:val="0"/>
      <w:marTop w:val="0"/>
      <w:marBottom w:val="0"/>
      <w:divBdr>
        <w:top w:val="none" w:sz="0" w:space="0" w:color="auto"/>
        <w:left w:val="none" w:sz="0" w:space="0" w:color="auto"/>
        <w:bottom w:val="none" w:sz="0" w:space="0" w:color="auto"/>
        <w:right w:val="none" w:sz="0" w:space="0" w:color="auto"/>
      </w:divBdr>
    </w:div>
    <w:div w:id="384329573">
      <w:bodyDiv w:val="1"/>
      <w:marLeft w:val="0"/>
      <w:marRight w:val="0"/>
      <w:marTop w:val="0"/>
      <w:marBottom w:val="0"/>
      <w:divBdr>
        <w:top w:val="none" w:sz="0" w:space="0" w:color="auto"/>
        <w:left w:val="none" w:sz="0" w:space="0" w:color="auto"/>
        <w:bottom w:val="none" w:sz="0" w:space="0" w:color="auto"/>
        <w:right w:val="none" w:sz="0" w:space="0" w:color="auto"/>
      </w:divBdr>
    </w:div>
    <w:div w:id="384448333">
      <w:bodyDiv w:val="1"/>
      <w:marLeft w:val="0"/>
      <w:marRight w:val="0"/>
      <w:marTop w:val="0"/>
      <w:marBottom w:val="0"/>
      <w:divBdr>
        <w:top w:val="none" w:sz="0" w:space="0" w:color="auto"/>
        <w:left w:val="none" w:sz="0" w:space="0" w:color="auto"/>
        <w:bottom w:val="none" w:sz="0" w:space="0" w:color="auto"/>
        <w:right w:val="none" w:sz="0" w:space="0" w:color="auto"/>
      </w:divBdr>
    </w:div>
    <w:div w:id="385180728">
      <w:bodyDiv w:val="1"/>
      <w:marLeft w:val="0"/>
      <w:marRight w:val="0"/>
      <w:marTop w:val="0"/>
      <w:marBottom w:val="0"/>
      <w:divBdr>
        <w:top w:val="none" w:sz="0" w:space="0" w:color="auto"/>
        <w:left w:val="none" w:sz="0" w:space="0" w:color="auto"/>
        <w:bottom w:val="none" w:sz="0" w:space="0" w:color="auto"/>
        <w:right w:val="none" w:sz="0" w:space="0" w:color="auto"/>
      </w:divBdr>
    </w:div>
    <w:div w:id="386220417">
      <w:bodyDiv w:val="1"/>
      <w:marLeft w:val="0"/>
      <w:marRight w:val="0"/>
      <w:marTop w:val="0"/>
      <w:marBottom w:val="0"/>
      <w:divBdr>
        <w:top w:val="none" w:sz="0" w:space="0" w:color="auto"/>
        <w:left w:val="none" w:sz="0" w:space="0" w:color="auto"/>
        <w:bottom w:val="none" w:sz="0" w:space="0" w:color="auto"/>
        <w:right w:val="none" w:sz="0" w:space="0" w:color="auto"/>
      </w:divBdr>
    </w:div>
    <w:div w:id="387843897">
      <w:bodyDiv w:val="1"/>
      <w:marLeft w:val="0"/>
      <w:marRight w:val="0"/>
      <w:marTop w:val="0"/>
      <w:marBottom w:val="0"/>
      <w:divBdr>
        <w:top w:val="none" w:sz="0" w:space="0" w:color="auto"/>
        <w:left w:val="none" w:sz="0" w:space="0" w:color="auto"/>
        <w:bottom w:val="none" w:sz="0" w:space="0" w:color="auto"/>
        <w:right w:val="none" w:sz="0" w:space="0" w:color="auto"/>
      </w:divBdr>
    </w:div>
    <w:div w:id="388308078">
      <w:bodyDiv w:val="1"/>
      <w:marLeft w:val="0"/>
      <w:marRight w:val="0"/>
      <w:marTop w:val="0"/>
      <w:marBottom w:val="0"/>
      <w:divBdr>
        <w:top w:val="none" w:sz="0" w:space="0" w:color="auto"/>
        <w:left w:val="none" w:sz="0" w:space="0" w:color="auto"/>
        <w:bottom w:val="none" w:sz="0" w:space="0" w:color="auto"/>
        <w:right w:val="none" w:sz="0" w:space="0" w:color="auto"/>
      </w:divBdr>
    </w:div>
    <w:div w:id="389621843">
      <w:bodyDiv w:val="1"/>
      <w:marLeft w:val="0"/>
      <w:marRight w:val="0"/>
      <w:marTop w:val="0"/>
      <w:marBottom w:val="0"/>
      <w:divBdr>
        <w:top w:val="none" w:sz="0" w:space="0" w:color="auto"/>
        <w:left w:val="none" w:sz="0" w:space="0" w:color="auto"/>
        <w:bottom w:val="none" w:sz="0" w:space="0" w:color="auto"/>
        <w:right w:val="none" w:sz="0" w:space="0" w:color="auto"/>
      </w:divBdr>
    </w:div>
    <w:div w:id="391079045">
      <w:bodyDiv w:val="1"/>
      <w:marLeft w:val="0"/>
      <w:marRight w:val="0"/>
      <w:marTop w:val="0"/>
      <w:marBottom w:val="0"/>
      <w:divBdr>
        <w:top w:val="none" w:sz="0" w:space="0" w:color="auto"/>
        <w:left w:val="none" w:sz="0" w:space="0" w:color="auto"/>
        <w:bottom w:val="none" w:sz="0" w:space="0" w:color="auto"/>
        <w:right w:val="none" w:sz="0" w:space="0" w:color="auto"/>
      </w:divBdr>
    </w:div>
    <w:div w:id="391124078">
      <w:bodyDiv w:val="1"/>
      <w:marLeft w:val="0"/>
      <w:marRight w:val="0"/>
      <w:marTop w:val="0"/>
      <w:marBottom w:val="0"/>
      <w:divBdr>
        <w:top w:val="none" w:sz="0" w:space="0" w:color="auto"/>
        <w:left w:val="none" w:sz="0" w:space="0" w:color="auto"/>
        <w:bottom w:val="none" w:sz="0" w:space="0" w:color="auto"/>
        <w:right w:val="none" w:sz="0" w:space="0" w:color="auto"/>
      </w:divBdr>
    </w:div>
    <w:div w:id="391464738">
      <w:bodyDiv w:val="1"/>
      <w:marLeft w:val="0"/>
      <w:marRight w:val="0"/>
      <w:marTop w:val="0"/>
      <w:marBottom w:val="0"/>
      <w:divBdr>
        <w:top w:val="none" w:sz="0" w:space="0" w:color="auto"/>
        <w:left w:val="none" w:sz="0" w:space="0" w:color="auto"/>
        <w:bottom w:val="none" w:sz="0" w:space="0" w:color="auto"/>
        <w:right w:val="none" w:sz="0" w:space="0" w:color="auto"/>
      </w:divBdr>
    </w:div>
    <w:div w:id="391848985">
      <w:bodyDiv w:val="1"/>
      <w:marLeft w:val="0"/>
      <w:marRight w:val="0"/>
      <w:marTop w:val="0"/>
      <w:marBottom w:val="0"/>
      <w:divBdr>
        <w:top w:val="none" w:sz="0" w:space="0" w:color="auto"/>
        <w:left w:val="none" w:sz="0" w:space="0" w:color="auto"/>
        <w:bottom w:val="none" w:sz="0" w:space="0" w:color="auto"/>
        <w:right w:val="none" w:sz="0" w:space="0" w:color="auto"/>
      </w:divBdr>
    </w:div>
    <w:div w:id="392237599">
      <w:bodyDiv w:val="1"/>
      <w:marLeft w:val="0"/>
      <w:marRight w:val="0"/>
      <w:marTop w:val="0"/>
      <w:marBottom w:val="0"/>
      <w:divBdr>
        <w:top w:val="none" w:sz="0" w:space="0" w:color="auto"/>
        <w:left w:val="none" w:sz="0" w:space="0" w:color="auto"/>
        <w:bottom w:val="none" w:sz="0" w:space="0" w:color="auto"/>
        <w:right w:val="none" w:sz="0" w:space="0" w:color="auto"/>
      </w:divBdr>
    </w:div>
    <w:div w:id="392392496">
      <w:bodyDiv w:val="1"/>
      <w:marLeft w:val="0"/>
      <w:marRight w:val="0"/>
      <w:marTop w:val="0"/>
      <w:marBottom w:val="0"/>
      <w:divBdr>
        <w:top w:val="none" w:sz="0" w:space="0" w:color="auto"/>
        <w:left w:val="none" w:sz="0" w:space="0" w:color="auto"/>
        <w:bottom w:val="none" w:sz="0" w:space="0" w:color="auto"/>
        <w:right w:val="none" w:sz="0" w:space="0" w:color="auto"/>
      </w:divBdr>
    </w:div>
    <w:div w:id="392658087">
      <w:bodyDiv w:val="1"/>
      <w:marLeft w:val="0"/>
      <w:marRight w:val="0"/>
      <w:marTop w:val="0"/>
      <w:marBottom w:val="0"/>
      <w:divBdr>
        <w:top w:val="none" w:sz="0" w:space="0" w:color="auto"/>
        <w:left w:val="none" w:sz="0" w:space="0" w:color="auto"/>
        <w:bottom w:val="none" w:sz="0" w:space="0" w:color="auto"/>
        <w:right w:val="none" w:sz="0" w:space="0" w:color="auto"/>
      </w:divBdr>
    </w:div>
    <w:div w:id="394544788">
      <w:bodyDiv w:val="1"/>
      <w:marLeft w:val="0"/>
      <w:marRight w:val="0"/>
      <w:marTop w:val="0"/>
      <w:marBottom w:val="0"/>
      <w:divBdr>
        <w:top w:val="none" w:sz="0" w:space="0" w:color="auto"/>
        <w:left w:val="none" w:sz="0" w:space="0" w:color="auto"/>
        <w:bottom w:val="none" w:sz="0" w:space="0" w:color="auto"/>
        <w:right w:val="none" w:sz="0" w:space="0" w:color="auto"/>
      </w:divBdr>
    </w:div>
    <w:div w:id="394858418">
      <w:bodyDiv w:val="1"/>
      <w:marLeft w:val="0"/>
      <w:marRight w:val="0"/>
      <w:marTop w:val="0"/>
      <w:marBottom w:val="0"/>
      <w:divBdr>
        <w:top w:val="none" w:sz="0" w:space="0" w:color="auto"/>
        <w:left w:val="none" w:sz="0" w:space="0" w:color="auto"/>
        <w:bottom w:val="none" w:sz="0" w:space="0" w:color="auto"/>
        <w:right w:val="none" w:sz="0" w:space="0" w:color="auto"/>
      </w:divBdr>
    </w:div>
    <w:div w:id="395248828">
      <w:bodyDiv w:val="1"/>
      <w:marLeft w:val="0"/>
      <w:marRight w:val="0"/>
      <w:marTop w:val="0"/>
      <w:marBottom w:val="0"/>
      <w:divBdr>
        <w:top w:val="none" w:sz="0" w:space="0" w:color="auto"/>
        <w:left w:val="none" w:sz="0" w:space="0" w:color="auto"/>
        <w:bottom w:val="none" w:sz="0" w:space="0" w:color="auto"/>
        <w:right w:val="none" w:sz="0" w:space="0" w:color="auto"/>
      </w:divBdr>
    </w:div>
    <w:div w:id="395863939">
      <w:bodyDiv w:val="1"/>
      <w:marLeft w:val="0"/>
      <w:marRight w:val="0"/>
      <w:marTop w:val="0"/>
      <w:marBottom w:val="0"/>
      <w:divBdr>
        <w:top w:val="none" w:sz="0" w:space="0" w:color="auto"/>
        <w:left w:val="none" w:sz="0" w:space="0" w:color="auto"/>
        <w:bottom w:val="none" w:sz="0" w:space="0" w:color="auto"/>
        <w:right w:val="none" w:sz="0" w:space="0" w:color="auto"/>
      </w:divBdr>
    </w:div>
    <w:div w:id="395934046">
      <w:bodyDiv w:val="1"/>
      <w:marLeft w:val="0"/>
      <w:marRight w:val="0"/>
      <w:marTop w:val="0"/>
      <w:marBottom w:val="0"/>
      <w:divBdr>
        <w:top w:val="none" w:sz="0" w:space="0" w:color="auto"/>
        <w:left w:val="none" w:sz="0" w:space="0" w:color="auto"/>
        <w:bottom w:val="none" w:sz="0" w:space="0" w:color="auto"/>
        <w:right w:val="none" w:sz="0" w:space="0" w:color="auto"/>
      </w:divBdr>
    </w:div>
    <w:div w:id="396248084">
      <w:bodyDiv w:val="1"/>
      <w:marLeft w:val="0"/>
      <w:marRight w:val="0"/>
      <w:marTop w:val="0"/>
      <w:marBottom w:val="0"/>
      <w:divBdr>
        <w:top w:val="none" w:sz="0" w:space="0" w:color="auto"/>
        <w:left w:val="none" w:sz="0" w:space="0" w:color="auto"/>
        <w:bottom w:val="none" w:sz="0" w:space="0" w:color="auto"/>
        <w:right w:val="none" w:sz="0" w:space="0" w:color="auto"/>
      </w:divBdr>
    </w:div>
    <w:div w:id="397098169">
      <w:bodyDiv w:val="1"/>
      <w:marLeft w:val="0"/>
      <w:marRight w:val="0"/>
      <w:marTop w:val="0"/>
      <w:marBottom w:val="0"/>
      <w:divBdr>
        <w:top w:val="none" w:sz="0" w:space="0" w:color="auto"/>
        <w:left w:val="none" w:sz="0" w:space="0" w:color="auto"/>
        <w:bottom w:val="none" w:sz="0" w:space="0" w:color="auto"/>
        <w:right w:val="none" w:sz="0" w:space="0" w:color="auto"/>
      </w:divBdr>
    </w:div>
    <w:div w:id="397823178">
      <w:bodyDiv w:val="1"/>
      <w:marLeft w:val="0"/>
      <w:marRight w:val="0"/>
      <w:marTop w:val="0"/>
      <w:marBottom w:val="0"/>
      <w:divBdr>
        <w:top w:val="none" w:sz="0" w:space="0" w:color="auto"/>
        <w:left w:val="none" w:sz="0" w:space="0" w:color="auto"/>
        <w:bottom w:val="none" w:sz="0" w:space="0" w:color="auto"/>
        <w:right w:val="none" w:sz="0" w:space="0" w:color="auto"/>
      </w:divBdr>
    </w:div>
    <w:div w:id="397943208">
      <w:bodyDiv w:val="1"/>
      <w:marLeft w:val="0"/>
      <w:marRight w:val="0"/>
      <w:marTop w:val="0"/>
      <w:marBottom w:val="0"/>
      <w:divBdr>
        <w:top w:val="none" w:sz="0" w:space="0" w:color="auto"/>
        <w:left w:val="none" w:sz="0" w:space="0" w:color="auto"/>
        <w:bottom w:val="none" w:sz="0" w:space="0" w:color="auto"/>
        <w:right w:val="none" w:sz="0" w:space="0" w:color="auto"/>
      </w:divBdr>
    </w:div>
    <w:div w:id="399249884">
      <w:bodyDiv w:val="1"/>
      <w:marLeft w:val="0"/>
      <w:marRight w:val="0"/>
      <w:marTop w:val="0"/>
      <w:marBottom w:val="0"/>
      <w:divBdr>
        <w:top w:val="none" w:sz="0" w:space="0" w:color="auto"/>
        <w:left w:val="none" w:sz="0" w:space="0" w:color="auto"/>
        <w:bottom w:val="none" w:sz="0" w:space="0" w:color="auto"/>
        <w:right w:val="none" w:sz="0" w:space="0" w:color="auto"/>
      </w:divBdr>
    </w:div>
    <w:div w:id="399400288">
      <w:bodyDiv w:val="1"/>
      <w:marLeft w:val="0"/>
      <w:marRight w:val="0"/>
      <w:marTop w:val="0"/>
      <w:marBottom w:val="0"/>
      <w:divBdr>
        <w:top w:val="none" w:sz="0" w:space="0" w:color="auto"/>
        <w:left w:val="none" w:sz="0" w:space="0" w:color="auto"/>
        <w:bottom w:val="none" w:sz="0" w:space="0" w:color="auto"/>
        <w:right w:val="none" w:sz="0" w:space="0" w:color="auto"/>
      </w:divBdr>
    </w:div>
    <w:div w:id="399913587">
      <w:bodyDiv w:val="1"/>
      <w:marLeft w:val="0"/>
      <w:marRight w:val="0"/>
      <w:marTop w:val="0"/>
      <w:marBottom w:val="0"/>
      <w:divBdr>
        <w:top w:val="none" w:sz="0" w:space="0" w:color="auto"/>
        <w:left w:val="none" w:sz="0" w:space="0" w:color="auto"/>
        <w:bottom w:val="none" w:sz="0" w:space="0" w:color="auto"/>
        <w:right w:val="none" w:sz="0" w:space="0" w:color="auto"/>
      </w:divBdr>
    </w:div>
    <w:div w:id="400059105">
      <w:bodyDiv w:val="1"/>
      <w:marLeft w:val="0"/>
      <w:marRight w:val="0"/>
      <w:marTop w:val="0"/>
      <w:marBottom w:val="0"/>
      <w:divBdr>
        <w:top w:val="none" w:sz="0" w:space="0" w:color="auto"/>
        <w:left w:val="none" w:sz="0" w:space="0" w:color="auto"/>
        <w:bottom w:val="none" w:sz="0" w:space="0" w:color="auto"/>
        <w:right w:val="none" w:sz="0" w:space="0" w:color="auto"/>
      </w:divBdr>
    </w:div>
    <w:div w:id="401369204">
      <w:bodyDiv w:val="1"/>
      <w:marLeft w:val="0"/>
      <w:marRight w:val="0"/>
      <w:marTop w:val="0"/>
      <w:marBottom w:val="0"/>
      <w:divBdr>
        <w:top w:val="none" w:sz="0" w:space="0" w:color="auto"/>
        <w:left w:val="none" w:sz="0" w:space="0" w:color="auto"/>
        <w:bottom w:val="none" w:sz="0" w:space="0" w:color="auto"/>
        <w:right w:val="none" w:sz="0" w:space="0" w:color="auto"/>
      </w:divBdr>
    </w:div>
    <w:div w:id="404569526">
      <w:bodyDiv w:val="1"/>
      <w:marLeft w:val="0"/>
      <w:marRight w:val="0"/>
      <w:marTop w:val="0"/>
      <w:marBottom w:val="0"/>
      <w:divBdr>
        <w:top w:val="none" w:sz="0" w:space="0" w:color="auto"/>
        <w:left w:val="none" w:sz="0" w:space="0" w:color="auto"/>
        <w:bottom w:val="none" w:sz="0" w:space="0" w:color="auto"/>
        <w:right w:val="none" w:sz="0" w:space="0" w:color="auto"/>
      </w:divBdr>
    </w:div>
    <w:div w:id="405036767">
      <w:bodyDiv w:val="1"/>
      <w:marLeft w:val="0"/>
      <w:marRight w:val="0"/>
      <w:marTop w:val="0"/>
      <w:marBottom w:val="0"/>
      <w:divBdr>
        <w:top w:val="none" w:sz="0" w:space="0" w:color="auto"/>
        <w:left w:val="none" w:sz="0" w:space="0" w:color="auto"/>
        <w:bottom w:val="none" w:sz="0" w:space="0" w:color="auto"/>
        <w:right w:val="none" w:sz="0" w:space="0" w:color="auto"/>
      </w:divBdr>
    </w:div>
    <w:div w:id="405307144">
      <w:bodyDiv w:val="1"/>
      <w:marLeft w:val="0"/>
      <w:marRight w:val="0"/>
      <w:marTop w:val="0"/>
      <w:marBottom w:val="0"/>
      <w:divBdr>
        <w:top w:val="none" w:sz="0" w:space="0" w:color="auto"/>
        <w:left w:val="none" w:sz="0" w:space="0" w:color="auto"/>
        <w:bottom w:val="none" w:sz="0" w:space="0" w:color="auto"/>
        <w:right w:val="none" w:sz="0" w:space="0" w:color="auto"/>
      </w:divBdr>
    </w:div>
    <w:div w:id="405348083">
      <w:bodyDiv w:val="1"/>
      <w:marLeft w:val="0"/>
      <w:marRight w:val="0"/>
      <w:marTop w:val="0"/>
      <w:marBottom w:val="0"/>
      <w:divBdr>
        <w:top w:val="none" w:sz="0" w:space="0" w:color="auto"/>
        <w:left w:val="none" w:sz="0" w:space="0" w:color="auto"/>
        <w:bottom w:val="none" w:sz="0" w:space="0" w:color="auto"/>
        <w:right w:val="none" w:sz="0" w:space="0" w:color="auto"/>
      </w:divBdr>
    </w:div>
    <w:div w:id="405415744">
      <w:bodyDiv w:val="1"/>
      <w:marLeft w:val="0"/>
      <w:marRight w:val="0"/>
      <w:marTop w:val="0"/>
      <w:marBottom w:val="0"/>
      <w:divBdr>
        <w:top w:val="none" w:sz="0" w:space="0" w:color="auto"/>
        <w:left w:val="none" w:sz="0" w:space="0" w:color="auto"/>
        <w:bottom w:val="none" w:sz="0" w:space="0" w:color="auto"/>
        <w:right w:val="none" w:sz="0" w:space="0" w:color="auto"/>
      </w:divBdr>
    </w:div>
    <w:div w:id="407310553">
      <w:bodyDiv w:val="1"/>
      <w:marLeft w:val="0"/>
      <w:marRight w:val="0"/>
      <w:marTop w:val="0"/>
      <w:marBottom w:val="0"/>
      <w:divBdr>
        <w:top w:val="none" w:sz="0" w:space="0" w:color="auto"/>
        <w:left w:val="none" w:sz="0" w:space="0" w:color="auto"/>
        <w:bottom w:val="none" w:sz="0" w:space="0" w:color="auto"/>
        <w:right w:val="none" w:sz="0" w:space="0" w:color="auto"/>
      </w:divBdr>
    </w:div>
    <w:div w:id="407315077">
      <w:bodyDiv w:val="1"/>
      <w:marLeft w:val="0"/>
      <w:marRight w:val="0"/>
      <w:marTop w:val="0"/>
      <w:marBottom w:val="0"/>
      <w:divBdr>
        <w:top w:val="none" w:sz="0" w:space="0" w:color="auto"/>
        <w:left w:val="none" w:sz="0" w:space="0" w:color="auto"/>
        <w:bottom w:val="none" w:sz="0" w:space="0" w:color="auto"/>
        <w:right w:val="none" w:sz="0" w:space="0" w:color="auto"/>
      </w:divBdr>
    </w:div>
    <w:div w:id="408043624">
      <w:bodyDiv w:val="1"/>
      <w:marLeft w:val="0"/>
      <w:marRight w:val="0"/>
      <w:marTop w:val="0"/>
      <w:marBottom w:val="0"/>
      <w:divBdr>
        <w:top w:val="none" w:sz="0" w:space="0" w:color="auto"/>
        <w:left w:val="none" w:sz="0" w:space="0" w:color="auto"/>
        <w:bottom w:val="none" w:sz="0" w:space="0" w:color="auto"/>
        <w:right w:val="none" w:sz="0" w:space="0" w:color="auto"/>
      </w:divBdr>
    </w:div>
    <w:div w:id="409305005">
      <w:bodyDiv w:val="1"/>
      <w:marLeft w:val="0"/>
      <w:marRight w:val="0"/>
      <w:marTop w:val="0"/>
      <w:marBottom w:val="0"/>
      <w:divBdr>
        <w:top w:val="none" w:sz="0" w:space="0" w:color="auto"/>
        <w:left w:val="none" w:sz="0" w:space="0" w:color="auto"/>
        <w:bottom w:val="none" w:sz="0" w:space="0" w:color="auto"/>
        <w:right w:val="none" w:sz="0" w:space="0" w:color="auto"/>
      </w:divBdr>
    </w:div>
    <w:div w:id="410077671">
      <w:bodyDiv w:val="1"/>
      <w:marLeft w:val="0"/>
      <w:marRight w:val="0"/>
      <w:marTop w:val="0"/>
      <w:marBottom w:val="0"/>
      <w:divBdr>
        <w:top w:val="none" w:sz="0" w:space="0" w:color="auto"/>
        <w:left w:val="none" w:sz="0" w:space="0" w:color="auto"/>
        <w:bottom w:val="none" w:sz="0" w:space="0" w:color="auto"/>
        <w:right w:val="none" w:sz="0" w:space="0" w:color="auto"/>
      </w:divBdr>
    </w:div>
    <w:div w:id="410738391">
      <w:bodyDiv w:val="1"/>
      <w:marLeft w:val="0"/>
      <w:marRight w:val="0"/>
      <w:marTop w:val="0"/>
      <w:marBottom w:val="0"/>
      <w:divBdr>
        <w:top w:val="none" w:sz="0" w:space="0" w:color="auto"/>
        <w:left w:val="none" w:sz="0" w:space="0" w:color="auto"/>
        <w:bottom w:val="none" w:sz="0" w:space="0" w:color="auto"/>
        <w:right w:val="none" w:sz="0" w:space="0" w:color="auto"/>
      </w:divBdr>
    </w:div>
    <w:div w:id="411047823">
      <w:bodyDiv w:val="1"/>
      <w:marLeft w:val="0"/>
      <w:marRight w:val="0"/>
      <w:marTop w:val="0"/>
      <w:marBottom w:val="0"/>
      <w:divBdr>
        <w:top w:val="none" w:sz="0" w:space="0" w:color="auto"/>
        <w:left w:val="none" w:sz="0" w:space="0" w:color="auto"/>
        <w:bottom w:val="none" w:sz="0" w:space="0" w:color="auto"/>
        <w:right w:val="none" w:sz="0" w:space="0" w:color="auto"/>
      </w:divBdr>
    </w:div>
    <w:div w:id="412288968">
      <w:bodyDiv w:val="1"/>
      <w:marLeft w:val="0"/>
      <w:marRight w:val="0"/>
      <w:marTop w:val="0"/>
      <w:marBottom w:val="0"/>
      <w:divBdr>
        <w:top w:val="none" w:sz="0" w:space="0" w:color="auto"/>
        <w:left w:val="none" w:sz="0" w:space="0" w:color="auto"/>
        <w:bottom w:val="none" w:sz="0" w:space="0" w:color="auto"/>
        <w:right w:val="none" w:sz="0" w:space="0" w:color="auto"/>
      </w:divBdr>
    </w:div>
    <w:div w:id="413862575">
      <w:bodyDiv w:val="1"/>
      <w:marLeft w:val="0"/>
      <w:marRight w:val="0"/>
      <w:marTop w:val="0"/>
      <w:marBottom w:val="0"/>
      <w:divBdr>
        <w:top w:val="none" w:sz="0" w:space="0" w:color="auto"/>
        <w:left w:val="none" w:sz="0" w:space="0" w:color="auto"/>
        <w:bottom w:val="none" w:sz="0" w:space="0" w:color="auto"/>
        <w:right w:val="none" w:sz="0" w:space="0" w:color="auto"/>
      </w:divBdr>
    </w:div>
    <w:div w:id="415250608">
      <w:bodyDiv w:val="1"/>
      <w:marLeft w:val="0"/>
      <w:marRight w:val="0"/>
      <w:marTop w:val="0"/>
      <w:marBottom w:val="0"/>
      <w:divBdr>
        <w:top w:val="none" w:sz="0" w:space="0" w:color="auto"/>
        <w:left w:val="none" w:sz="0" w:space="0" w:color="auto"/>
        <w:bottom w:val="none" w:sz="0" w:space="0" w:color="auto"/>
        <w:right w:val="none" w:sz="0" w:space="0" w:color="auto"/>
      </w:divBdr>
    </w:div>
    <w:div w:id="416245283">
      <w:bodyDiv w:val="1"/>
      <w:marLeft w:val="0"/>
      <w:marRight w:val="0"/>
      <w:marTop w:val="0"/>
      <w:marBottom w:val="0"/>
      <w:divBdr>
        <w:top w:val="none" w:sz="0" w:space="0" w:color="auto"/>
        <w:left w:val="none" w:sz="0" w:space="0" w:color="auto"/>
        <w:bottom w:val="none" w:sz="0" w:space="0" w:color="auto"/>
        <w:right w:val="none" w:sz="0" w:space="0" w:color="auto"/>
      </w:divBdr>
    </w:div>
    <w:div w:id="417136904">
      <w:bodyDiv w:val="1"/>
      <w:marLeft w:val="0"/>
      <w:marRight w:val="0"/>
      <w:marTop w:val="0"/>
      <w:marBottom w:val="0"/>
      <w:divBdr>
        <w:top w:val="none" w:sz="0" w:space="0" w:color="auto"/>
        <w:left w:val="none" w:sz="0" w:space="0" w:color="auto"/>
        <w:bottom w:val="none" w:sz="0" w:space="0" w:color="auto"/>
        <w:right w:val="none" w:sz="0" w:space="0" w:color="auto"/>
      </w:divBdr>
    </w:div>
    <w:div w:id="417950150">
      <w:bodyDiv w:val="1"/>
      <w:marLeft w:val="0"/>
      <w:marRight w:val="0"/>
      <w:marTop w:val="0"/>
      <w:marBottom w:val="0"/>
      <w:divBdr>
        <w:top w:val="none" w:sz="0" w:space="0" w:color="auto"/>
        <w:left w:val="none" w:sz="0" w:space="0" w:color="auto"/>
        <w:bottom w:val="none" w:sz="0" w:space="0" w:color="auto"/>
        <w:right w:val="none" w:sz="0" w:space="0" w:color="auto"/>
      </w:divBdr>
    </w:div>
    <w:div w:id="419835570">
      <w:bodyDiv w:val="1"/>
      <w:marLeft w:val="0"/>
      <w:marRight w:val="0"/>
      <w:marTop w:val="0"/>
      <w:marBottom w:val="0"/>
      <w:divBdr>
        <w:top w:val="none" w:sz="0" w:space="0" w:color="auto"/>
        <w:left w:val="none" w:sz="0" w:space="0" w:color="auto"/>
        <w:bottom w:val="none" w:sz="0" w:space="0" w:color="auto"/>
        <w:right w:val="none" w:sz="0" w:space="0" w:color="auto"/>
      </w:divBdr>
    </w:div>
    <w:div w:id="420222106">
      <w:bodyDiv w:val="1"/>
      <w:marLeft w:val="0"/>
      <w:marRight w:val="0"/>
      <w:marTop w:val="0"/>
      <w:marBottom w:val="0"/>
      <w:divBdr>
        <w:top w:val="none" w:sz="0" w:space="0" w:color="auto"/>
        <w:left w:val="none" w:sz="0" w:space="0" w:color="auto"/>
        <w:bottom w:val="none" w:sz="0" w:space="0" w:color="auto"/>
        <w:right w:val="none" w:sz="0" w:space="0" w:color="auto"/>
      </w:divBdr>
    </w:div>
    <w:div w:id="421027880">
      <w:bodyDiv w:val="1"/>
      <w:marLeft w:val="0"/>
      <w:marRight w:val="0"/>
      <w:marTop w:val="0"/>
      <w:marBottom w:val="0"/>
      <w:divBdr>
        <w:top w:val="none" w:sz="0" w:space="0" w:color="auto"/>
        <w:left w:val="none" w:sz="0" w:space="0" w:color="auto"/>
        <w:bottom w:val="none" w:sz="0" w:space="0" w:color="auto"/>
        <w:right w:val="none" w:sz="0" w:space="0" w:color="auto"/>
      </w:divBdr>
    </w:div>
    <w:div w:id="422921653">
      <w:bodyDiv w:val="1"/>
      <w:marLeft w:val="0"/>
      <w:marRight w:val="0"/>
      <w:marTop w:val="0"/>
      <w:marBottom w:val="0"/>
      <w:divBdr>
        <w:top w:val="none" w:sz="0" w:space="0" w:color="auto"/>
        <w:left w:val="none" w:sz="0" w:space="0" w:color="auto"/>
        <w:bottom w:val="none" w:sz="0" w:space="0" w:color="auto"/>
        <w:right w:val="none" w:sz="0" w:space="0" w:color="auto"/>
      </w:divBdr>
    </w:div>
    <w:div w:id="423259157">
      <w:bodyDiv w:val="1"/>
      <w:marLeft w:val="0"/>
      <w:marRight w:val="0"/>
      <w:marTop w:val="0"/>
      <w:marBottom w:val="0"/>
      <w:divBdr>
        <w:top w:val="none" w:sz="0" w:space="0" w:color="auto"/>
        <w:left w:val="none" w:sz="0" w:space="0" w:color="auto"/>
        <w:bottom w:val="none" w:sz="0" w:space="0" w:color="auto"/>
        <w:right w:val="none" w:sz="0" w:space="0" w:color="auto"/>
      </w:divBdr>
    </w:div>
    <w:div w:id="425198377">
      <w:bodyDiv w:val="1"/>
      <w:marLeft w:val="0"/>
      <w:marRight w:val="0"/>
      <w:marTop w:val="0"/>
      <w:marBottom w:val="0"/>
      <w:divBdr>
        <w:top w:val="none" w:sz="0" w:space="0" w:color="auto"/>
        <w:left w:val="none" w:sz="0" w:space="0" w:color="auto"/>
        <w:bottom w:val="none" w:sz="0" w:space="0" w:color="auto"/>
        <w:right w:val="none" w:sz="0" w:space="0" w:color="auto"/>
      </w:divBdr>
    </w:div>
    <w:div w:id="427428314">
      <w:bodyDiv w:val="1"/>
      <w:marLeft w:val="0"/>
      <w:marRight w:val="0"/>
      <w:marTop w:val="0"/>
      <w:marBottom w:val="0"/>
      <w:divBdr>
        <w:top w:val="none" w:sz="0" w:space="0" w:color="auto"/>
        <w:left w:val="none" w:sz="0" w:space="0" w:color="auto"/>
        <w:bottom w:val="none" w:sz="0" w:space="0" w:color="auto"/>
        <w:right w:val="none" w:sz="0" w:space="0" w:color="auto"/>
      </w:divBdr>
    </w:div>
    <w:div w:id="427623053">
      <w:bodyDiv w:val="1"/>
      <w:marLeft w:val="0"/>
      <w:marRight w:val="0"/>
      <w:marTop w:val="0"/>
      <w:marBottom w:val="0"/>
      <w:divBdr>
        <w:top w:val="none" w:sz="0" w:space="0" w:color="auto"/>
        <w:left w:val="none" w:sz="0" w:space="0" w:color="auto"/>
        <w:bottom w:val="none" w:sz="0" w:space="0" w:color="auto"/>
        <w:right w:val="none" w:sz="0" w:space="0" w:color="auto"/>
      </w:divBdr>
    </w:div>
    <w:div w:id="429669027">
      <w:bodyDiv w:val="1"/>
      <w:marLeft w:val="0"/>
      <w:marRight w:val="0"/>
      <w:marTop w:val="0"/>
      <w:marBottom w:val="0"/>
      <w:divBdr>
        <w:top w:val="none" w:sz="0" w:space="0" w:color="auto"/>
        <w:left w:val="none" w:sz="0" w:space="0" w:color="auto"/>
        <w:bottom w:val="none" w:sz="0" w:space="0" w:color="auto"/>
        <w:right w:val="none" w:sz="0" w:space="0" w:color="auto"/>
      </w:divBdr>
    </w:div>
    <w:div w:id="430130767">
      <w:bodyDiv w:val="1"/>
      <w:marLeft w:val="0"/>
      <w:marRight w:val="0"/>
      <w:marTop w:val="0"/>
      <w:marBottom w:val="0"/>
      <w:divBdr>
        <w:top w:val="none" w:sz="0" w:space="0" w:color="auto"/>
        <w:left w:val="none" w:sz="0" w:space="0" w:color="auto"/>
        <w:bottom w:val="none" w:sz="0" w:space="0" w:color="auto"/>
        <w:right w:val="none" w:sz="0" w:space="0" w:color="auto"/>
      </w:divBdr>
    </w:div>
    <w:div w:id="430394202">
      <w:bodyDiv w:val="1"/>
      <w:marLeft w:val="0"/>
      <w:marRight w:val="0"/>
      <w:marTop w:val="0"/>
      <w:marBottom w:val="0"/>
      <w:divBdr>
        <w:top w:val="none" w:sz="0" w:space="0" w:color="auto"/>
        <w:left w:val="none" w:sz="0" w:space="0" w:color="auto"/>
        <w:bottom w:val="none" w:sz="0" w:space="0" w:color="auto"/>
        <w:right w:val="none" w:sz="0" w:space="0" w:color="auto"/>
      </w:divBdr>
    </w:div>
    <w:div w:id="430735335">
      <w:bodyDiv w:val="1"/>
      <w:marLeft w:val="0"/>
      <w:marRight w:val="0"/>
      <w:marTop w:val="0"/>
      <w:marBottom w:val="0"/>
      <w:divBdr>
        <w:top w:val="none" w:sz="0" w:space="0" w:color="auto"/>
        <w:left w:val="none" w:sz="0" w:space="0" w:color="auto"/>
        <w:bottom w:val="none" w:sz="0" w:space="0" w:color="auto"/>
        <w:right w:val="none" w:sz="0" w:space="0" w:color="auto"/>
      </w:divBdr>
    </w:div>
    <w:div w:id="431439587">
      <w:bodyDiv w:val="1"/>
      <w:marLeft w:val="0"/>
      <w:marRight w:val="0"/>
      <w:marTop w:val="0"/>
      <w:marBottom w:val="0"/>
      <w:divBdr>
        <w:top w:val="none" w:sz="0" w:space="0" w:color="auto"/>
        <w:left w:val="none" w:sz="0" w:space="0" w:color="auto"/>
        <w:bottom w:val="none" w:sz="0" w:space="0" w:color="auto"/>
        <w:right w:val="none" w:sz="0" w:space="0" w:color="auto"/>
      </w:divBdr>
    </w:div>
    <w:div w:id="431781981">
      <w:bodyDiv w:val="1"/>
      <w:marLeft w:val="0"/>
      <w:marRight w:val="0"/>
      <w:marTop w:val="0"/>
      <w:marBottom w:val="0"/>
      <w:divBdr>
        <w:top w:val="none" w:sz="0" w:space="0" w:color="auto"/>
        <w:left w:val="none" w:sz="0" w:space="0" w:color="auto"/>
        <w:bottom w:val="none" w:sz="0" w:space="0" w:color="auto"/>
        <w:right w:val="none" w:sz="0" w:space="0" w:color="auto"/>
      </w:divBdr>
    </w:div>
    <w:div w:id="431783635">
      <w:bodyDiv w:val="1"/>
      <w:marLeft w:val="0"/>
      <w:marRight w:val="0"/>
      <w:marTop w:val="0"/>
      <w:marBottom w:val="0"/>
      <w:divBdr>
        <w:top w:val="none" w:sz="0" w:space="0" w:color="auto"/>
        <w:left w:val="none" w:sz="0" w:space="0" w:color="auto"/>
        <w:bottom w:val="none" w:sz="0" w:space="0" w:color="auto"/>
        <w:right w:val="none" w:sz="0" w:space="0" w:color="auto"/>
      </w:divBdr>
    </w:div>
    <w:div w:id="431902731">
      <w:bodyDiv w:val="1"/>
      <w:marLeft w:val="0"/>
      <w:marRight w:val="0"/>
      <w:marTop w:val="0"/>
      <w:marBottom w:val="0"/>
      <w:divBdr>
        <w:top w:val="none" w:sz="0" w:space="0" w:color="auto"/>
        <w:left w:val="none" w:sz="0" w:space="0" w:color="auto"/>
        <w:bottom w:val="none" w:sz="0" w:space="0" w:color="auto"/>
        <w:right w:val="none" w:sz="0" w:space="0" w:color="auto"/>
      </w:divBdr>
    </w:div>
    <w:div w:id="433286193">
      <w:bodyDiv w:val="1"/>
      <w:marLeft w:val="0"/>
      <w:marRight w:val="0"/>
      <w:marTop w:val="0"/>
      <w:marBottom w:val="0"/>
      <w:divBdr>
        <w:top w:val="none" w:sz="0" w:space="0" w:color="auto"/>
        <w:left w:val="none" w:sz="0" w:space="0" w:color="auto"/>
        <w:bottom w:val="none" w:sz="0" w:space="0" w:color="auto"/>
        <w:right w:val="none" w:sz="0" w:space="0" w:color="auto"/>
      </w:divBdr>
    </w:div>
    <w:div w:id="434904881">
      <w:bodyDiv w:val="1"/>
      <w:marLeft w:val="0"/>
      <w:marRight w:val="0"/>
      <w:marTop w:val="0"/>
      <w:marBottom w:val="0"/>
      <w:divBdr>
        <w:top w:val="none" w:sz="0" w:space="0" w:color="auto"/>
        <w:left w:val="none" w:sz="0" w:space="0" w:color="auto"/>
        <w:bottom w:val="none" w:sz="0" w:space="0" w:color="auto"/>
        <w:right w:val="none" w:sz="0" w:space="0" w:color="auto"/>
      </w:divBdr>
    </w:div>
    <w:div w:id="435104542">
      <w:bodyDiv w:val="1"/>
      <w:marLeft w:val="0"/>
      <w:marRight w:val="0"/>
      <w:marTop w:val="0"/>
      <w:marBottom w:val="0"/>
      <w:divBdr>
        <w:top w:val="none" w:sz="0" w:space="0" w:color="auto"/>
        <w:left w:val="none" w:sz="0" w:space="0" w:color="auto"/>
        <w:bottom w:val="none" w:sz="0" w:space="0" w:color="auto"/>
        <w:right w:val="none" w:sz="0" w:space="0" w:color="auto"/>
      </w:divBdr>
    </w:div>
    <w:div w:id="435291828">
      <w:bodyDiv w:val="1"/>
      <w:marLeft w:val="0"/>
      <w:marRight w:val="0"/>
      <w:marTop w:val="0"/>
      <w:marBottom w:val="0"/>
      <w:divBdr>
        <w:top w:val="none" w:sz="0" w:space="0" w:color="auto"/>
        <w:left w:val="none" w:sz="0" w:space="0" w:color="auto"/>
        <w:bottom w:val="none" w:sz="0" w:space="0" w:color="auto"/>
        <w:right w:val="none" w:sz="0" w:space="0" w:color="auto"/>
      </w:divBdr>
    </w:div>
    <w:div w:id="436215989">
      <w:bodyDiv w:val="1"/>
      <w:marLeft w:val="0"/>
      <w:marRight w:val="0"/>
      <w:marTop w:val="0"/>
      <w:marBottom w:val="0"/>
      <w:divBdr>
        <w:top w:val="none" w:sz="0" w:space="0" w:color="auto"/>
        <w:left w:val="none" w:sz="0" w:space="0" w:color="auto"/>
        <w:bottom w:val="none" w:sz="0" w:space="0" w:color="auto"/>
        <w:right w:val="none" w:sz="0" w:space="0" w:color="auto"/>
      </w:divBdr>
    </w:div>
    <w:div w:id="436490276">
      <w:bodyDiv w:val="1"/>
      <w:marLeft w:val="0"/>
      <w:marRight w:val="0"/>
      <w:marTop w:val="0"/>
      <w:marBottom w:val="0"/>
      <w:divBdr>
        <w:top w:val="none" w:sz="0" w:space="0" w:color="auto"/>
        <w:left w:val="none" w:sz="0" w:space="0" w:color="auto"/>
        <w:bottom w:val="none" w:sz="0" w:space="0" w:color="auto"/>
        <w:right w:val="none" w:sz="0" w:space="0" w:color="auto"/>
      </w:divBdr>
    </w:div>
    <w:div w:id="437650569">
      <w:bodyDiv w:val="1"/>
      <w:marLeft w:val="0"/>
      <w:marRight w:val="0"/>
      <w:marTop w:val="0"/>
      <w:marBottom w:val="0"/>
      <w:divBdr>
        <w:top w:val="none" w:sz="0" w:space="0" w:color="auto"/>
        <w:left w:val="none" w:sz="0" w:space="0" w:color="auto"/>
        <w:bottom w:val="none" w:sz="0" w:space="0" w:color="auto"/>
        <w:right w:val="none" w:sz="0" w:space="0" w:color="auto"/>
      </w:divBdr>
    </w:div>
    <w:div w:id="438567465">
      <w:bodyDiv w:val="1"/>
      <w:marLeft w:val="0"/>
      <w:marRight w:val="0"/>
      <w:marTop w:val="0"/>
      <w:marBottom w:val="0"/>
      <w:divBdr>
        <w:top w:val="none" w:sz="0" w:space="0" w:color="auto"/>
        <w:left w:val="none" w:sz="0" w:space="0" w:color="auto"/>
        <w:bottom w:val="none" w:sz="0" w:space="0" w:color="auto"/>
        <w:right w:val="none" w:sz="0" w:space="0" w:color="auto"/>
      </w:divBdr>
    </w:div>
    <w:div w:id="439184548">
      <w:bodyDiv w:val="1"/>
      <w:marLeft w:val="0"/>
      <w:marRight w:val="0"/>
      <w:marTop w:val="0"/>
      <w:marBottom w:val="0"/>
      <w:divBdr>
        <w:top w:val="none" w:sz="0" w:space="0" w:color="auto"/>
        <w:left w:val="none" w:sz="0" w:space="0" w:color="auto"/>
        <w:bottom w:val="none" w:sz="0" w:space="0" w:color="auto"/>
        <w:right w:val="none" w:sz="0" w:space="0" w:color="auto"/>
      </w:divBdr>
    </w:div>
    <w:div w:id="439222319">
      <w:bodyDiv w:val="1"/>
      <w:marLeft w:val="0"/>
      <w:marRight w:val="0"/>
      <w:marTop w:val="0"/>
      <w:marBottom w:val="0"/>
      <w:divBdr>
        <w:top w:val="none" w:sz="0" w:space="0" w:color="auto"/>
        <w:left w:val="none" w:sz="0" w:space="0" w:color="auto"/>
        <w:bottom w:val="none" w:sz="0" w:space="0" w:color="auto"/>
        <w:right w:val="none" w:sz="0" w:space="0" w:color="auto"/>
      </w:divBdr>
    </w:div>
    <w:div w:id="439835184">
      <w:bodyDiv w:val="1"/>
      <w:marLeft w:val="0"/>
      <w:marRight w:val="0"/>
      <w:marTop w:val="0"/>
      <w:marBottom w:val="0"/>
      <w:divBdr>
        <w:top w:val="none" w:sz="0" w:space="0" w:color="auto"/>
        <w:left w:val="none" w:sz="0" w:space="0" w:color="auto"/>
        <w:bottom w:val="none" w:sz="0" w:space="0" w:color="auto"/>
        <w:right w:val="none" w:sz="0" w:space="0" w:color="auto"/>
      </w:divBdr>
    </w:div>
    <w:div w:id="440076840">
      <w:bodyDiv w:val="1"/>
      <w:marLeft w:val="0"/>
      <w:marRight w:val="0"/>
      <w:marTop w:val="0"/>
      <w:marBottom w:val="0"/>
      <w:divBdr>
        <w:top w:val="none" w:sz="0" w:space="0" w:color="auto"/>
        <w:left w:val="none" w:sz="0" w:space="0" w:color="auto"/>
        <w:bottom w:val="none" w:sz="0" w:space="0" w:color="auto"/>
        <w:right w:val="none" w:sz="0" w:space="0" w:color="auto"/>
      </w:divBdr>
    </w:div>
    <w:div w:id="440299730">
      <w:bodyDiv w:val="1"/>
      <w:marLeft w:val="0"/>
      <w:marRight w:val="0"/>
      <w:marTop w:val="0"/>
      <w:marBottom w:val="0"/>
      <w:divBdr>
        <w:top w:val="none" w:sz="0" w:space="0" w:color="auto"/>
        <w:left w:val="none" w:sz="0" w:space="0" w:color="auto"/>
        <w:bottom w:val="none" w:sz="0" w:space="0" w:color="auto"/>
        <w:right w:val="none" w:sz="0" w:space="0" w:color="auto"/>
      </w:divBdr>
    </w:div>
    <w:div w:id="440730434">
      <w:bodyDiv w:val="1"/>
      <w:marLeft w:val="0"/>
      <w:marRight w:val="0"/>
      <w:marTop w:val="0"/>
      <w:marBottom w:val="0"/>
      <w:divBdr>
        <w:top w:val="none" w:sz="0" w:space="0" w:color="auto"/>
        <w:left w:val="none" w:sz="0" w:space="0" w:color="auto"/>
        <w:bottom w:val="none" w:sz="0" w:space="0" w:color="auto"/>
        <w:right w:val="none" w:sz="0" w:space="0" w:color="auto"/>
      </w:divBdr>
    </w:div>
    <w:div w:id="440957704">
      <w:bodyDiv w:val="1"/>
      <w:marLeft w:val="0"/>
      <w:marRight w:val="0"/>
      <w:marTop w:val="0"/>
      <w:marBottom w:val="0"/>
      <w:divBdr>
        <w:top w:val="none" w:sz="0" w:space="0" w:color="auto"/>
        <w:left w:val="none" w:sz="0" w:space="0" w:color="auto"/>
        <w:bottom w:val="none" w:sz="0" w:space="0" w:color="auto"/>
        <w:right w:val="none" w:sz="0" w:space="0" w:color="auto"/>
      </w:divBdr>
    </w:div>
    <w:div w:id="441340323">
      <w:bodyDiv w:val="1"/>
      <w:marLeft w:val="0"/>
      <w:marRight w:val="0"/>
      <w:marTop w:val="0"/>
      <w:marBottom w:val="0"/>
      <w:divBdr>
        <w:top w:val="none" w:sz="0" w:space="0" w:color="auto"/>
        <w:left w:val="none" w:sz="0" w:space="0" w:color="auto"/>
        <w:bottom w:val="none" w:sz="0" w:space="0" w:color="auto"/>
        <w:right w:val="none" w:sz="0" w:space="0" w:color="auto"/>
      </w:divBdr>
    </w:div>
    <w:div w:id="442269537">
      <w:bodyDiv w:val="1"/>
      <w:marLeft w:val="0"/>
      <w:marRight w:val="0"/>
      <w:marTop w:val="0"/>
      <w:marBottom w:val="0"/>
      <w:divBdr>
        <w:top w:val="none" w:sz="0" w:space="0" w:color="auto"/>
        <w:left w:val="none" w:sz="0" w:space="0" w:color="auto"/>
        <w:bottom w:val="none" w:sz="0" w:space="0" w:color="auto"/>
        <w:right w:val="none" w:sz="0" w:space="0" w:color="auto"/>
      </w:divBdr>
    </w:div>
    <w:div w:id="442307964">
      <w:bodyDiv w:val="1"/>
      <w:marLeft w:val="0"/>
      <w:marRight w:val="0"/>
      <w:marTop w:val="0"/>
      <w:marBottom w:val="0"/>
      <w:divBdr>
        <w:top w:val="none" w:sz="0" w:space="0" w:color="auto"/>
        <w:left w:val="none" w:sz="0" w:space="0" w:color="auto"/>
        <w:bottom w:val="none" w:sz="0" w:space="0" w:color="auto"/>
        <w:right w:val="none" w:sz="0" w:space="0" w:color="auto"/>
      </w:divBdr>
    </w:div>
    <w:div w:id="442503802">
      <w:bodyDiv w:val="1"/>
      <w:marLeft w:val="0"/>
      <w:marRight w:val="0"/>
      <w:marTop w:val="0"/>
      <w:marBottom w:val="0"/>
      <w:divBdr>
        <w:top w:val="none" w:sz="0" w:space="0" w:color="auto"/>
        <w:left w:val="none" w:sz="0" w:space="0" w:color="auto"/>
        <w:bottom w:val="none" w:sz="0" w:space="0" w:color="auto"/>
        <w:right w:val="none" w:sz="0" w:space="0" w:color="auto"/>
      </w:divBdr>
    </w:div>
    <w:div w:id="442967148">
      <w:bodyDiv w:val="1"/>
      <w:marLeft w:val="0"/>
      <w:marRight w:val="0"/>
      <w:marTop w:val="0"/>
      <w:marBottom w:val="0"/>
      <w:divBdr>
        <w:top w:val="none" w:sz="0" w:space="0" w:color="auto"/>
        <w:left w:val="none" w:sz="0" w:space="0" w:color="auto"/>
        <w:bottom w:val="none" w:sz="0" w:space="0" w:color="auto"/>
        <w:right w:val="none" w:sz="0" w:space="0" w:color="auto"/>
      </w:divBdr>
    </w:div>
    <w:div w:id="443232884">
      <w:bodyDiv w:val="1"/>
      <w:marLeft w:val="0"/>
      <w:marRight w:val="0"/>
      <w:marTop w:val="0"/>
      <w:marBottom w:val="0"/>
      <w:divBdr>
        <w:top w:val="none" w:sz="0" w:space="0" w:color="auto"/>
        <w:left w:val="none" w:sz="0" w:space="0" w:color="auto"/>
        <w:bottom w:val="none" w:sz="0" w:space="0" w:color="auto"/>
        <w:right w:val="none" w:sz="0" w:space="0" w:color="auto"/>
      </w:divBdr>
    </w:div>
    <w:div w:id="443615583">
      <w:bodyDiv w:val="1"/>
      <w:marLeft w:val="0"/>
      <w:marRight w:val="0"/>
      <w:marTop w:val="0"/>
      <w:marBottom w:val="0"/>
      <w:divBdr>
        <w:top w:val="none" w:sz="0" w:space="0" w:color="auto"/>
        <w:left w:val="none" w:sz="0" w:space="0" w:color="auto"/>
        <w:bottom w:val="none" w:sz="0" w:space="0" w:color="auto"/>
        <w:right w:val="none" w:sz="0" w:space="0" w:color="auto"/>
      </w:divBdr>
    </w:div>
    <w:div w:id="444158811">
      <w:bodyDiv w:val="1"/>
      <w:marLeft w:val="0"/>
      <w:marRight w:val="0"/>
      <w:marTop w:val="0"/>
      <w:marBottom w:val="0"/>
      <w:divBdr>
        <w:top w:val="none" w:sz="0" w:space="0" w:color="auto"/>
        <w:left w:val="none" w:sz="0" w:space="0" w:color="auto"/>
        <w:bottom w:val="none" w:sz="0" w:space="0" w:color="auto"/>
        <w:right w:val="none" w:sz="0" w:space="0" w:color="auto"/>
      </w:divBdr>
    </w:div>
    <w:div w:id="446192830">
      <w:bodyDiv w:val="1"/>
      <w:marLeft w:val="0"/>
      <w:marRight w:val="0"/>
      <w:marTop w:val="0"/>
      <w:marBottom w:val="0"/>
      <w:divBdr>
        <w:top w:val="none" w:sz="0" w:space="0" w:color="auto"/>
        <w:left w:val="none" w:sz="0" w:space="0" w:color="auto"/>
        <w:bottom w:val="none" w:sz="0" w:space="0" w:color="auto"/>
        <w:right w:val="none" w:sz="0" w:space="0" w:color="auto"/>
      </w:divBdr>
    </w:div>
    <w:div w:id="446507935">
      <w:bodyDiv w:val="1"/>
      <w:marLeft w:val="0"/>
      <w:marRight w:val="0"/>
      <w:marTop w:val="0"/>
      <w:marBottom w:val="0"/>
      <w:divBdr>
        <w:top w:val="none" w:sz="0" w:space="0" w:color="auto"/>
        <w:left w:val="none" w:sz="0" w:space="0" w:color="auto"/>
        <w:bottom w:val="none" w:sz="0" w:space="0" w:color="auto"/>
        <w:right w:val="none" w:sz="0" w:space="0" w:color="auto"/>
      </w:divBdr>
    </w:div>
    <w:div w:id="446629576">
      <w:bodyDiv w:val="1"/>
      <w:marLeft w:val="0"/>
      <w:marRight w:val="0"/>
      <w:marTop w:val="0"/>
      <w:marBottom w:val="0"/>
      <w:divBdr>
        <w:top w:val="none" w:sz="0" w:space="0" w:color="auto"/>
        <w:left w:val="none" w:sz="0" w:space="0" w:color="auto"/>
        <w:bottom w:val="none" w:sz="0" w:space="0" w:color="auto"/>
        <w:right w:val="none" w:sz="0" w:space="0" w:color="auto"/>
      </w:divBdr>
    </w:div>
    <w:div w:id="448086624">
      <w:bodyDiv w:val="1"/>
      <w:marLeft w:val="0"/>
      <w:marRight w:val="0"/>
      <w:marTop w:val="0"/>
      <w:marBottom w:val="0"/>
      <w:divBdr>
        <w:top w:val="none" w:sz="0" w:space="0" w:color="auto"/>
        <w:left w:val="none" w:sz="0" w:space="0" w:color="auto"/>
        <w:bottom w:val="none" w:sz="0" w:space="0" w:color="auto"/>
        <w:right w:val="none" w:sz="0" w:space="0" w:color="auto"/>
      </w:divBdr>
    </w:div>
    <w:div w:id="449210156">
      <w:bodyDiv w:val="1"/>
      <w:marLeft w:val="0"/>
      <w:marRight w:val="0"/>
      <w:marTop w:val="0"/>
      <w:marBottom w:val="0"/>
      <w:divBdr>
        <w:top w:val="none" w:sz="0" w:space="0" w:color="auto"/>
        <w:left w:val="none" w:sz="0" w:space="0" w:color="auto"/>
        <w:bottom w:val="none" w:sz="0" w:space="0" w:color="auto"/>
        <w:right w:val="none" w:sz="0" w:space="0" w:color="auto"/>
      </w:divBdr>
    </w:div>
    <w:div w:id="449318627">
      <w:bodyDiv w:val="1"/>
      <w:marLeft w:val="0"/>
      <w:marRight w:val="0"/>
      <w:marTop w:val="0"/>
      <w:marBottom w:val="0"/>
      <w:divBdr>
        <w:top w:val="none" w:sz="0" w:space="0" w:color="auto"/>
        <w:left w:val="none" w:sz="0" w:space="0" w:color="auto"/>
        <w:bottom w:val="none" w:sz="0" w:space="0" w:color="auto"/>
        <w:right w:val="none" w:sz="0" w:space="0" w:color="auto"/>
      </w:divBdr>
    </w:div>
    <w:div w:id="450244600">
      <w:bodyDiv w:val="1"/>
      <w:marLeft w:val="0"/>
      <w:marRight w:val="0"/>
      <w:marTop w:val="0"/>
      <w:marBottom w:val="0"/>
      <w:divBdr>
        <w:top w:val="none" w:sz="0" w:space="0" w:color="auto"/>
        <w:left w:val="none" w:sz="0" w:space="0" w:color="auto"/>
        <w:bottom w:val="none" w:sz="0" w:space="0" w:color="auto"/>
        <w:right w:val="none" w:sz="0" w:space="0" w:color="auto"/>
      </w:divBdr>
    </w:div>
    <w:div w:id="451360230">
      <w:bodyDiv w:val="1"/>
      <w:marLeft w:val="0"/>
      <w:marRight w:val="0"/>
      <w:marTop w:val="0"/>
      <w:marBottom w:val="0"/>
      <w:divBdr>
        <w:top w:val="none" w:sz="0" w:space="0" w:color="auto"/>
        <w:left w:val="none" w:sz="0" w:space="0" w:color="auto"/>
        <w:bottom w:val="none" w:sz="0" w:space="0" w:color="auto"/>
        <w:right w:val="none" w:sz="0" w:space="0" w:color="auto"/>
      </w:divBdr>
    </w:div>
    <w:div w:id="452022065">
      <w:bodyDiv w:val="1"/>
      <w:marLeft w:val="0"/>
      <w:marRight w:val="0"/>
      <w:marTop w:val="0"/>
      <w:marBottom w:val="0"/>
      <w:divBdr>
        <w:top w:val="none" w:sz="0" w:space="0" w:color="auto"/>
        <w:left w:val="none" w:sz="0" w:space="0" w:color="auto"/>
        <w:bottom w:val="none" w:sz="0" w:space="0" w:color="auto"/>
        <w:right w:val="none" w:sz="0" w:space="0" w:color="auto"/>
      </w:divBdr>
    </w:div>
    <w:div w:id="452791930">
      <w:bodyDiv w:val="1"/>
      <w:marLeft w:val="0"/>
      <w:marRight w:val="0"/>
      <w:marTop w:val="0"/>
      <w:marBottom w:val="0"/>
      <w:divBdr>
        <w:top w:val="none" w:sz="0" w:space="0" w:color="auto"/>
        <w:left w:val="none" w:sz="0" w:space="0" w:color="auto"/>
        <w:bottom w:val="none" w:sz="0" w:space="0" w:color="auto"/>
        <w:right w:val="none" w:sz="0" w:space="0" w:color="auto"/>
      </w:divBdr>
    </w:div>
    <w:div w:id="453014961">
      <w:bodyDiv w:val="1"/>
      <w:marLeft w:val="0"/>
      <w:marRight w:val="0"/>
      <w:marTop w:val="0"/>
      <w:marBottom w:val="0"/>
      <w:divBdr>
        <w:top w:val="none" w:sz="0" w:space="0" w:color="auto"/>
        <w:left w:val="none" w:sz="0" w:space="0" w:color="auto"/>
        <w:bottom w:val="none" w:sz="0" w:space="0" w:color="auto"/>
        <w:right w:val="none" w:sz="0" w:space="0" w:color="auto"/>
      </w:divBdr>
    </w:div>
    <w:div w:id="454980918">
      <w:bodyDiv w:val="1"/>
      <w:marLeft w:val="0"/>
      <w:marRight w:val="0"/>
      <w:marTop w:val="0"/>
      <w:marBottom w:val="0"/>
      <w:divBdr>
        <w:top w:val="none" w:sz="0" w:space="0" w:color="auto"/>
        <w:left w:val="none" w:sz="0" w:space="0" w:color="auto"/>
        <w:bottom w:val="none" w:sz="0" w:space="0" w:color="auto"/>
        <w:right w:val="none" w:sz="0" w:space="0" w:color="auto"/>
      </w:divBdr>
    </w:div>
    <w:div w:id="456804051">
      <w:bodyDiv w:val="1"/>
      <w:marLeft w:val="0"/>
      <w:marRight w:val="0"/>
      <w:marTop w:val="0"/>
      <w:marBottom w:val="0"/>
      <w:divBdr>
        <w:top w:val="none" w:sz="0" w:space="0" w:color="auto"/>
        <w:left w:val="none" w:sz="0" w:space="0" w:color="auto"/>
        <w:bottom w:val="none" w:sz="0" w:space="0" w:color="auto"/>
        <w:right w:val="none" w:sz="0" w:space="0" w:color="auto"/>
      </w:divBdr>
    </w:div>
    <w:div w:id="457334600">
      <w:bodyDiv w:val="1"/>
      <w:marLeft w:val="0"/>
      <w:marRight w:val="0"/>
      <w:marTop w:val="0"/>
      <w:marBottom w:val="0"/>
      <w:divBdr>
        <w:top w:val="none" w:sz="0" w:space="0" w:color="auto"/>
        <w:left w:val="none" w:sz="0" w:space="0" w:color="auto"/>
        <w:bottom w:val="none" w:sz="0" w:space="0" w:color="auto"/>
        <w:right w:val="none" w:sz="0" w:space="0" w:color="auto"/>
      </w:divBdr>
    </w:div>
    <w:div w:id="458378166">
      <w:bodyDiv w:val="1"/>
      <w:marLeft w:val="0"/>
      <w:marRight w:val="0"/>
      <w:marTop w:val="0"/>
      <w:marBottom w:val="0"/>
      <w:divBdr>
        <w:top w:val="none" w:sz="0" w:space="0" w:color="auto"/>
        <w:left w:val="none" w:sz="0" w:space="0" w:color="auto"/>
        <w:bottom w:val="none" w:sz="0" w:space="0" w:color="auto"/>
        <w:right w:val="none" w:sz="0" w:space="0" w:color="auto"/>
      </w:divBdr>
    </w:div>
    <w:div w:id="458501681">
      <w:bodyDiv w:val="1"/>
      <w:marLeft w:val="0"/>
      <w:marRight w:val="0"/>
      <w:marTop w:val="0"/>
      <w:marBottom w:val="0"/>
      <w:divBdr>
        <w:top w:val="none" w:sz="0" w:space="0" w:color="auto"/>
        <w:left w:val="none" w:sz="0" w:space="0" w:color="auto"/>
        <w:bottom w:val="none" w:sz="0" w:space="0" w:color="auto"/>
        <w:right w:val="none" w:sz="0" w:space="0" w:color="auto"/>
      </w:divBdr>
    </w:div>
    <w:div w:id="458912036">
      <w:bodyDiv w:val="1"/>
      <w:marLeft w:val="0"/>
      <w:marRight w:val="0"/>
      <w:marTop w:val="0"/>
      <w:marBottom w:val="0"/>
      <w:divBdr>
        <w:top w:val="none" w:sz="0" w:space="0" w:color="auto"/>
        <w:left w:val="none" w:sz="0" w:space="0" w:color="auto"/>
        <w:bottom w:val="none" w:sz="0" w:space="0" w:color="auto"/>
        <w:right w:val="none" w:sz="0" w:space="0" w:color="auto"/>
      </w:divBdr>
    </w:div>
    <w:div w:id="459037657">
      <w:bodyDiv w:val="1"/>
      <w:marLeft w:val="0"/>
      <w:marRight w:val="0"/>
      <w:marTop w:val="0"/>
      <w:marBottom w:val="0"/>
      <w:divBdr>
        <w:top w:val="none" w:sz="0" w:space="0" w:color="auto"/>
        <w:left w:val="none" w:sz="0" w:space="0" w:color="auto"/>
        <w:bottom w:val="none" w:sz="0" w:space="0" w:color="auto"/>
        <w:right w:val="none" w:sz="0" w:space="0" w:color="auto"/>
      </w:divBdr>
    </w:div>
    <w:div w:id="459081030">
      <w:bodyDiv w:val="1"/>
      <w:marLeft w:val="0"/>
      <w:marRight w:val="0"/>
      <w:marTop w:val="0"/>
      <w:marBottom w:val="0"/>
      <w:divBdr>
        <w:top w:val="none" w:sz="0" w:space="0" w:color="auto"/>
        <w:left w:val="none" w:sz="0" w:space="0" w:color="auto"/>
        <w:bottom w:val="none" w:sz="0" w:space="0" w:color="auto"/>
        <w:right w:val="none" w:sz="0" w:space="0" w:color="auto"/>
      </w:divBdr>
    </w:div>
    <w:div w:id="459081765">
      <w:bodyDiv w:val="1"/>
      <w:marLeft w:val="0"/>
      <w:marRight w:val="0"/>
      <w:marTop w:val="0"/>
      <w:marBottom w:val="0"/>
      <w:divBdr>
        <w:top w:val="none" w:sz="0" w:space="0" w:color="auto"/>
        <w:left w:val="none" w:sz="0" w:space="0" w:color="auto"/>
        <w:bottom w:val="none" w:sz="0" w:space="0" w:color="auto"/>
        <w:right w:val="none" w:sz="0" w:space="0" w:color="auto"/>
      </w:divBdr>
    </w:div>
    <w:div w:id="459495152">
      <w:bodyDiv w:val="1"/>
      <w:marLeft w:val="0"/>
      <w:marRight w:val="0"/>
      <w:marTop w:val="0"/>
      <w:marBottom w:val="0"/>
      <w:divBdr>
        <w:top w:val="none" w:sz="0" w:space="0" w:color="auto"/>
        <w:left w:val="none" w:sz="0" w:space="0" w:color="auto"/>
        <w:bottom w:val="none" w:sz="0" w:space="0" w:color="auto"/>
        <w:right w:val="none" w:sz="0" w:space="0" w:color="auto"/>
      </w:divBdr>
    </w:div>
    <w:div w:id="459998285">
      <w:bodyDiv w:val="1"/>
      <w:marLeft w:val="0"/>
      <w:marRight w:val="0"/>
      <w:marTop w:val="0"/>
      <w:marBottom w:val="0"/>
      <w:divBdr>
        <w:top w:val="none" w:sz="0" w:space="0" w:color="auto"/>
        <w:left w:val="none" w:sz="0" w:space="0" w:color="auto"/>
        <w:bottom w:val="none" w:sz="0" w:space="0" w:color="auto"/>
        <w:right w:val="none" w:sz="0" w:space="0" w:color="auto"/>
      </w:divBdr>
    </w:div>
    <w:div w:id="461196774">
      <w:bodyDiv w:val="1"/>
      <w:marLeft w:val="0"/>
      <w:marRight w:val="0"/>
      <w:marTop w:val="0"/>
      <w:marBottom w:val="0"/>
      <w:divBdr>
        <w:top w:val="none" w:sz="0" w:space="0" w:color="auto"/>
        <w:left w:val="none" w:sz="0" w:space="0" w:color="auto"/>
        <w:bottom w:val="none" w:sz="0" w:space="0" w:color="auto"/>
        <w:right w:val="none" w:sz="0" w:space="0" w:color="auto"/>
      </w:divBdr>
    </w:div>
    <w:div w:id="461265884">
      <w:bodyDiv w:val="1"/>
      <w:marLeft w:val="0"/>
      <w:marRight w:val="0"/>
      <w:marTop w:val="0"/>
      <w:marBottom w:val="0"/>
      <w:divBdr>
        <w:top w:val="none" w:sz="0" w:space="0" w:color="auto"/>
        <w:left w:val="none" w:sz="0" w:space="0" w:color="auto"/>
        <w:bottom w:val="none" w:sz="0" w:space="0" w:color="auto"/>
        <w:right w:val="none" w:sz="0" w:space="0" w:color="auto"/>
      </w:divBdr>
    </w:div>
    <w:div w:id="461702631">
      <w:bodyDiv w:val="1"/>
      <w:marLeft w:val="0"/>
      <w:marRight w:val="0"/>
      <w:marTop w:val="0"/>
      <w:marBottom w:val="0"/>
      <w:divBdr>
        <w:top w:val="none" w:sz="0" w:space="0" w:color="auto"/>
        <w:left w:val="none" w:sz="0" w:space="0" w:color="auto"/>
        <w:bottom w:val="none" w:sz="0" w:space="0" w:color="auto"/>
        <w:right w:val="none" w:sz="0" w:space="0" w:color="auto"/>
      </w:divBdr>
    </w:div>
    <w:div w:id="461970274">
      <w:bodyDiv w:val="1"/>
      <w:marLeft w:val="0"/>
      <w:marRight w:val="0"/>
      <w:marTop w:val="0"/>
      <w:marBottom w:val="0"/>
      <w:divBdr>
        <w:top w:val="none" w:sz="0" w:space="0" w:color="auto"/>
        <w:left w:val="none" w:sz="0" w:space="0" w:color="auto"/>
        <w:bottom w:val="none" w:sz="0" w:space="0" w:color="auto"/>
        <w:right w:val="none" w:sz="0" w:space="0" w:color="auto"/>
      </w:divBdr>
    </w:div>
    <w:div w:id="462040766">
      <w:bodyDiv w:val="1"/>
      <w:marLeft w:val="0"/>
      <w:marRight w:val="0"/>
      <w:marTop w:val="0"/>
      <w:marBottom w:val="0"/>
      <w:divBdr>
        <w:top w:val="none" w:sz="0" w:space="0" w:color="auto"/>
        <w:left w:val="none" w:sz="0" w:space="0" w:color="auto"/>
        <w:bottom w:val="none" w:sz="0" w:space="0" w:color="auto"/>
        <w:right w:val="none" w:sz="0" w:space="0" w:color="auto"/>
      </w:divBdr>
    </w:div>
    <w:div w:id="462163152">
      <w:bodyDiv w:val="1"/>
      <w:marLeft w:val="0"/>
      <w:marRight w:val="0"/>
      <w:marTop w:val="0"/>
      <w:marBottom w:val="0"/>
      <w:divBdr>
        <w:top w:val="none" w:sz="0" w:space="0" w:color="auto"/>
        <w:left w:val="none" w:sz="0" w:space="0" w:color="auto"/>
        <w:bottom w:val="none" w:sz="0" w:space="0" w:color="auto"/>
        <w:right w:val="none" w:sz="0" w:space="0" w:color="auto"/>
      </w:divBdr>
    </w:div>
    <w:div w:id="462192272">
      <w:bodyDiv w:val="1"/>
      <w:marLeft w:val="0"/>
      <w:marRight w:val="0"/>
      <w:marTop w:val="0"/>
      <w:marBottom w:val="0"/>
      <w:divBdr>
        <w:top w:val="none" w:sz="0" w:space="0" w:color="auto"/>
        <w:left w:val="none" w:sz="0" w:space="0" w:color="auto"/>
        <w:bottom w:val="none" w:sz="0" w:space="0" w:color="auto"/>
        <w:right w:val="none" w:sz="0" w:space="0" w:color="auto"/>
      </w:divBdr>
    </w:div>
    <w:div w:id="463817091">
      <w:bodyDiv w:val="1"/>
      <w:marLeft w:val="0"/>
      <w:marRight w:val="0"/>
      <w:marTop w:val="0"/>
      <w:marBottom w:val="0"/>
      <w:divBdr>
        <w:top w:val="none" w:sz="0" w:space="0" w:color="auto"/>
        <w:left w:val="none" w:sz="0" w:space="0" w:color="auto"/>
        <w:bottom w:val="none" w:sz="0" w:space="0" w:color="auto"/>
        <w:right w:val="none" w:sz="0" w:space="0" w:color="auto"/>
      </w:divBdr>
    </w:div>
    <w:div w:id="465008521">
      <w:bodyDiv w:val="1"/>
      <w:marLeft w:val="0"/>
      <w:marRight w:val="0"/>
      <w:marTop w:val="0"/>
      <w:marBottom w:val="0"/>
      <w:divBdr>
        <w:top w:val="none" w:sz="0" w:space="0" w:color="auto"/>
        <w:left w:val="none" w:sz="0" w:space="0" w:color="auto"/>
        <w:bottom w:val="none" w:sz="0" w:space="0" w:color="auto"/>
        <w:right w:val="none" w:sz="0" w:space="0" w:color="auto"/>
      </w:divBdr>
    </w:div>
    <w:div w:id="466431560">
      <w:bodyDiv w:val="1"/>
      <w:marLeft w:val="0"/>
      <w:marRight w:val="0"/>
      <w:marTop w:val="0"/>
      <w:marBottom w:val="0"/>
      <w:divBdr>
        <w:top w:val="none" w:sz="0" w:space="0" w:color="auto"/>
        <w:left w:val="none" w:sz="0" w:space="0" w:color="auto"/>
        <w:bottom w:val="none" w:sz="0" w:space="0" w:color="auto"/>
        <w:right w:val="none" w:sz="0" w:space="0" w:color="auto"/>
      </w:divBdr>
    </w:div>
    <w:div w:id="466431805">
      <w:bodyDiv w:val="1"/>
      <w:marLeft w:val="0"/>
      <w:marRight w:val="0"/>
      <w:marTop w:val="0"/>
      <w:marBottom w:val="0"/>
      <w:divBdr>
        <w:top w:val="none" w:sz="0" w:space="0" w:color="auto"/>
        <w:left w:val="none" w:sz="0" w:space="0" w:color="auto"/>
        <w:bottom w:val="none" w:sz="0" w:space="0" w:color="auto"/>
        <w:right w:val="none" w:sz="0" w:space="0" w:color="auto"/>
      </w:divBdr>
    </w:div>
    <w:div w:id="466432302">
      <w:bodyDiv w:val="1"/>
      <w:marLeft w:val="0"/>
      <w:marRight w:val="0"/>
      <w:marTop w:val="0"/>
      <w:marBottom w:val="0"/>
      <w:divBdr>
        <w:top w:val="none" w:sz="0" w:space="0" w:color="auto"/>
        <w:left w:val="none" w:sz="0" w:space="0" w:color="auto"/>
        <w:bottom w:val="none" w:sz="0" w:space="0" w:color="auto"/>
        <w:right w:val="none" w:sz="0" w:space="0" w:color="auto"/>
      </w:divBdr>
    </w:div>
    <w:div w:id="466972913">
      <w:bodyDiv w:val="1"/>
      <w:marLeft w:val="0"/>
      <w:marRight w:val="0"/>
      <w:marTop w:val="0"/>
      <w:marBottom w:val="0"/>
      <w:divBdr>
        <w:top w:val="none" w:sz="0" w:space="0" w:color="auto"/>
        <w:left w:val="none" w:sz="0" w:space="0" w:color="auto"/>
        <w:bottom w:val="none" w:sz="0" w:space="0" w:color="auto"/>
        <w:right w:val="none" w:sz="0" w:space="0" w:color="auto"/>
      </w:divBdr>
    </w:div>
    <w:div w:id="466973035">
      <w:bodyDiv w:val="1"/>
      <w:marLeft w:val="0"/>
      <w:marRight w:val="0"/>
      <w:marTop w:val="0"/>
      <w:marBottom w:val="0"/>
      <w:divBdr>
        <w:top w:val="none" w:sz="0" w:space="0" w:color="auto"/>
        <w:left w:val="none" w:sz="0" w:space="0" w:color="auto"/>
        <w:bottom w:val="none" w:sz="0" w:space="0" w:color="auto"/>
        <w:right w:val="none" w:sz="0" w:space="0" w:color="auto"/>
      </w:divBdr>
    </w:div>
    <w:div w:id="467626946">
      <w:bodyDiv w:val="1"/>
      <w:marLeft w:val="0"/>
      <w:marRight w:val="0"/>
      <w:marTop w:val="0"/>
      <w:marBottom w:val="0"/>
      <w:divBdr>
        <w:top w:val="none" w:sz="0" w:space="0" w:color="auto"/>
        <w:left w:val="none" w:sz="0" w:space="0" w:color="auto"/>
        <w:bottom w:val="none" w:sz="0" w:space="0" w:color="auto"/>
        <w:right w:val="none" w:sz="0" w:space="0" w:color="auto"/>
      </w:divBdr>
    </w:div>
    <w:div w:id="468128346">
      <w:bodyDiv w:val="1"/>
      <w:marLeft w:val="0"/>
      <w:marRight w:val="0"/>
      <w:marTop w:val="0"/>
      <w:marBottom w:val="0"/>
      <w:divBdr>
        <w:top w:val="none" w:sz="0" w:space="0" w:color="auto"/>
        <w:left w:val="none" w:sz="0" w:space="0" w:color="auto"/>
        <w:bottom w:val="none" w:sz="0" w:space="0" w:color="auto"/>
        <w:right w:val="none" w:sz="0" w:space="0" w:color="auto"/>
      </w:divBdr>
    </w:div>
    <w:div w:id="468592512">
      <w:bodyDiv w:val="1"/>
      <w:marLeft w:val="0"/>
      <w:marRight w:val="0"/>
      <w:marTop w:val="0"/>
      <w:marBottom w:val="0"/>
      <w:divBdr>
        <w:top w:val="none" w:sz="0" w:space="0" w:color="auto"/>
        <w:left w:val="none" w:sz="0" w:space="0" w:color="auto"/>
        <w:bottom w:val="none" w:sz="0" w:space="0" w:color="auto"/>
        <w:right w:val="none" w:sz="0" w:space="0" w:color="auto"/>
      </w:divBdr>
    </w:div>
    <w:div w:id="469250163">
      <w:bodyDiv w:val="1"/>
      <w:marLeft w:val="0"/>
      <w:marRight w:val="0"/>
      <w:marTop w:val="0"/>
      <w:marBottom w:val="0"/>
      <w:divBdr>
        <w:top w:val="none" w:sz="0" w:space="0" w:color="auto"/>
        <w:left w:val="none" w:sz="0" w:space="0" w:color="auto"/>
        <w:bottom w:val="none" w:sz="0" w:space="0" w:color="auto"/>
        <w:right w:val="none" w:sz="0" w:space="0" w:color="auto"/>
      </w:divBdr>
    </w:div>
    <w:div w:id="469636398">
      <w:bodyDiv w:val="1"/>
      <w:marLeft w:val="0"/>
      <w:marRight w:val="0"/>
      <w:marTop w:val="0"/>
      <w:marBottom w:val="0"/>
      <w:divBdr>
        <w:top w:val="none" w:sz="0" w:space="0" w:color="auto"/>
        <w:left w:val="none" w:sz="0" w:space="0" w:color="auto"/>
        <w:bottom w:val="none" w:sz="0" w:space="0" w:color="auto"/>
        <w:right w:val="none" w:sz="0" w:space="0" w:color="auto"/>
      </w:divBdr>
    </w:div>
    <w:div w:id="470024367">
      <w:bodyDiv w:val="1"/>
      <w:marLeft w:val="0"/>
      <w:marRight w:val="0"/>
      <w:marTop w:val="0"/>
      <w:marBottom w:val="0"/>
      <w:divBdr>
        <w:top w:val="none" w:sz="0" w:space="0" w:color="auto"/>
        <w:left w:val="none" w:sz="0" w:space="0" w:color="auto"/>
        <w:bottom w:val="none" w:sz="0" w:space="0" w:color="auto"/>
        <w:right w:val="none" w:sz="0" w:space="0" w:color="auto"/>
      </w:divBdr>
    </w:div>
    <w:div w:id="470287288">
      <w:bodyDiv w:val="1"/>
      <w:marLeft w:val="0"/>
      <w:marRight w:val="0"/>
      <w:marTop w:val="0"/>
      <w:marBottom w:val="0"/>
      <w:divBdr>
        <w:top w:val="none" w:sz="0" w:space="0" w:color="auto"/>
        <w:left w:val="none" w:sz="0" w:space="0" w:color="auto"/>
        <w:bottom w:val="none" w:sz="0" w:space="0" w:color="auto"/>
        <w:right w:val="none" w:sz="0" w:space="0" w:color="auto"/>
      </w:divBdr>
    </w:div>
    <w:div w:id="470755945">
      <w:bodyDiv w:val="1"/>
      <w:marLeft w:val="0"/>
      <w:marRight w:val="0"/>
      <w:marTop w:val="0"/>
      <w:marBottom w:val="0"/>
      <w:divBdr>
        <w:top w:val="none" w:sz="0" w:space="0" w:color="auto"/>
        <w:left w:val="none" w:sz="0" w:space="0" w:color="auto"/>
        <w:bottom w:val="none" w:sz="0" w:space="0" w:color="auto"/>
        <w:right w:val="none" w:sz="0" w:space="0" w:color="auto"/>
      </w:divBdr>
    </w:div>
    <w:div w:id="472213285">
      <w:bodyDiv w:val="1"/>
      <w:marLeft w:val="0"/>
      <w:marRight w:val="0"/>
      <w:marTop w:val="0"/>
      <w:marBottom w:val="0"/>
      <w:divBdr>
        <w:top w:val="none" w:sz="0" w:space="0" w:color="auto"/>
        <w:left w:val="none" w:sz="0" w:space="0" w:color="auto"/>
        <w:bottom w:val="none" w:sz="0" w:space="0" w:color="auto"/>
        <w:right w:val="none" w:sz="0" w:space="0" w:color="auto"/>
      </w:divBdr>
    </w:div>
    <w:div w:id="472986699">
      <w:bodyDiv w:val="1"/>
      <w:marLeft w:val="0"/>
      <w:marRight w:val="0"/>
      <w:marTop w:val="0"/>
      <w:marBottom w:val="0"/>
      <w:divBdr>
        <w:top w:val="none" w:sz="0" w:space="0" w:color="auto"/>
        <w:left w:val="none" w:sz="0" w:space="0" w:color="auto"/>
        <w:bottom w:val="none" w:sz="0" w:space="0" w:color="auto"/>
        <w:right w:val="none" w:sz="0" w:space="0" w:color="auto"/>
      </w:divBdr>
    </w:div>
    <w:div w:id="473454198">
      <w:bodyDiv w:val="1"/>
      <w:marLeft w:val="0"/>
      <w:marRight w:val="0"/>
      <w:marTop w:val="0"/>
      <w:marBottom w:val="0"/>
      <w:divBdr>
        <w:top w:val="none" w:sz="0" w:space="0" w:color="auto"/>
        <w:left w:val="none" w:sz="0" w:space="0" w:color="auto"/>
        <w:bottom w:val="none" w:sz="0" w:space="0" w:color="auto"/>
        <w:right w:val="none" w:sz="0" w:space="0" w:color="auto"/>
      </w:divBdr>
    </w:div>
    <w:div w:id="474372048">
      <w:bodyDiv w:val="1"/>
      <w:marLeft w:val="0"/>
      <w:marRight w:val="0"/>
      <w:marTop w:val="0"/>
      <w:marBottom w:val="0"/>
      <w:divBdr>
        <w:top w:val="none" w:sz="0" w:space="0" w:color="auto"/>
        <w:left w:val="none" w:sz="0" w:space="0" w:color="auto"/>
        <w:bottom w:val="none" w:sz="0" w:space="0" w:color="auto"/>
        <w:right w:val="none" w:sz="0" w:space="0" w:color="auto"/>
      </w:divBdr>
    </w:div>
    <w:div w:id="475420604">
      <w:bodyDiv w:val="1"/>
      <w:marLeft w:val="0"/>
      <w:marRight w:val="0"/>
      <w:marTop w:val="0"/>
      <w:marBottom w:val="0"/>
      <w:divBdr>
        <w:top w:val="none" w:sz="0" w:space="0" w:color="auto"/>
        <w:left w:val="none" w:sz="0" w:space="0" w:color="auto"/>
        <w:bottom w:val="none" w:sz="0" w:space="0" w:color="auto"/>
        <w:right w:val="none" w:sz="0" w:space="0" w:color="auto"/>
      </w:divBdr>
    </w:div>
    <w:div w:id="475951720">
      <w:bodyDiv w:val="1"/>
      <w:marLeft w:val="0"/>
      <w:marRight w:val="0"/>
      <w:marTop w:val="0"/>
      <w:marBottom w:val="0"/>
      <w:divBdr>
        <w:top w:val="none" w:sz="0" w:space="0" w:color="auto"/>
        <w:left w:val="none" w:sz="0" w:space="0" w:color="auto"/>
        <w:bottom w:val="none" w:sz="0" w:space="0" w:color="auto"/>
        <w:right w:val="none" w:sz="0" w:space="0" w:color="auto"/>
      </w:divBdr>
    </w:div>
    <w:div w:id="476192834">
      <w:bodyDiv w:val="1"/>
      <w:marLeft w:val="0"/>
      <w:marRight w:val="0"/>
      <w:marTop w:val="0"/>
      <w:marBottom w:val="0"/>
      <w:divBdr>
        <w:top w:val="none" w:sz="0" w:space="0" w:color="auto"/>
        <w:left w:val="none" w:sz="0" w:space="0" w:color="auto"/>
        <w:bottom w:val="none" w:sz="0" w:space="0" w:color="auto"/>
        <w:right w:val="none" w:sz="0" w:space="0" w:color="auto"/>
      </w:divBdr>
    </w:div>
    <w:div w:id="476383665">
      <w:bodyDiv w:val="1"/>
      <w:marLeft w:val="0"/>
      <w:marRight w:val="0"/>
      <w:marTop w:val="0"/>
      <w:marBottom w:val="0"/>
      <w:divBdr>
        <w:top w:val="none" w:sz="0" w:space="0" w:color="auto"/>
        <w:left w:val="none" w:sz="0" w:space="0" w:color="auto"/>
        <w:bottom w:val="none" w:sz="0" w:space="0" w:color="auto"/>
        <w:right w:val="none" w:sz="0" w:space="0" w:color="auto"/>
      </w:divBdr>
    </w:div>
    <w:div w:id="476386600">
      <w:bodyDiv w:val="1"/>
      <w:marLeft w:val="0"/>
      <w:marRight w:val="0"/>
      <w:marTop w:val="0"/>
      <w:marBottom w:val="0"/>
      <w:divBdr>
        <w:top w:val="none" w:sz="0" w:space="0" w:color="auto"/>
        <w:left w:val="none" w:sz="0" w:space="0" w:color="auto"/>
        <w:bottom w:val="none" w:sz="0" w:space="0" w:color="auto"/>
        <w:right w:val="none" w:sz="0" w:space="0" w:color="auto"/>
      </w:divBdr>
    </w:div>
    <w:div w:id="476801132">
      <w:bodyDiv w:val="1"/>
      <w:marLeft w:val="0"/>
      <w:marRight w:val="0"/>
      <w:marTop w:val="0"/>
      <w:marBottom w:val="0"/>
      <w:divBdr>
        <w:top w:val="none" w:sz="0" w:space="0" w:color="auto"/>
        <w:left w:val="none" w:sz="0" w:space="0" w:color="auto"/>
        <w:bottom w:val="none" w:sz="0" w:space="0" w:color="auto"/>
        <w:right w:val="none" w:sz="0" w:space="0" w:color="auto"/>
      </w:divBdr>
    </w:div>
    <w:div w:id="478033113">
      <w:bodyDiv w:val="1"/>
      <w:marLeft w:val="0"/>
      <w:marRight w:val="0"/>
      <w:marTop w:val="0"/>
      <w:marBottom w:val="0"/>
      <w:divBdr>
        <w:top w:val="none" w:sz="0" w:space="0" w:color="auto"/>
        <w:left w:val="none" w:sz="0" w:space="0" w:color="auto"/>
        <w:bottom w:val="none" w:sz="0" w:space="0" w:color="auto"/>
        <w:right w:val="none" w:sz="0" w:space="0" w:color="auto"/>
      </w:divBdr>
    </w:div>
    <w:div w:id="478038043">
      <w:bodyDiv w:val="1"/>
      <w:marLeft w:val="0"/>
      <w:marRight w:val="0"/>
      <w:marTop w:val="0"/>
      <w:marBottom w:val="0"/>
      <w:divBdr>
        <w:top w:val="none" w:sz="0" w:space="0" w:color="auto"/>
        <w:left w:val="none" w:sz="0" w:space="0" w:color="auto"/>
        <w:bottom w:val="none" w:sz="0" w:space="0" w:color="auto"/>
        <w:right w:val="none" w:sz="0" w:space="0" w:color="auto"/>
      </w:divBdr>
    </w:div>
    <w:div w:id="478306131">
      <w:bodyDiv w:val="1"/>
      <w:marLeft w:val="0"/>
      <w:marRight w:val="0"/>
      <w:marTop w:val="0"/>
      <w:marBottom w:val="0"/>
      <w:divBdr>
        <w:top w:val="none" w:sz="0" w:space="0" w:color="auto"/>
        <w:left w:val="none" w:sz="0" w:space="0" w:color="auto"/>
        <w:bottom w:val="none" w:sz="0" w:space="0" w:color="auto"/>
        <w:right w:val="none" w:sz="0" w:space="0" w:color="auto"/>
      </w:divBdr>
    </w:div>
    <w:div w:id="479688516">
      <w:bodyDiv w:val="1"/>
      <w:marLeft w:val="0"/>
      <w:marRight w:val="0"/>
      <w:marTop w:val="0"/>
      <w:marBottom w:val="0"/>
      <w:divBdr>
        <w:top w:val="none" w:sz="0" w:space="0" w:color="auto"/>
        <w:left w:val="none" w:sz="0" w:space="0" w:color="auto"/>
        <w:bottom w:val="none" w:sz="0" w:space="0" w:color="auto"/>
        <w:right w:val="none" w:sz="0" w:space="0" w:color="auto"/>
      </w:divBdr>
    </w:div>
    <w:div w:id="479807993">
      <w:bodyDiv w:val="1"/>
      <w:marLeft w:val="0"/>
      <w:marRight w:val="0"/>
      <w:marTop w:val="0"/>
      <w:marBottom w:val="0"/>
      <w:divBdr>
        <w:top w:val="none" w:sz="0" w:space="0" w:color="auto"/>
        <w:left w:val="none" w:sz="0" w:space="0" w:color="auto"/>
        <w:bottom w:val="none" w:sz="0" w:space="0" w:color="auto"/>
        <w:right w:val="none" w:sz="0" w:space="0" w:color="auto"/>
      </w:divBdr>
    </w:div>
    <w:div w:id="480075537">
      <w:bodyDiv w:val="1"/>
      <w:marLeft w:val="0"/>
      <w:marRight w:val="0"/>
      <w:marTop w:val="0"/>
      <w:marBottom w:val="0"/>
      <w:divBdr>
        <w:top w:val="none" w:sz="0" w:space="0" w:color="auto"/>
        <w:left w:val="none" w:sz="0" w:space="0" w:color="auto"/>
        <w:bottom w:val="none" w:sz="0" w:space="0" w:color="auto"/>
        <w:right w:val="none" w:sz="0" w:space="0" w:color="auto"/>
      </w:divBdr>
    </w:div>
    <w:div w:id="480081020">
      <w:bodyDiv w:val="1"/>
      <w:marLeft w:val="0"/>
      <w:marRight w:val="0"/>
      <w:marTop w:val="0"/>
      <w:marBottom w:val="0"/>
      <w:divBdr>
        <w:top w:val="none" w:sz="0" w:space="0" w:color="auto"/>
        <w:left w:val="none" w:sz="0" w:space="0" w:color="auto"/>
        <w:bottom w:val="none" w:sz="0" w:space="0" w:color="auto"/>
        <w:right w:val="none" w:sz="0" w:space="0" w:color="auto"/>
      </w:divBdr>
    </w:div>
    <w:div w:id="480267749">
      <w:bodyDiv w:val="1"/>
      <w:marLeft w:val="0"/>
      <w:marRight w:val="0"/>
      <w:marTop w:val="0"/>
      <w:marBottom w:val="0"/>
      <w:divBdr>
        <w:top w:val="none" w:sz="0" w:space="0" w:color="auto"/>
        <w:left w:val="none" w:sz="0" w:space="0" w:color="auto"/>
        <w:bottom w:val="none" w:sz="0" w:space="0" w:color="auto"/>
        <w:right w:val="none" w:sz="0" w:space="0" w:color="auto"/>
      </w:divBdr>
    </w:div>
    <w:div w:id="481046125">
      <w:bodyDiv w:val="1"/>
      <w:marLeft w:val="0"/>
      <w:marRight w:val="0"/>
      <w:marTop w:val="0"/>
      <w:marBottom w:val="0"/>
      <w:divBdr>
        <w:top w:val="none" w:sz="0" w:space="0" w:color="auto"/>
        <w:left w:val="none" w:sz="0" w:space="0" w:color="auto"/>
        <w:bottom w:val="none" w:sz="0" w:space="0" w:color="auto"/>
        <w:right w:val="none" w:sz="0" w:space="0" w:color="auto"/>
      </w:divBdr>
    </w:div>
    <w:div w:id="481655668">
      <w:bodyDiv w:val="1"/>
      <w:marLeft w:val="0"/>
      <w:marRight w:val="0"/>
      <w:marTop w:val="0"/>
      <w:marBottom w:val="0"/>
      <w:divBdr>
        <w:top w:val="none" w:sz="0" w:space="0" w:color="auto"/>
        <w:left w:val="none" w:sz="0" w:space="0" w:color="auto"/>
        <w:bottom w:val="none" w:sz="0" w:space="0" w:color="auto"/>
        <w:right w:val="none" w:sz="0" w:space="0" w:color="auto"/>
      </w:divBdr>
    </w:div>
    <w:div w:id="481846537">
      <w:bodyDiv w:val="1"/>
      <w:marLeft w:val="0"/>
      <w:marRight w:val="0"/>
      <w:marTop w:val="0"/>
      <w:marBottom w:val="0"/>
      <w:divBdr>
        <w:top w:val="none" w:sz="0" w:space="0" w:color="auto"/>
        <w:left w:val="none" w:sz="0" w:space="0" w:color="auto"/>
        <w:bottom w:val="none" w:sz="0" w:space="0" w:color="auto"/>
        <w:right w:val="none" w:sz="0" w:space="0" w:color="auto"/>
      </w:divBdr>
    </w:div>
    <w:div w:id="482700324">
      <w:bodyDiv w:val="1"/>
      <w:marLeft w:val="0"/>
      <w:marRight w:val="0"/>
      <w:marTop w:val="0"/>
      <w:marBottom w:val="0"/>
      <w:divBdr>
        <w:top w:val="none" w:sz="0" w:space="0" w:color="auto"/>
        <w:left w:val="none" w:sz="0" w:space="0" w:color="auto"/>
        <w:bottom w:val="none" w:sz="0" w:space="0" w:color="auto"/>
        <w:right w:val="none" w:sz="0" w:space="0" w:color="auto"/>
      </w:divBdr>
    </w:div>
    <w:div w:id="482896130">
      <w:bodyDiv w:val="1"/>
      <w:marLeft w:val="0"/>
      <w:marRight w:val="0"/>
      <w:marTop w:val="0"/>
      <w:marBottom w:val="0"/>
      <w:divBdr>
        <w:top w:val="none" w:sz="0" w:space="0" w:color="auto"/>
        <w:left w:val="none" w:sz="0" w:space="0" w:color="auto"/>
        <w:bottom w:val="none" w:sz="0" w:space="0" w:color="auto"/>
        <w:right w:val="none" w:sz="0" w:space="0" w:color="auto"/>
      </w:divBdr>
    </w:div>
    <w:div w:id="485635186">
      <w:bodyDiv w:val="1"/>
      <w:marLeft w:val="0"/>
      <w:marRight w:val="0"/>
      <w:marTop w:val="0"/>
      <w:marBottom w:val="0"/>
      <w:divBdr>
        <w:top w:val="none" w:sz="0" w:space="0" w:color="auto"/>
        <w:left w:val="none" w:sz="0" w:space="0" w:color="auto"/>
        <w:bottom w:val="none" w:sz="0" w:space="0" w:color="auto"/>
        <w:right w:val="none" w:sz="0" w:space="0" w:color="auto"/>
      </w:divBdr>
    </w:div>
    <w:div w:id="486744294">
      <w:bodyDiv w:val="1"/>
      <w:marLeft w:val="0"/>
      <w:marRight w:val="0"/>
      <w:marTop w:val="0"/>
      <w:marBottom w:val="0"/>
      <w:divBdr>
        <w:top w:val="none" w:sz="0" w:space="0" w:color="auto"/>
        <w:left w:val="none" w:sz="0" w:space="0" w:color="auto"/>
        <w:bottom w:val="none" w:sz="0" w:space="0" w:color="auto"/>
        <w:right w:val="none" w:sz="0" w:space="0" w:color="auto"/>
      </w:divBdr>
    </w:div>
    <w:div w:id="487095620">
      <w:bodyDiv w:val="1"/>
      <w:marLeft w:val="0"/>
      <w:marRight w:val="0"/>
      <w:marTop w:val="0"/>
      <w:marBottom w:val="0"/>
      <w:divBdr>
        <w:top w:val="none" w:sz="0" w:space="0" w:color="auto"/>
        <w:left w:val="none" w:sz="0" w:space="0" w:color="auto"/>
        <w:bottom w:val="none" w:sz="0" w:space="0" w:color="auto"/>
        <w:right w:val="none" w:sz="0" w:space="0" w:color="auto"/>
      </w:divBdr>
    </w:div>
    <w:div w:id="487284267">
      <w:bodyDiv w:val="1"/>
      <w:marLeft w:val="0"/>
      <w:marRight w:val="0"/>
      <w:marTop w:val="0"/>
      <w:marBottom w:val="0"/>
      <w:divBdr>
        <w:top w:val="none" w:sz="0" w:space="0" w:color="auto"/>
        <w:left w:val="none" w:sz="0" w:space="0" w:color="auto"/>
        <w:bottom w:val="none" w:sz="0" w:space="0" w:color="auto"/>
        <w:right w:val="none" w:sz="0" w:space="0" w:color="auto"/>
      </w:divBdr>
    </w:div>
    <w:div w:id="487406129">
      <w:bodyDiv w:val="1"/>
      <w:marLeft w:val="0"/>
      <w:marRight w:val="0"/>
      <w:marTop w:val="0"/>
      <w:marBottom w:val="0"/>
      <w:divBdr>
        <w:top w:val="none" w:sz="0" w:space="0" w:color="auto"/>
        <w:left w:val="none" w:sz="0" w:space="0" w:color="auto"/>
        <w:bottom w:val="none" w:sz="0" w:space="0" w:color="auto"/>
        <w:right w:val="none" w:sz="0" w:space="0" w:color="auto"/>
      </w:divBdr>
    </w:div>
    <w:div w:id="487861818">
      <w:bodyDiv w:val="1"/>
      <w:marLeft w:val="0"/>
      <w:marRight w:val="0"/>
      <w:marTop w:val="0"/>
      <w:marBottom w:val="0"/>
      <w:divBdr>
        <w:top w:val="none" w:sz="0" w:space="0" w:color="auto"/>
        <w:left w:val="none" w:sz="0" w:space="0" w:color="auto"/>
        <w:bottom w:val="none" w:sz="0" w:space="0" w:color="auto"/>
        <w:right w:val="none" w:sz="0" w:space="0" w:color="auto"/>
      </w:divBdr>
    </w:div>
    <w:div w:id="488979252">
      <w:bodyDiv w:val="1"/>
      <w:marLeft w:val="0"/>
      <w:marRight w:val="0"/>
      <w:marTop w:val="0"/>
      <w:marBottom w:val="0"/>
      <w:divBdr>
        <w:top w:val="none" w:sz="0" w:space="0" w:color="auto"/>
        <w:left w:val="none" w:sz="0" w:space="0" w:color="auto"/>
        <w:bottom w:val="none" w:sz="0" w:space="0" w:color="auto"/>
        <w:right w:val="none" w:sz="0" w:space="0" w:color="auto"/>
      </w:divBdr>
    </w:div>
    <w:div w:id="489060015">
      <w:bodyDiv w:val="1"/>
      <w:marLeft w:val="0"/>
      <w:marRight w:val="0"/>
      <w:marTop w:val="0"/>
      <w:marBottom w:val="0"/>
      <w:divBdr>
        <w:top w:val="none" w:sz="0" w:space="0" w:color="auto"/>
        <w:left w:val="none" w:sz="0" w:space="0" w:color="auto"/>
        <w:bottom w:val="none" w:sz="0" w:space="0" w:color="auto"/>
        <w:right w:val="none" w:sz="0" w:space="0" w:color="auto"/>
      </w:divBdr>
    </w:div>
    <w:div w:id="489949443">
      <w:bodyDiv w:val="1"/>
      <w:marLeft w:val="0"/>
      <w:marRight w:val="0"/>
      <w:marTop w:val="0"/>
      <w:marBottom w:val="0"/>
      <w:divBdr>
        <w:top w:val="none" w:sz="0" w:space="0" w:color="auto"/>
        <w:left w:val="none" w:sz="0" w:space="0" w:color="auto"/>
        <w:bottom w:val="none" w:sz="0" w:space="0" w:color="auto"/>
        <w:right w:val="none" w:sz="0" w:space="0" w:color="auto"/>
      </w:divBdr>
    </w:div>
    <w:div w:id="490414180">
      <w:bodyDiv w:val="1"/>
      <w:marLeft w:val="0"/>
      <w:marRight w:val="0"/>
      <w:marTop w:val="0"/>
      <w:marBottom w:val="0"/>
      <w:divBdr>
        <w:top w:val="none" w:sz="0" w:space="0" w:color="auto"/>
        <w:left w:val="none" w:sz="0" w:space="0" w:color="auto"/>
        <w:bottom w:val="none" w:sz="0" w:space="0" w:color="auto"/>
        <w:right w:val="none" w:sz="0" w:space="0" w:color="auto"/>
      </w:divBdr>
    </w:div>
    <w:div w:id="490415990">
      <w:bodyDiv w:val="1"/>
      <w:marLeft w:val="0"/>
      <w:marRight w:val="0"/>
      <w:marTop w:val="0"/>
      <w:marBottom w:val="0"/>
      <w:divBdr>
        <w:top w:val="none" w:sz="0" w:space="0" w:color="auto"/>
        <w:left w:val="none" w:sz="0" w:space="0" w:color="auto"/>
        <w:bottom w:val="none" w:sz="0" w:space="0" w:color="auto"/>
        <w:right w:val="none" w:sz="0" w:space="0" w:color="auto"/>
      </w:divBdr>
    </w:div>
    <w:div w:id="490680530">
      <w:bodyDiv w:val="1"/>
      <w:marLeft w:val="0"/>
      <w:marRight w:val="0"/>
      <w:marTop w:val="0"/>
      <w:marBottom w:val="0"/>
      <w:divBdr>
        <w:top w:val="none" w:sz="0" w:space="0" w:color="auto"/>
        <w:left w:val="none" w:sz="0" w:space="0" w:color="auto"/>
        <w:bottom w:val="none" w:sz="0" w:space="0" w:color="auto"/>
        <w:right w:val="none" w:sz="0" w:space="0" w:color="auto"/>
      </w:divBdr>
    </w:div>
    <w:div w:id="490684212">
      <w:bodyDiv w:val="1"/>
      <w:marLeft w:val="0"/>
      <w:marRight w:val="0"/>
      <w:marTop w:val="0"/>
      <w:marBottom w:val="0"/>
      <w:divBdr>
        <w:top w:val="none" w:sz="0" w:space="0" w:color="auto"/>
        <w:left w:val="none" w:sz="0" w:space="0" w:color="auto"/>
        <w:bottom w:val="none" w:sz="0" w:space="0" w:color="auto"/>
        <w:right w:val="none" w:sz="0" w:space="0" w:color="auto"/>
      </w:divBdr>
    </w:div>
    <w:div w:id="492718563">
      <w:bodyDiv w:val="1"/>
      <w:marLeft w:val="0"/>
      <w:marRight w:val="0"/>
      <w:marTop w:val="0"/>
      <w:marBottom w:val="0"/>
      <w:divBdr>
        <w:top w:val="none" w:sz="0" w:space="0" w:color="auto"/>
        <w:left w:val="none" w:sz="0" w:space="0" w:color="auto"/>
        <w:bottom w:val="none" w:sz="0" w:space="0" w:color="auto"/>
        <w:right w:val="none" w:sz="0" w:space="0" w:color="auto"/>
      </w:divBdr>
    </w:div>
    <w:div w:id="492724433">
      <w:bodyDiv w:val="1"/>
      <w:marLeft w:val="0"/>
      <w:marRight w:val="0"/>
      <w:marTop w:val="0"/>
      <w:marBottom w:val="0"/>
      <w:divBdr>
        <w:top w:val="none" w:sz="0" w:space="0" w:color="auto"/>
        <w:left w:val="none" w:sz="0" w:space="0" w:color="auto"/>
        <w:bottom w:val="none" w:sz="0" w:space="0" w:color="auto"/>
        <w:right w:val="none" w:sz="0" w:space="0" w:color="auto"/>
      </w:divBdr>
    </w:div>
    <w:div w:id="493181459">
      <w:bodyDiv w:val="1"/>
      <w:marLeft w:val="0"/>
      <w:marRight w:val="0"/>
      <w:marTop w:val="0"/>
      <w:marBottom w:val="0"/>
      <w:divBdr>
        <w:top w:val="none" w:sz="0" w:space="0" w:color="auto"/>
        <w:left w:val="none" w:sz="0" w:space="0" w:color="auto"/>
        <w:bottom w:val="none" w:sz="0" w:space="0" w:color="auto"/>
        <w:right w:val="none" w:sz="0" w:space="0" w:color="auto"/>
      </w:divBdr>
    </w:div>
    <w:div w:id="494034101">
      <w:bodyDiv w:val="1"/>
      <w:marLeft w:val="0"/>
      <w:marRight w:val="0"/>
      <w:marTop w:val="0"/>
      <w:marBottom w:val="0"/>
      <w:divBdr>
        <w:top w:val="none" w:sz="0" w:space="0" w:color="auto"/>
        <w:left w:val="none" w:sz="0" w:space="0" w:color="auto"/>
        <w:bottom w:val="none" w:sz="0" w:space="0" w:color="auto"/>
        <w:right w:val="none" w:sz="0" w:space="0" w:color="auto"/>
      </w:divBdr>
    </w:div>
    <w:div w:id="494147262">
      <w:bodyDiv w:val="1"/>
      <w:marLeft w:val="0"/>
      <w:marRight w:val="0"/>
      <w:marTop w:val="0"/>
      <w:marBottom w:val="0"/>
      <w:divBdr>
        <w:top w:val="none" w:sz="0" w:space="0" w:color="auto"/>
        <w:left w:val="none" w:sz="0" w:space="0" w:color="auto"/>
        <w:bottom w:val="none" w:sz="0" w:space="0" w:color="auto"/>
        <w:right w:val="none" w:sz="0" w:space="0" w:color="auto"/>
      </w:divBdr>
    </w:div>
    <w:div w:id="495808548">
      <w:bodyDiv w:val="1"/>
      <w:marLeft w:val="0"/>
      <w:marRight w:val="0"/>
      <w:marTop w:val="0"/>
      <w:marBottom w:val="0"/>
      <w:divBdr>
        <w:top w:val="none" w:sz="0" w:space="0" w:color="auto"/>
        <w:left w:val="none" w:sz="0" w:space="0" w:color="auto"/>
        <w:bottom w:val="none" w:sz="0" w:space="0" w:color="auto"/>
        <w:right w:val="none" w:sz="0" w:space="0" w:color="auto"/>
      </w:divBdr>
    </w:div>
    <w:div w:id="496387153">
      <w:bodyDiv w:val="1"/>
      <w:marLeft w:val="0"/>
      <w:marRight w:val="0"/>
      <w:marTop w:val="0"/>
      <w:marBottom w:val="0"/>
      <w:divBdr>
        <w:top w:val="none" w:sz="0" w:space="0" w:color="auto"/>
        <w:left w:val="none" w:sz="0" w:space="0" w:color="auto"/>
        <w:bottom w:val="none" w:sz="0" w:space="0" w:color="auto"/>
        <w:right w:val="none" w:sz="0" w:space="0" w:color="auto"/>
      </w:divBdr>
    </w:div>
    <w:div w:id="499392025">
      <w:bodyDiv w:val="1"/>
      <w:marLeft w:val="0"/>
      <w:marRight w:val="0"/>
      <w:marTop w:val="0"/>
      <w:marBottom w:val="0"/>
      <w:divBdr>
        <w:top w:val="none" w:sz="0" w:space="0" w:color="auto"/>
        <w:left w:val="none" w:sz="0" w:space="0" w:color="auto"/>
        <w:bottom w:val="none" w:sz="0" w:space="0" w:color="auto"/>
        <w:right w:val="none" w:sz="0" w:space="0" w:color="auto"/>
      </w:divBdr>
    </w:div>
    <w:div w:id="500121401">
      <w:bodyDiv w:val="1"/>
      <w:marLeft w:val="0"/>
      <w:marRight w:val="0"/>
      <w:marTop w:val="0"/>
      <w:marBottom w:val="0"/>
      <w:divBdr>
        <w:top w:val="none" w:sz="0" w:space="0" w:color="auto"/>
        <w:left w:val="none" w:sz="0" w:space="0" w:color="auto"/>
        <w:bottom w:val="none" w:sz="0" w:space="0" w:color="auto"/>
        <w:right w:val="none" w:sz="0" w:space="0" w:color="auto"/>
      </w:divBdr>
    </w:div>
    <w:div w:id="500391909">
      <w:bodyDiv w:val="1"/>
      <w:marLeft w:val="0"/>
      <w:marRight w:val="0"/>
      <w:marTop w:val="0"/>
      <w:marBottom w:val="0"/>
      <w:divBdr>
        <w:top w:val="none" w:sz="0" w:space="0" w:color="auto"/>
        <w:left w:val="none" w:sz="0" w:space="0" w:color="auto"/>
        <w:bottom w:val="none" w:sz="0" w:space="0" w:color="auto"/>
        <w:right w:val="none" w:sz="0" w:space="0" w:color="auto"/>
      </w:divBdr>
    </w:div>
    <w:div w:id="500583696">
      <w:bodyDiv w:val="1"/>
      <w:marLeft w:val="0"/>
      <w:marRight w:val="0"/>
      <w:marTop w:val="0"/>
      <w:marBottom w:val="0"/>
      <w:divBdr>
        <w:top w:val="none" w:sz="0" w:space="0" w:color="auto"/>
        <w:left w:val="none" w:sz="0" w:space="0" w:color="auto"/>
        <w:bottom w:val="none" w:sz="0" w:space="0" w:color="auto"/>
        <w:right w:val="none" w:sz="0" w:space="0" w:color="auto"/>
      </w:divBdr>
    </w:div>
    <w:div w:id="502163771">
      <w:bodyDiv w:val="1"/>
      <w:marLeft w:val="0"/>
      <w:marRight w:val="0"/>
      <w:marTop w:val="0"/>
      <w:marBottom w:val="0"/>
      <w:divBdr>
        <w:top w:val="none" w:sz="0" w:space="0" w:color="auto"/>
        <w:left w:val="none" w:sz="0" w:space="0" w:color="auto"/>
        <w:bottom w:val="none" w:sz="0" w:space="0" w:color="auto"/>
        <w:right w:val="none" w:sz="0" w:space="0" w:color="auto"/>
      </w:divBdr>
    </w:div>
    <w:div w:id="503395109">
      <w:bodyDiv w:val="1"/>
      <w:marLeft w:val="0"/>
      <w:marRight w:val="0"/>
      <w:marTop w:val="0"/>
      <w:marBottom w:val="0"/>
      <w:divBdr>
        <w:top w:val="none" w:sz="0" w:space="0" w:color="auto"/>
        <w:left w:val="none" w:sz="0" w:space="0" w:color="auto"/>
        <w:bottom w:val="none" w:sz="0" w:space="0" w:color="auto"/>
        <w:right w:val="none" w:sz="0" w:space="0" w:color="auto"/>
      </w:divBdr>
    </w:div>
    <w:div w:id="503908651">
      <w:bodyDiv w:val="1"/>
      <w:marLeft w:val="0"/>
      <w:marRight w:val="0"/>
      <w:marTop w:val="0"/>
      <w:marBottom w:val="0"/>
      <w:divBdr>
        <w:top w:val="none" w:sz="0" w:space="0" w:color="auto"/>
        <w:left w:val="none" w:sz="0" w:space="0" w:color="auto"/>
        <w:bottom w:val="none" w:sz="0" w:space="0" w:color="auto"/>
        <w:right w:val="none" w:sz="0" w:space="0" w:color="auto"/>
      </w:divBdr>
    </w:div>
    <w:div w:id="504051852">
      <w:bodyDiv w:val="1"/>
      <w:marLeft w:val="0"/>
      <w:marRight w:val="0"/>
      <w:marTop w:val="0"/>
      <w:marBottom w:val="0"/>
      <w:divBdr>
        <w:top w:val="none" w:sz="0" w:space="0" w:color="auto"/>
        <w:left w:val="none" w:sz="0" w:space="0" w:color="auto"/>
        <w:bottom w:val="none" w:sz="0" w:space="0" w:color="auto"/>
        <w:right w:val="none" w:sz="0" w:space="0" w:color="auto"/>
      </w:divBdr>
    </w:div>
    <w:div w:id="504630367">
      <w:bodyDiv w:val="1"/>
      <w:marLeft w:val="0"/>
      <w:marRight w:val="0"/>
      <w:marTop w:val="0"/>
      <w:marBottom w:val="0"/>
      <w:divBdr>
        <w:top w:val="none" w:sz="0" w:space="0" w:color="auto"/>
        <w:left w:val="none" w:sz="0" w:space="0" w:color="auto"/>
        <w:bottom w:val="none" w:sz="0" w:space="0" w:color="auto"/>
        <w:right w:val="none" w:sz="0" w:space="0" w:color="auto"/>
      </w:divBdr>
    </w:div>
    <w:div w:id="505828463">
      <w:bodyDiv w:val="1"/>
      <w:marLeft w:val="0"/>
      <w:marRight w:val="0"/>
      <w:marTop w:val="0"/>
      <w:marBottom w:val="0"/>
      <w:divBdr>
        <w:top w:val="none" w:sz="0" w:space="0" w:color="auto"/>
        <w:left w:val="none" w:sz="0" w:space="0" w:color="auto"/>
        <w:bottom w:val="none" w:sz="0" w:space="0" w:color="auto"/>
        <w:right w:val="none" w:sz="0" w:space="0" w:color="auto"/>
      </w:divBdr>
    </w:div>
    <w:div w:id="506136246">
      <w:bodyDiv w:val="1"/>
      <w:marLeft w:val="0"/>
      <w:marRight w:val="0"/>
      <w:marTop w:val="0"/>
      <w:marBottom w:val="0"/>
      <w:divBdr>
        <w:top w:val="none" w:sz="0" w:space="0" w:color="auto"/>
        <w:left w:val="none" w:sz="0" w:space="0" w:color="auto"/>
        <w:bottom w:val="none" w:sz="0" w:space="0" w:color="auto"/>
        <w:right w:val="none" w:sz="0" w:space="0" w:color="auto"/>
      </w:divBdr>
    </w:div>
    <w:div w:id="506991233">
      <w:bodyDiv w:val="1"/>
      <w:marLeft w:val="0"/>
      <w:marRight w:val="0"/>
      <w:marTop w:val="0"/>
      <w:marBottom w:val="0"/>
      <w:divBdr>
        <w:top w:val="none" w:sz="0" w:space="0" w:color="auto"/>
        <w:left w:val="none" w:sz="0" w:space="0" w:color="auto"/>
        <w:bottom w:val="none" w:sz="0" w:space="0" w:color="auto"/>
        <w:right w:val="none" w:sz="0" w:space="0" w:color="auto"/>
      </w:divBdr>
    </w:div>
    <w:div w:id="507789714">
      <w:bodyDiv w:val="1"/>
      <w:marLeft w:val="0"/>
      <w:marRight w:val="0"/>
      <w:marTop w:val="0"/>
      <w:marBottom w:val="0"/>
      <w:divBdr>
        <w:top w:val="none" w:sz="0" w:space="0" w:color="auto"/>
        <w:left w:val="none" w:sz="0" w:space="0" w:color="auto"/>
        <w:bottom w:val="none" w:sz="0" w:space="0" w:color="auto"/>
        <w:right w:val="none" w:sz="0" w:space="0" w:color="auto"/>
      </w:divBdr>
    </w:div>
    <w:div w:id="508107287">
      <w:bodyDiv w:val="1"/>
      <w:marLeft w:val="0"/>
      <w:marRight w:val="0"/>
      <w:marTop w:val="0"/>
      <w:marBottom w:val="0"/>
      <w:divBdr>
        <w:top w:val="none" w:sz="0" w:space="0" w:color="auto"/>
        <w:left w:val="none" w:sz="0" w:space="0" w:color="auto"/>
        <w:bottom w:val="none" w:sz="0" w:space="0" w:color="auto"/>
        <w:right w:val="none" w:sz="0" w:space="0" w:color="auto"/>
      </w:divBdr>
    </w:div>
    <w:div w:id="508108071">
      <w:bodyDiv w:val="1"/>
      <w:marLeft w:val="0"/>
      <w:marRight w:val="0"/>
      <w:marTop w:val="0"/>
      <w:marBottom w:val="0"/>
      <w:divBdr>
        <w:top w:val="none" w:sz="0" w:space="0" w:color="auto"/>
        <w:left w:val="none" w:sz="0" w:space="0" w:color="auto"/>
        <w:bottom w:val="none" w:sz="0" w:space="0" w:color="auto"/>
        <w:right w:val="none" w:sz="0" w:space="0" w:color="auto"/>
      </w:divBdr>
    </w:div>
    <w:div w:id="509872356">
      <w:bodyDiv w:val="1"/>
      <w:marLeft w:val="0"/>
      <w:marRight w:val="0"/>
      <w:marTop w:val="0"/>
      <w:marBottom w:val="0"/>
      <w:divBdr>
        <w:top w:val="none" w:sz="0" w:space="0" w:color="auto"/>
        <w:left w:val="none" w:sz="0" w:space="0" w:color="auto"/>
        <w:bottom w:val="none" w:sz="0" w:space="0" w:color="auto"/>
        <w:right w:val="none" w:sz="0" w:space="0" w:color="auto"/>
      </w:divBdr>
    </w:div>
    <w:div w:id="510605863">
      <w:bodyDiv w:val="1"/>
      <w:marLeft w:val="0"/>
      <w:marRight w:val="0"/>
      <w:marTop w:val="0"/>
      <w:marBottom w:val="0"/>
      <w:divBdr>
        <w:top w:val="none" w:sz="0" w:space="0" w:color="auto"/>
        <w:left w:val="none" w:sz="0" w:space="0" w:color="auto"/>
        <w:bottom w:val="none" w:sz="0" w:space="0" w:color="auto"/>
        <w:right w:val="none" w:sz="0" w:space="0" w:color="auto"/>
      </w:divBdr>
    </w:div>
    <w:div w:id="510875516">
      <w:bodyDiv w:val="1"/>
      <w:marLeft w:val="0"/>
      <w:marRight w:val="0"/>
      <w:marTop w:val="0"/>
      <w:marBottom w:val="0"/>
      <w:divBdr>
        <w:top w:val="none" w:sz="0" w:space="0" w:color="auto"/>
        <w:left w:val="none" w:sz="0" w:space="0" w:color="auto"/>
        <w:bottom w:val="none" w:sz="0" w:space="0" w:color="auto"/>
        <w:right w:val="none" w:sz="0" w:space="0" w:color="auto"/>
      </w:divBdr>
    </w:div>
    <w:div w:id="512889218">
      <w:bodyDiv w:val="1"/>
      <w:marLeft w:val="0"/>
      <w:marRight w:val="0"/>
      <w:marTop w:val="0"/>
      <w:marBottom w:val="0"/>
      <w:divBdr>
        <w:top w:val="none" w:sz="0" w:space="0" w:color="auto"/>
        <w:left w:val="none" w:sz="0" w:space="0" w:color="auto"/>
        <w:bottom w:val="none" w:sz="0" w:space="0" w:color="auto"/>
        <w:right w:val="none" w:sz="0" w:space="0" w:color="auto"/>
      </w:divBdr>
    </w:div>
    <w:div w:id="513230243">
      <w:bodyDiv w:val="1"/>
      <w:marLeft w:val="0"/>
      <w:marRight w:val="0"/>
      <w:marTop w:val="0"/>
      <w:marBottom w:val="0"/>
      <w:divBdr>
        <w:top w:val="none" w:sz="0" w:space="0" w:color="auto"/>
        <w:left w:val="none" w:sz="0" w:space="0" w:color="auto"/>
        <w:bottom w:val="none" w:sz="0" w:space="0" w:color="auto"/>
        <w:right w:val="none" w:sz="0" w:space="0" w:color="auto"/>
      </w:divBdr>
    </w:div>
    <w:div w:id="513570645">
      <w:bodyDiv w:val="1"/>
      <w:marLeft w:val="0"/>
      <w:marRight w:val="0"/>
      <w:marTop w:val="0"/>
      <w:marBottom w:val="0"/>
      <w:divBdr>
        <w:top w:val="none" w:sz="0" w:space="0" w:color="auto"/>
        <w:left w:val="none" w:sz="0" w:space="0" w:color="auto"/>
        <w:bottom w:val="none" w:sz="0" w:space="0" w:color="auto"/>
        <w:right w:val="none" w:sz="0" w:space="0" w:color="auto"/>
      </w:divBdr>
    </w:div>
    <w:div w:id="514151210">
      <w:bodyDiv w:val="1"/>
      <w:marLeft w:val="0"/>
      <w:marRight w:val="0"/>
      <w:marTop w:val="0"/>
      <w:marBottom w:val="0"/>
      <w:divBdr>
        <w:top w:val="none" w:sz="0" w:space="0" w:color="auto"/>
        <w:left w:val="none" w:sz="0" w:space="0" w:color="auto"/>
        <w:bottom w:val="none" w:sz="0" w:space="0" w:color="auto"/>
        <w:right w:val="none" w:sz="0" w:space="0" w:color="auto"/>
      </w:divBdr>
    </w:div>
    <w:div w:id="514223911">
      <w:bodyDiv w:val="1"/>
      <w:marLeft w:val="0"/>
      <w:marRight w:val="0"/>
      <w:marTop w:val="0"/>
      <w:marBottom w:val="0"/>
      <w:divBdr>
        <w:top w:val="none" w:sz="0" w:space="0" w:color="auto"/>
        <w:left w:val="none" w:sz="0" w:space="0" w:color="auto"/>
        <w:bottom w:val="none" w:sz="0" w:space="0" w:color="auto"/>
        <w:right w:val="none" w:sz="0" w:space="0" w:color="auto"/>
      </w:divBdr>
    </w:div>
    <w:div w:id="514808289">
      <w:bodyDiv w:val="1"/>
      <w:marLeft w:val="0"/>
      <w:marRight w:val="0"/>
      <w:marTop w:val="0"/>
      <w:marBottom w:val="0"/>
      <w:divBdr>
        <w:top w:val="none" w:sz="0" w:space="0" w:color="auto"/>
        <w:left w:val="none" w:sz="0" w:space="0" w:color="auto"/>
        <w:bottom w:val="none" w:sz="0" w:space="0" w:color="auto"/>
        <w:right w:val="none" w:sz="0" w:space="0" w:color="auto"/>
      </w:divBdr>
    </w:div>
    <w:div w:id="515341539">
      <w:bodyDiv w:val="1"/>
      <w:marLeft w:val="0"/>
      <w:marRight w:val="0"/>
      <w:marTop w:val="0"/>
      <w:marBottom w:val="0"/>
      <w:divBdr>
        <w:top w:val="none" w:sz="0" w:space="0" w:color="auto"/>
        <w:left w:val="none" w:sz="0" w:space="0" w:color="auto"/>
        <w:bottom w:val="none" w:sz="0" w:space="0" w:color="auto"/>
        <w:right w:val="none" w:sz="0" w:space="0" w:color="auto"/>
      </w:divBdr>
    </w:div>
    <w:div w:id="515919885">
      <w:bodyDiv w:val="1"/>
      <w:marLeft w:val="0"/>
      <w:marRight w:val="0"/>
      <w:marTop w:val="0"/>
      <w:marBottom w:val="0"/>
      <w:divBdr>
        <w:top w:val="none" w:sz="0" w:space="0" w:color="auto"/>
        <w:left w:val="none" w:sz="0" w:space="0" w:color="auto"/>
        <w:bottom w:val="none" w:sz="0" w:space="0" w:color="auto"/>
        <w:right w:val="none" w:sz="0" w:space="0" w:color="auto"/>
      </w:divBdr>
    </w:div>
    <w:div w:id="515965198">
      <w:bodyDiv w:val="1"/>
      <w:marLeft w:val="0"/>
      <w:marRight w:val="0"/>
      <w:marTop w:val="0"/>
      <w:marBottom w:val="0"/>
      <w:divBdr>
        <w:top w:val="none" w:sz="0" w:space="0" w:color="auto"/>
        <w:left w:val="none" w:sz="0" w:space="0" w:color="auto"/>
        <w:bottom w:val="none" w:sz="0" w:space="0" w:color="auto"/>
        <w:right w:val="none" w:sz="0" w:space="0" w:color="auto"/>
      </w:divBdr>
    </w:div>
    <w:div w:id="516113668">
      <w:bodyDiv w:val="1"/>
      <w:marLeft w:val="0"/>
      <w:marRight w:val="0"/>
      <w:marTop w:val="0"/>
      <w:marBottom w:val="0"/>
      <w:divBdr>
        <w:top w:val="none" w:sz="0" w:space="0" w:color="auto"/>
        <w:left w:val="none" w:sz="0" w:space="0" w:color="auto"/>
        <w:bottom w:val="none" w:sz="0" w:space="0" w:color="auto"/>
        <w:right w:val="none" w:sz="0" w:space="0" w:color="auto"/>
      </w:divBdr>
    </w:div>
    <w:div w:id="517544490">
      <w:bodyDiv w:val="1"/>
      <w:marLeft w:val="0"/>
      <w:marRight w:val="0"/>
      <w:marTop w:val="0"/>
      <w:marBottom w:val="0"/>
      <w:divBdr>
        <w:top w:val="none" w:sz="0" w:space="0" w:color="auto"/>
        <w:left w:val="none" w:sz="0" w:space="0" w:color="auto"/>
        <w:bottom w:val="none" w:sz="0" w:space="0" w:color="auto"/>
        <w:right w:val="none" w:sz="0" w:space="0" w:color="auto"/>
      </w:divBdr>
    </w:div>
    <w:div w:id="518085159">
      <w:bodyDiv w:val="1"/>
      <w:marLeft w:val="0"/>
      <w:marRight w:val="0"/>
      <w:marTop w:val="0"/>
      <w:marBottom w:val="0"/>
      <w:divBdr>
        <w:top w:val="none" w:sz="0" w:space="0" w:color="auto"/>
        <w:left w:val="none" w:sz="0" w:space="0" w:color="auto"/>
        <w:bottom w:val="none" w:sz="0" w:space="0" w:color="auto"/>
        <w:right w:val="none" w:sz="0" w:space="0" w:color="auto"/>
      </w:divBdr>
    </w:div>
    <w:div w:id="519439635">
      <w:bodyDiv w:val="1"/>
      <w:marLeft w:val="0"/>
      <w:marRight w:val="0"/>
      <w:marTop w:val="0"/>
      <w:marBottom w:val="0"/>
      <w:divBdr>
        <w:top w:val="none" w:sz="0" w:space="0" w:color="auto"/>
        <w:left w:val="none" w:sz="0" w:space="0" w:color="auto"/>
        <w:bottom w:val="none" w:sz="0" w:space="0" w:color="auto"/>
        <w:right w:val="none" w:sz="0" w:space="0" w:color="auto"/>
      </w:divBdr>
    </w:div>
    <w:div w:id="519667132">
      <w:bodyDiv w:val="1"/>
      <w:marLeft w:val="0"/>
      <w:marRight w:val="0"/>
      <w:marTop w:val="0"/>
      <w:marBottom w:val="0"/>
      <w:divBdr>
        <w:top w:val="none" w:sz="0" w:space="0" w:color="auto"/>
        <w:left w:val="none" w:sz="0" w:space="0" w:color="auto"/>
        <w:bottom w:val="none" w:sz="0" w:space="0" w:color="auto"/>
        <w:right w:val="none" w:sz="0" w:space="0" w:color="auto"/>
      </w:divBdr>
    </w:div>
    <w:div w:id="520123961">
      <w:bodyDiv w:val="1"/>
      <w:marLeft w:val="0"/>
      <w:marRight w:val="0"/>
      <w:marTop w:val="0"/>
      <w:marBottom w:val="0"/>
      <w:divBdr>
        <w:top w:val="none" w:sz="0" w:space="0" w:color="auto"/>
        <w:left w:val="none" w:sz="0" w:space="0" w:color="auto"/>
        <w:bottom w:val="none" w:sz="0" w:space="0" w:color="auto"/>
        <w:right w:val="none" w:sz="0" w:space="0" w:color="auto"/>
      </w:divBdr>
    </w:div>
    <w:div w:id="520322251">
      <w:bodyDiv w:val="1"/>
      <w:marLeft w:val="0"/>
      <w:marRight w:val="0"/>
      <w:marTop w:val="0"/>
      <w:marBottom w:val="0"/>
      <w:divBdr>
        <w:top w:val="none" w:sz="0" w:space="0" w:color="auto"/>
        <w:left w:val="none" w:sz="0" w:space="0" w:color="auto"/>
        <w:bottom w:val="none" w:sz="0" w:space="0" w:color="auto"/>
        <w:right w:val="none" w:sz="0" w:space="0" w:color="auto"/>
      </w:divBdr>
    </w:div>
    <w:div w:id="520584770">
      <w:bodyDiv w:val="1"/>
      <w:marLeft w:val="0"/>
      <w:marRight w:val="0"/>
      <w:marTop w:val="0"/>
      <w:marBottom w:val="0"/>
      <w:divBdr>
        <w:top w:val="none" w:sz="0" w:space="0" w:color="auto"/>
        <w:left w:val="none" w:sz="0" w:space="0" w:color="auto"/>
        <w:bottom w:val="none" w:sz="0" w:space="0" w:color="auto"/>
        <w:right w:val="none" w:sz="0" w:space="0" w:color="auto"/>
      </w:divBdr>
    </w:div>
    <w:div w:id="521020219">
      <w:bodyDiv w:val="1"/>
      <w:marLeft w:val="0"/>
      <w:marRight w:val="0"/>
      <w:marTop w:val="0"/>
      <w:marBottom w:val="0"/>
      <w:divBdr>
        <w:top w:val="none" w:sz="0" w:space="0" w:color="auto"/>
        <w:left w:val="none" w:sz="0" w:space="0" w:color="auto"/>
        <w:bottom w:val="none" w:sz="0" w:space="0" w:color="auto"/>
        <w:right w:val="none" w:sz="0" w:space="0" w:color="auto"/>
      </w:divBdr>
    </w:div>
    <w:div w:id="523325569">
      <w:bodyDiv w:val="1"/>
      <w:marLeft w:val="0"/>
      <w:marRight w:val="0"/>
      <w:marTop w:val="0"/>
      <w:marBottom w:val="0"/>
      <w:divBdr>
        <w:top w:val="none" w:sz="0" w:space="0" w:color="auto"/>
        <w:left w:val="none" w:sz="0" w:space="0" w:color="auto"/>
        <w:bottom w:val="none" w:sz="0" w:space="0" w:color="auto"/>
        <w:right w:val="none" w:sz="0" w:space="0" w:color="auto"/>
      </w:divBdr>
    </w:div>
    <w:div w:id="524438961">
      <w:bodyDiv w:val="1"/>
      <w:marLeft w:val="0"/>
      <w:marRight w:val="0"/>
      <w:marTop w:val="0"/>
      <w:marBottom w:val="0"/>
      <w:divBdr>
        <w:top w:val="none" w:sz="0" w:space="0" w:color="auto"/>
        <w:left w:val="none" w:sz="0" w:space="0" w:color="auto"/>
        <w:bottom w:val="none" w:sz="0" w:space="0" w:color="auto"/>
        <w:right w:val="none" w:sz="0" w:space="0" w:color="auto"/>
      </w:divBdr>
    </w:div>
    <w:div w:id="524440638">
      <w:bodyDiv w:val="1"/>
      <w:marLeft w:val="0"/>
      <w:marRight w:val="0"/>
      <w:marTop w:val="0"/>
      <w:marBottom w:val="0"/>
      <w:divBdr>
        <w:top w:val="none" w:sz="0" w:space="0" w:color="auto"/>
        <w:left w:val="none" w:sz="0" w:space="0" w:color="auto"/>
        <w:bottom w:val="none" w:sz="0" w:space="0" w:color="auto"/>
        <w:right w:val="none" w:sz="0" w:space="0" w:color="auto"/>
      </w:divBdr>
    </w:div>
    <w:div w:id="524487638">
      <w:bodyDiv w:val="1"/>
      <w:marLeft w:val="0"/>
      <w:marRight w:val="0"/>
      <w:marTop w:val="0"/>
      <w:marBottom w:val="0"/>
      <w:divBdr>
        <w:top w:val="none" w:sz="0" w:space="0" w:color="auto"/>
        <w:left w:val="none" w:sz="0" w:space="0" w:color="auto"/>
        <w:bottom w:val="none" w:sz="0" w:space="0" w:color="auto"/>
        <w:right w:val="none" w:sz="0" w:space="0" w:color="auto"/>
      </w:divBdr>
    </w:div>
    <w:div w:id="526407807">
      <w:bodyDiv w:val="1"/>
      <w:marLeft w:val="0"/>
      <w:marRight w:val="0"/>
      <w:marTop w:val="0"/>
      <w:marBottom w:val="0"/>
      <w:divBdr>
        <w:top w:val="none" w:sz="0" w:space="0" w:color="auto"/>
        <w:left w:val="none" w:sz="0" w:space="0" w:color="auto"/>
        <w:bottom w:val="none" w:sz="0" w:space="0" w:color="auto"/>
        <w:right w:val="none" w:sz="0" w:space="0" w:color="auto"/>
      </w:divBdr>
    </w:div>
    <w:div w:id="526523086">
      <w:bodyDiv w:val="1"/>
      <w:marLeft w:val="0"/>
      <w:marRight w:val="0"/>
      <w:marTop w:val="0"/>
      <w:marBottom w:val="0"/>
      <w:divBdr>
        <w:top w:val="none" w:sz="0" w:space="0" w:color="auto"/>
        <w:left w:val="none" w:sz="0" w:space="0" w:color="auto"/>
        <w:bottom w:val="none" w:sz="0" w:space="0" w:color="auto"/>
        <w:right w:val="none" w:sz="0" w:space="0" w:color="auto"/>
      </w:divBdr>
    </w:div>
    <w:div w:id="526531450">
      <w:bodyDiv w:val="1"/>
      <w:marLeft w:val="0"/>
      <w:marRight w:val="0"/>
      <w:marTop w:val="0"/>
      <w:marBottom w:val="0"/>
      <w:divBdr>
        <w:top w:val="none" w:sz="0" w:space="0" w:color="auto"/>
        <w:left w:val="none" w:sz="0" w:space="0" w:color="auto"/>
        <w:bottom w:val="none" w:sz="0" w:space="0" w:color="auto"/>
        <w:right w:val="none" w:sz="0" w:space="0" w:color="auto"/>
      </w:divBdr>
    </w:div>
    <w:div w:id="526873734">
      <w:bodyDiv w:val="1"/>
      <w:marLeft w:val="0"/>
      <w:marRight w:val="0"/>
      <w:marTop w:val="0"/>
      <w:marBottom w:val="0"/>
      <w:divBdr>
        <w:top w:val="none" w:sz="0" w:space="0" w:color="auto"/>
        <w:left w:val="none" w:sz="0" w:space="0" w:color="auto"/>
        <w:bottom w:val="none" w:sz="0" w:space="0" w:color="auto"/>
        <w:right w:val="none" w:sz="0" w:space="0" w:color="auto"/>
      </w:divBdr>
    </w:div>
    <w:div w:id="527372614">
      <w:bodyDiv w:val="1"/>
      <w:marLeft w:val="0"/>
      <w:marRight w:val="0"/>
      <w:marTop w:val="0"/>
      <w:marBottom w:val="0"/>
      <w:divBdr>
        <w:top w:val="none" w:sz="0" w:space="0" w:color="auto"/>
        <w:left w:val="none" w:sz="0" w:space="0" w:color="auto"/>
        <w:bottom w:val="none" w:sz="0" w:space="0" w:color="auto"/>
        <w:right w:val="none" w:sz="0" w:space="0" w:color="auto"/>
      </w:divBdr>
    </w:div>
    <w:div w:id="528682470">
      <w:bodyDiv w:val="1"/>
      <w:marLeft w:val="0"/>
      <w:marRight w:val="0"/>
      <w:marTop w:val="0"/>
      <w:marBottom w:val="0"/>
      <w:divBdr>
        <w:top w:val="none" w:sz="0" w:space="0" w:color="auto"/>
        <w:left w:val="none" w:sz="0" w:space="0" w:color="auto"/>
        <w:bottom w:val="none" w:sz="0" w:space="0" w:color="auto"/>
        <w:right w:val="none" w:sz="0" w:space="0" w:color="auto"/>
      </w:divBdr>
    </w:div>
    <w:div w:id="529416284">
      <w:bodyDiv w:val="1"/>
      <w:marLeft w:val="0"/>
      <w:marRight w:val="0"/>
      <w:marTop w:val="0"/>
      <w:marBottom w:val="0"/>
      <w:divBdr>
        <w:top w:val="none" w:sz="0" w:space="0" w:color="auto"/>
        <w:left w:val="none" w:sz="0" w:space="0" w:color="auto"/>
        <w:bottom w:val="none" w:sz="0" w:space="0" w:color="auto"/>
        <w:right w:val="none" w:sz="0" w:space="0" w:color="auto"/>
      </w:divBdr>
    </w:div>
    <w:div w:id="531502420">
      <w:bodyDiv w:val="1"/>
      <w:marLeft w:val="0"/>
      <w:marRight w:val="0"/>
      <w:marTop w:val="0"/>
      <w:marBottom w:val="0"/>
      <w:divBdr>
        <w:top w:val="none" w:sz="0" w:space="0" w:color="auto"/>
        <w:left w:val="none" w:sz="0" w:space="0" w:color="auto"/>
        <w:bottom w:val="none" w:sz="0" w:space="0" w:color="auto"/>
        <w:right w:val="none" w:sz="0" w:space="0" w:color="auto"/>
      </w:divBdr>
    </w:div>
    <w:div w:id="532152883">
      <w:bodyDiv w:val="1"/>
      <w:marLeft w:val="0"/>
      <w:marRight w:val="0"/>
      <w:marTop w:val="0"/>
      <w:marBottom w:val="0"/>
      <w:divBdr>
        <w:top w:val="none" w:sz="0" w:space="0" w:color="auto"/>
        <w:left w:val="none" w:sz="0" w:space="0" w:color="auto"/>
        <w:bottom w:val="none" w:sz="0" w:space="0" w:color="auto"/>
        <w:right w:val="none" w:sz="0" w:space="0" w:color="auto"/>
      </w:divBdr>
    </w:div>
    <w:div w:id="532153604">
      <w:bodyDiv w:val="1"/>
      <w:marLeft w:val="0"/>
      <w:marRight w:val="0"/>
      <w:marTop w:val="0"/>
      <w:marBottom w:val="0"/>
      <w:divBdr>
        <w:top w:val="none" w:sz="0" w:space="0" w:color="auto"/>
        <w:left w:val="none" w:sz="0" w:space="0" w:color="auto"/>
        <w:bottom w:val="none" w:sz="0" w:space="0" w:color="auto"/>
        <w:right w:val="none" w:sz="0" w:space="0" w:color="auto"/>
      </w:divBdr>
    </w:div>
    <w:div w:id="533272664">
      <w:bodyDiv w:val="1"/>
      <w:marLeft w:val="0"/>
      <w:marRight w:val="0"/>
      <w:marTop w:val="0"/>
      <w:marBottom w:val="0"/>
      <w:divBdr>
        <w:top w:val="none" w:sz="0" w:space="0" w:color="auto"/>
        <w:left w:val="none" w:sz="0" w:space="0" w:color="auto"/>
        <w:bottom w:val="none" w:sz="0" w:space="0" w:color="auto"/>
        <w:right w:val="none" w:sz="0" w:space="0" w:color="auto"/>
      </w:divBdr>
    </w:div>
    <w:div w:id="534123440">
      <w:bodyDiv w:val="1"/>
      <w:marLeft w:val="0"/>
      <w:marRight w:val="0"/>
      <w:marTop w:val="0"/>
      <w:marBottom w:val="0"/>
      <w:divBdr>
        <w:top w:val="none" w:sz="0" w:space="0" w:color="auto"/>
        <w:left w:val="none" w:sz="0" w:space="0" w:color="auto"/>
        <w:bottom w:val="none" w:sz="0" w:space="0" w:color="auto"/>
        <w:right w:val="none" w:sz="0" w:space="0" w:color="auto"/>
      </w:divBdr>
    </w:div>
    <w:div w:id="534972712">
      <w:bodyDiv w:val="1"/>
      <w:marLeft w:val="0"/>
      <w:marRight w:val="0"/>
      <w:marTop w:val="0"/>
      <w:marBottom w:val="0"/>
      <w:divBdr>
        <w:top w:val="none" w:sz="0" w:space="0" w:color="auto"/>
        <w:left w:val="none" w:sz="0" w:space="0" w:color="auto"/>
        <w:bottom w:val="none" w:sz="0" w:space="0" w:color="auto"/>
        <w:right w:val="none" w:sz="0" w:space="0" w:color="auto"/>
      </w:divBdr>
    </w:div>
    <w:div w:id="537549242">
      <w:bodyDiv w:val="1"/>
      <w:marLeft w:val="0"/>
      <w:marRight w:val="0"/>
      <w:marTop w:val="0"/>
      <w:marBottom w:val="0"/>
      <w:divBdr>
        <w:top w:val="none" w:sz="0" w:space="0" w:color="auto"/>
        <w:left w:val="none" w:sz="0" w:space="0" w:color="auto"/>
        <w:bottom w:val="none" w:sz="0" w:space="0" w:color="auto"/>
        <w:right w:val="none" w:sz="0" w:space="0" w:color="auto"/>
      </w:divBdr>
    </w:div>
    <w:div w:id="540090418">
      <w:bodyDiv w:val="1"/>
      <w:marLeft w:val="0"/>
      <w:marRight w:val="0"/>
      <w:marTop w:val="0"/>
      <w:marBottom w:val="0"/>
      <w:divBdr>
        <w:top w:val="none" w:sz="0" w:space="0" w:color="auto"/>
        <w:left w:val="none" w:sz="0" w:space="0" w:color="auto"/>
        <w:bottom w:val="none" w:sz="0" w:space="0" w:color="auto"/>
        <w:right w:val="none" w:sz="0" w:space="0" w:color="auto"/>
      </w:divBdr>
    </w:div>
    <w:div w:id="540169557">
      <w:bodyDiv w:val="1"/>
      <w:marLeft w:val="0"/>
      <w:marRight w:val="0"/>
      <w:marTop w:val="0"/>
      <w:marBottom w:val="0"/>
      <w:divBdr>
        <w:top w:val="none" w:sz="0" w:space="0" w:color="auto"/>
        <w:left w:val="none" w:sz="0" w:space="0" w:color="auto"/>
        <w:bottom w:val="none" w:sz="0" w:space="0" w:color="auto"/>
        <w:right w:val="none" w:sz="0" w:space="0" w:color="auto"/>
      </w:divBdr>
    </w:div>
    <w:div w:id="540749486">
      <w:bodyDiv w:val="1"/>
      <w:marLeft w:val="0"/>
      <w:marRight w:val="0"/>
      <w:marTop w:val="0"/>
      <w:marBottom w:val="0"/>
      <w:divBdr>
        <w:top w:val="none" w:sz="0" w:space="0" w:color="auto"/>
        <w:left w:val="none" w:sz="0" w:space="0" w:color="auto"/>
        <w:bottom w:val="none" w:sz="0" w:space="0" w:color="auto"/>
        <w:right w:val="none" w:sz="0" w:space="0" w:color="auto"/>
      </w:divBdr>
    </w:div>
    <w:div w:id="540752115">
      <w:bodyDiv w:val="1"/>
      <w:marLeft w:val="0"/>
      <w:marRight w:val="0"/>
      <w:marTop w:val="0"/>
      <w:marBottom w:val="0"/>
      <w:divBdr>
        <w:top w:val="none" w:sz="0" w:space="0" w:color="auto"/>
        <w:left w:val="none" w:sz="0" w:space="0" w:color="auto"/>
        <w:bottom w:val="none" w:sz="0" w:space="0" w:color="auto"/>
        <w:right w:val="none" w:sz="0" w:space="0" w:color="auto"/>
      </w:divBdr>
    </w:div>
    <w:div w:id="541942246">
      <w:bodyDiv w:val="1"/>
      <w:marLeft w:val="0"/>
      <w:marRight w:val="0"/>
      <w:marTop w:val="0"/>
      <w:marBottom w:val="0"/>
      <w:divBdr>
        <w:top w:val="none" w:sz="0" w:space="0" w:color="auto"/>
        <w:left w:val="none" w:sz="0" w:space="0" w:color="auto"/>
        <w:bottom w:val="none" w:sz="0" w:space="0" w:color="auto"/>
        <w:right w:val="none" w:sz="0" w:space="0" w:color="auto"/>
      </w:divBdr>
    </w:div>
    <w:div w:id="542448749">
      <w:bodyDiv w:val="1"/>
      <w:marLeft w:val="0"/>
      <w:marRight w:val="0"/>
      <w:marTop w:val="0"/>
      <w:marBottom w:val="0"/>
      <w:divBdr>
        <w:top w:val="none" w:sz="0" w:space="0" w:color="auto"/>
        <w:left w:val="none" w:sz="0" w:space="0" w:color="auto"/>
        <w:bottom w:val="none" w:sz="0" w:space="0" w:color="auto"/>
        <w:right w:val="none" w:sz="0" w:space="0" w:color="auto"/>
      </w:divBdr>
    </w:div>
    <w:div w:id="543063324">
      <w:bodyDiv w:val="1"/>
      <w:marLeft w:val="0"/>
      <w:marRight w:val="0"/>
      <w:marTop w:val="0"/>
      <w:marBottom w:val="0"/>
      <w:divBdr>
        <w:top w:val="none" w:sz="0" w:space="0" w:color="auto"/>
        <w:left w:val="none" w:sz="0" w:space="0" w:color="auto"/>
        <w:bottom w:val="none" w:sz="0" w:space="0" w:color="auto"/>
        <w:right w:val="none" w:sz="0" w:space="0" w:color="auto"/>
      </w:divBdr>
    </w:div>
    <w:div w:id="545915307">
      <w:bodyDiv w:val="1"/>
      <w:marLeft w:val="0"/>
      <w:marRight w:val="0"/>
      <w:marTop w:val="0"/>
      <w:marBottom w:val="0"/>
      <w:divBdr>
        <w:top w:val="none" w:sz="0" w:space="0" w:color="auto"/>
        <w:left w:val="none" w:sz="0" w:space="0" w:color="auto"/>
        <w:bottom w:val="none" w:sz="0" w:space="0" w:color="auto"/>
        <w:right w:val="none" w:sz="0" w:space="0" w:color="auto"/>
      </w:divBdr>
    </w:div>
    <w:div w:id="547035931">
      <w:bodyDiv w:val="1"/>
      <w:marLeft w:val="0"/>
      <w:marRight w:val="0"/>
      <w:marTop w:val="0"/>
      <w:marBottom w:val="0"/>
      <w:divBdr>
        <w:top w:val="none" w:sz="0" w:space="0" w:color="auto"/>
        <w:left w:val="none" w:sz="0" w:space="0" w:color="auto"/>
        <w:bottom w:val="none" w:sz="0" w:space="0" w:color="auto"/>
        <w:right w:val="none" w:sz="0" w:space="0" w:color="auto"/>
      </w:divBdr>
    </w:div>
    <w:div w:id="548297741">
      <w:bodyDiv w:val="1"/>
      <w:marLeft w:val="0"/>
      <w:marRight w:val="0"/>
      <w:marTop w:val="0"/>
      <w:marBottom w:val="0"/>
      <w:divBdr>
        <w:top w:val="none" w:sz="0" w:space="0" w:color="auto"/>
        <w:left w:val="none" w:sz="0" w:space="0" w:color="auto"/>
        <w:bottom w:val="none" w:sz="0" w:space="0" w:color="auto"/>
        <w:right w:val="none" w:sz="0" w:space="0" w:color="auto"/>
      </w:divBdr>
    </w:div>
    <w:div w:id="548490426">
      <w:bodyDiv w:val="1"/>
      <w:marLeft w:val="0"/>
      <w:marRight w:val="0"/>
      <w:marTop w:val="0"/>
      <w:marBottom w:val="0"/>
      <w:divBdr>
        <w:top w:val="none" w:sz="0" w:space="0" w:color="auto"/>
        <w:left w:val="none" w:sz="0" w:space="0" w:color="auto"/>
        <w:bottom w:val="none" w:sz="0" w:space="0" w:color="auto"/>
        <w:right w:val="none" w:sz="0" w:space="0" w:color="auto"/>
      </w:divBdr>
    </w:div>
    <w:div w:id="548806205">
      <w:bodyDiv w:val="1"/>
      <w:marLeft w:val="0"/>
      <w:marRight w:val="0"/>
      <w:marTop w:val="0"/>
      <w:marBottom w:val="0"/>
      <w:divBdr>
        <w:top w:val="none" w:sz="0" w:space="0" w:color="auto"/>
        <w:left w:val="none" w:sz="0" w:space="0" w:color="auto"/>
        <w:bottom w:val="none" w:sz="0" w:space="0" w:color="auto"/>
        <w:right w:val="none" w:sz="0" w:space="0" w:color="auto"/>
      </w:divBdr>
    </w:div>
    <w:div w:id="551503754">
      <w:bodyDiv w:val="1"/>
      <w:marLeft w:val="0"/>
      <w:marRight w:val="0"/>
      <w:marTop w:val="0"/>
      <w:marBottom w:val="0"/>
      <w:divBdr>
        <w:top w:val="none" w:sz="0" w:space="0" w:color="auto"/>
        <w:left w:val="none" w:sz="0" w:space="0" w:color="auto"/>
        <w:bottom w:val="none" w:sz="0" w:space="0" w:color="auto"/>
        <w:right w:val="none" w:sz="0" w:space="0" w:color="auto"/>
      </w:divBdr>
    </w:div>
    <w:div w:id="551620614">
      <w:bodyDiv w:val="1"/>
      <w:marLeft w:val="0"/>
      <w:marRight w:val="0"/>
      <w:marTop w:val="0"/>
      <w:marBottom w:val="0"/>
      <w:divBdr>
        <w:top w:val="none" w:sz="0" w:space="0" w:color="auto"/>
        <w:left w:val="none" w:sz="0" w:space="0" w:color="auto"/>
        <w:bottom w:val="none" w:sz="0" w:space="0" w:color="auto"/>
        <w:right w:val="none" w:sz="0" w:space="0" w:color="auto"/>
      </w:divBdr>
    </w:div>
    <w:div w:id="552741840">
      <w:bodyDiv w:val="1"/>
      <w:marLeft w:val="0"/>
      <w:marRight w:val="0"/>
      <w:marTop w:val="0"/>
      <w:marBottom w:val="0"/>
      <w:divBdr>
        <w:top w:val="none" w:sz="0" w:space="0" w:color="auto"/>
        <w:left w:val="none" w:sz="0" w:space="0" w:color="auto"/>
        <w:bottom w:val="none" w:sz="0" w:space="0" w:color="auto"/>
        <w:right w:val="none" w:sz="0" w:space="0" w:color="auto"/>
      </w:divBdr>
    </w:div>
    <w:div w:id="553275753">
      <w:bodyDiv w:val="1"/>
      <w:marLeft w:val="0"/>
      <w:marRight w:val="0"/>
      <w:marTop w:val="0"/>
      <w:marBottom w:val="0"/>
      <w:divBdr>
        <w:top w:val="none" w:sz="0" w:space="0" w:color="auto"/>
        <w:left w:val="none" w:sz="0" w:space="0" w:color="auto"/>
        <w:bottom w:val="none" w:sz="0" w:space="0" w:color="auto"/>
        <w:right w:val="none" w:sz="0" w:space="0" w:color="auto"/>
      </w:divBdr>
    </w:div>
    <w:div w:id="553470361">
      <w:bodyDiv w:val="1"/>
      <w:marLeft w:val="0"/>
      <w:marRight w:val="0"/>
      <w:marTop w:val="0"/>
      <w:marBottom w:val="0"/>
      <w:divBdr>
        <w:top w:val="none" w:sz="0" w:space="0" w:color="auto"/>
        <w:left w:val="none" w:sz="0" w:space="0" w:color="auto"/>
        <w:bottom w:val="none" w:sz="0" w:space="0" w:color="auto"/>
        <w:right w:val="none" w:sz="0" w:space="0" w:color="auto"/>
      </w:divBdr>
    </w:div>
    <w:div w:id="554048042">
      <w:bodyDiv w:val="1"/>
      <w:marLeft w:val="0"/>
      <w:marRight w:val="0"/>
      <w:marTop w:val="0"/>
      <w:marBottom w:val="0"/>
      <w:divBdr>
        <w:top w:val="none" w:sz="0" w:space="0" w:color="auto"/>
        <w:left w:val="none" w:sz="0" w:space="0" w:color="auto"/>
        <w:bottom w:val="none" w:sz="0" w:space="0" w:color="auto"/>
        <w:right w:val="none" w:sz="0" w:space="0" w:color="auto"/>
      </w:divBdr>
    </w:div>
    <w:div w:id="555092760">
      <w:bodyDiv w:val="1"/>
      <w:marLeft w:val="0"/>
      <w:marRight w:val="0"/>
      <w:marTop w:val="0"/>
      <w:marBottom w:val="0"/>
      <w:divBdr>
        <w:top w:val="none" w:sz="0" w:space="0" w:color="auto"/>
        <w:left w:val="none" w:sz="0" w:space="0" w:color="auto"/>
        <w:bottom w:val="none" w:sz="0" w:space="0" w:color="auto"/>
        <w:right w:val="none" w:sz="0" w:space="0" w:color="auto"/>
      </w:divBdr>
    </w:div>
    <w:div w:id="555118085">
      <w:bodyDiv w:val="1"/>
      <w:marLeft w:val="0"/>
      <w:marRight w:val="0"/>
      <w:marTop w:val="0"/>
      <w:marBottom w:val="0"/>
      <w:divBdr>
        <w:top w:val="none" w:sz="0" w:space="0" w:color="auto"/>
        <w:left w:val="none" w:sz="0" w:space="0" w:color="auto"/>
        <w:bottom w:val="none" w:sz="0" w:space="0" w:color="auto"/>
        <w:right w:val="none" w:sz="0" w:space="0" w:color="auto"/>
      </w:divBdr>
    </w:div>
    <w:div w:id="555701879">
      <w:bodyDiv w:val="1"/>
      <w:marLeft w:val="0"/>
      <w:marRight w:val="0"/>
      <w:marTop w:val="0"/>
      <w:marBottom w:val="0"/>
      <w:divBdr>
        <w:top w:val="none" w:sz="0" w:space="0" w:color="auto"/>
        <w:left w:val="none" w:sz="0" w:space="0" w:color="auto"/>
        <w:bottom w:val="none" w:sz="0" w:space="0" w:color="auto"/>
        <w:right w:val="none" w:sz="0" w:space="0" w:color="auto"/>
      </w:divBdr>
    </w:div>
    <w:div w:id="556939925">
      <w:bodyDiv w:val="1"/>
      <w:marLeft w:val="0"/>
      <w:marRight w:val="0"/>
      <w:marTop w:val="0"/>
      <w:marBottom w:val="0"/>
      <w:divBdr>
        <w:top w:val="none" w:sz="0" w:space="0" w:color="auto"/>
        <w:left w:val="none" w:sz="0" w:space="0" w:color="auto"/>
        <w:bottom w:val="none" w:sz="0" w:space="0" w:color="auto"/>
        <w:right w:val="none" w:sz="0" w:space="0" w:color="auto"/>
      </w:divBdr>
    </w:div>
    <w:div w:id="557060768">
      <w:bodyDiv w:val="1"/>
      <w:marLeft w:val="0"/>
      <w:marRight w:val="0"/>
      <w:marTop w:val="0"/>
      <w:marBottom w:val="0"/>
      <w:divBdr>
        <w:top w:val="none" w:sz="0" w:space="0" w:color="auto"/>
        <w:left w:val="none" w:sz="0" w:space="0" w:color="auto"/>
        <w:bottom w:val="none" w:sz="0" w:space="0" w:color="auto"/>
        <w:right w:val="none" w:sz="0" w:space="0" w:color="auto"/>
      </w:divBdr>
    </w:div>
    <w:div w:id="558128388">
      <w:bodyDiv w:val="1"/>
      <w:marLeft w:val="0"/>
      <w:marRight w:val="0"/>
      <w:marTop w:val="0"/>
      <w:marBottom w:val="0"/>
      <w:divBdr>
        <w:top w:val="none" w:sz="0" w:space="0" w:color="auto"/>
        <w:left w:val="none" w:sz="0" w:space="0" w:color="auto"/>
        <w:bottom w:val="none" w:sz="0" w:space="0" w:color="auto"/>
        <w:right w:val="none" w:sz="0" w:space="0" w:color="auto"/>
      </w:divBdr>
    </w:div>
    <w:div w:id="558176478">
      <w:bodyDiv w:val="1"/>
      <w:marLeft w:val="0"/>
      <w:marRight w:val="0"/>
      <w:marTop w:val="0"/>
      <w:marBottom w:val="0"/>
      <w:divBdr>
        <w:top w:val="none" w:sz="0" w:space="0" w:color="auto"/>
        <w:left w:val="none" w:sz="0" w:space="0" w:color="auto"/>
        <w:bottom w:val="none" w:sz="0" w:space="0" w:color="auto"/>
        <w:right w:val="none" w:sz="0" w:space="0" w:color="auto"/>
      </w:divBdr>
    </w:div>
    <w:div w:id="559052178">
      <w:bodyDiv w:val="1"/>
      <w:marLeft w:val="0"/>
      <w:marRight w:val="0"/>
      <w:marTop w:val="0"/>
      <w:marBottom w:val="0"/>
      <w:divBdr>
        <w:top w:val="none" w:sz="0" w:space="0" w:color="auto"/>
        <w:left w:val="none" w:sz="0" w:space="0" w:color="auto"/>
        <w:bottom w:val="none" w:sz="0" w:space="0" w:color="auto"/>
        <w:right w:val="none" w:sz="0" w:space="0" w:color="auto"/>
      </w:divBdr>
    </w:div>
    <w:div w:id="559705444">
      <w:bodyDiv w:val="1"/>
      <w:marLeft w:val="0"/>
      <w:marRight w:val="0"/>
      <w:marTop w:val="0"/>
      <w:marBottom w:val="0"/>
      <w:divBdr>
        <w:top w:val="none" w:sz="0" w:space="0" w:color="auto"/>
        <w:left w:val="none" w:sz="0" w:space="0" w:color="auto"/>
        <w:bottom w:val="none" w:sz="0" w:space="0" w:color="auto"/>
        <w:right w:val="none" w:sz="0" w:space="0" w:color="auto"/>
      </w:divBdr>
    </w:div>
    <w:div w:id="560336332">
      <w:bodyDiv w:val="1"/>
      <w:marLeft w:val="0"/>
      <w:marRight w:val="0"/>
      <w:marTop w:val="0"/>
      <w:marBottom w:val="0"/>
      <w:divBdr>
        <w:top w:val="none" w:sz="0" w:space="0" w:color="auto"/>
        <w:left w:val="none" w:sz="0" w:space="0" w:color="auto"/>
        <w:bottom w:val="none" w:sz="0" w:space="0" w:color="auto"/>
        <w:right w:val="none" w:sz="0" w:space="0" w:color="auto"/>
      </w:divBdr>
    </w:div>
    <w:div w:id="560674039">
      <w:bodyDiv w:val="1"/>
      <w:marLeft w:val="0"/>
      <w:marRight w:val="0"/>
      <w:marTop w:val="0"/>
      <w:marBottom w:val="0"/>
      <w:divBdr>
        <w:top w:val="none" w:sz="0" w:space="0" w:color="auto"/>
        <w:left w:val="none" w:sz="0" w:space="0" w:color="auto"/>
        <w:bottom w:val="none" w:sz="0" w:space="0" w:color="auto"/>
        <w:right w:val="none" w:sz="0" w:space="0" w:color="auto"/>
      </w:divBdr>
    </w:div>
    <w:div w:id="561716888">
      <w:bodyDiv w:val="1"/>
      <w:marLeft w:val="0"/>
      <w:marRight w:val="0"/>
      <w:marTop w:val="0"/>
      <w:marBottom w:val="0"/>
      <w:divBdr>
        <w:top w:val="none" w:sz="0" w:space="0" w:color="auto"/>
        <w:left w:val="none" w:sz="0" w:space="0" w:color="auto"/>
        <w:bottom w:val="none" w:sz="0" w:space="0" w:color="auto"/>
        <w:right w:val="none" w:sz="0" w:space="0" w:color="auto"/>
      </w:divBdr>
    </w:div>
    <w:div w:id="562256895">
      <w:bodyDiv w:val="1"/>
      <w:marLeft w:val="0"/>
      <w:marRight w:val="0"/>
      <w:marTop w:val="0"/>
      <w:marBottom w:val="0"/>
      <w:divBdr>
        <w:top w:val="none" w:sz="0" w:space="0" w:color="auto"/>
        <w:left w:val="none" w:sz="0" w:space="0" w:color="auto"/>
        <w:bottom w:val="none" w:sz="0" w:space="0" w:color="auto"/>
        <w:right w:val="none" w:sz="0" w:space="0" w:color="auto"/>
      </w:divBdr>
    </w:div>
    <w:div w:id="562300640">
      <w:bodyDiv w:val="1"/>
      <w:marLeft w:val="0"/>
      <w:marRight w:val="0"/>
      <w:marTop w:val="0"/>
      <w:marBottom w:val="0"/>
      <w:divBdr>
        <w:top w:val="none" w:sz="0" w:space="0" w:color="auto"/>
        <w:left w:val="none" w:sz="0" w:space="0" w:color="auto"/>
        <w:bottom w:val="none" w:sz="0" w:space="0" w:color="auto"/>
        <w:right w:val="none" w:sz="0" w:space="0" w:color="auto"/>
      </w:divBdr>
    </w:div>
    <w:div w:id="562721478">
      <w:bodyDiv w:val="1"/>
      <w:marLeft w:val="0"/>
      <w:marRight w:val="0"/>
      <w:marTop w:val="0"/>
      <w:marBottom w:val="0"/>
      <w:divBdr>
        <w:top w:val="none" w:sz="0" w:space="0" w:color="auto"/>
        <w:left w:val="none" w:sz="0" w:space="0" w:color="auto"/>
        <w:bottom w:val="none" w:sz="0" w:space="0" w:color="auto"/>
        <w:right w:val="none" w:sz="0" w:space="0" w:color="auto"/>
      </w:divBdr>
    </w:div>
    <w:div w:id="563105040">
      <w:bodyDiv w:val="1"/>
      <w:marLeft w:val="0"/>
      <w:marRight w:val="0"/>
      <w:marTop w:val="0"/>
      <w:marBottom w:val="0"/>
      <w:divBdr>
        <w:top w:val="none" w:sz="0" w:space="0" w:color="auto"/>
        <w:left w:val="none" w:sz="0" w:space="0" w:color="auto"/>
        <w:bottom w:val="none" w:sz="0" w:space="0" w:color="auto"/>
        <w:right w:val="none" w:sz="0" w:space="0" w:color="auto"/>
      </w:divBdr>
    </w:div>
    <w:div w:id="563369380">
      <w:bodyDiv w:val="1"/>
      <w:marLeft w:val="0"/>
      <w:marRight w:val="0"/>
      <w:marTop w:val="0"/>
      <w:marBottom w:val="0"/>
      <w:divBdr>
        <w:top w:val="none" w:sz="0" w:space="0" w:color="auto"/>
        <w:left w:val="none" w:sz="0" w:space="0" w:color="auto"/>
        <w:bottom w:val="none" w:sz="0" w:space="0" w:color="auto"/>
        <w:right w:val="none" w:sz="0" w:space="0" w:color="auto"/>
      </w:divBdr>
    </w:div>
    <w:div w:id="563486764">
      <w:bodyDiv w:val="1"/>
      <w:marLeft w:val="0"/>
      <w:marRight w:val="0"/>
      <w:marTop w:val="0"/>
      <w:marBottom w:val="0"/>
      <w:divBdr>
        <w:top w:val="none" w:sz="0" w:space="0" w:color="auto"/>
        <w:left w:val="none" w:sz="0" w:space="0" w:color="auto"/>
        <w:bottom w:val="none" w:sz="0" w:space="0" w:color="auto"/>
        <w:right w:val="none" w:sz="0" w:space="0" w:color="auto"/>
      </w:divBdr>
    </w:div>
    <w:div w:id="563956335">
      <w:bodyDiv w:val="1"/>
      <w:marLeft w:val="0"/>
      <w:marRight w:val="0"/>
      <w:marTop w:val="0"/>
      <w:marBottom w:val="0"/>
      <w:divBdr>
        <w:top w:val="none" w:sz="0" w:space="0" w:color="auto"/>
        <w:left w:val="none" w:sz="0" w:space="0" w:color="auto"/>
        <w:bottom w:val="none" w:sz="0" w:space="0" w:color="auto"/>
        <w:right w:val="none" w:sz="0" w:space="0" w:color="auto"/>
      </w:divBdr>
    </w:div>
    <w:div w:id="564219268">
      <w:bodyDiv w:val="1"/>
      <w:marLeft w:val="0"/>
      <w:marRight w:val="0"/>
      <w:marTop w:val="0"/>
      <w:marBottom w:val="0"/>
      <w:divBdr>
        <w:top w:val="none" w:sz="0" w:space="0" w:color="auto"/>
        <w:left w:val="none" w:sz="0" w:space="0" w:color="auto"/>
        <w:bottom w:val="none" w:sz="0" w:space="0" w:color="auto"/>
        <w:right w:val="none" w:sz="0" w:space="0" w:color="auto"/>
      </w:divBdr>
    </w:div>
    <w:div w:id="564418267">
      <w:bodyDiv w:val="1"/>
      <w:marLeft w:val="0"/>
      <w:marRight w:val="0"/>
      <w:marTop w:val="0"/>
      <w:marBottom w:val="0"/>
      <w:divBdr>
        <w:top w:val="none" w:sz="0" w:space="0" w:color="auto"/>
        <w:left w:val="none" w:sz="0" w:space="0" w:color="auto"/>
        <w:bottom w:val="none" w:sz="0" w:space="0" w:color="auto"/>
        <w:right w:val="none" w:sz="0" w:space="0" w:color="auto"/>
      </w:divBdr>
    </w:div>
    <w:div w:id="564535944">
      <w:bodyDiv w:val="1"/>
      <w:marLeft w:val="0"/>
      <w:marRight w:val="0"/>
      <w:marTop w:val="0"/>
      <w:marBottom w:val="0"/>
      <w:divBdr>
        <w:top w:val="none" w:sz="0" w:space="0" w:color="auto"/>
        <w:left w:val="none" w:sz="0" w:space="0" w:color="auto"/>
        <w:bottom w:val="none" w:sz="0" w:space="0" w:color="auto"/>
        <w:right w:val="none" w:sz="0" w:space="0" w:color="auto"/>
      </w:divBdr>
    </w:div>
    <w:div w:id="564797004">
      <w:bodyDiv w:val="1"/>
      <w:marLeft w:val="0"/>
      <w:marRight w:val="0"/>
      <w:marTop w:val="0"/>
      <w:marBottom w:val="0"/>
      <w:divBdr>
        <w:top w:val="none" w:sz="0" w:space="0" w:color="auto"/>
        <w:left w:val="none" w:sz="0" w:space="0" w:color="auto"/>
        <w:bottom w:val="none" w:sz="0" w:space="0" w:color="auto"/>
        <w:right w:val="none" w:sz="0" w:space="0" w:color="auto"/>
      </w:divBdr>
    </w:div>
    <w:div w:id="566456916">
      <w:bodyDiv w:val="1"/>
      <w:marLeft w:val="0"/>
      <w:marRight w:val="0"/>
      <w:marTop w:val="0"/>
      <w:marBottom w:val="0"/>
      <w:divBdr>
        <w:top w:val="none" w:sz="0" w:space="0" w:color="auto"/>
        <w:left w:val="none" w:sz="0" w:space="0" w:color="auto"/>
        <w:bottom w:val="none" w:sz="0" w:space="0" w:color="auto"/>
        <w:right w:val="none" w:sz="0" w:space="0" w:color="auto"/>
      </w:divBdr>
    </w:div>
    <w:div w:id="566696034">
      <w:bodyDiv w:val="1"/>
      <w:marLeft w:val="0"/>
      <w:marRight w:val="0"/>
      <w:marTop w:val="0"/>
      <w:marBottom w:val="0"/>
      <w:divBdr>
        <w:top w:val="none" w:sz="0" w:space="0" w:color="auto"/>
        <w:left w:val="none" w:sz="0" w:space="0" w:color="auto"/>
        <w:bottom w:val="none" w:sz="0" w:space="0" w:color="auto"/>
        <w:right w:val="none" w:sz="0" w:space="0" w:color="auto"/>
      </w:divBdr>
    </w:div>
    <w:div w:id="566846723">
      <w:bodyDiv w:val="1"/>
      <w:marLeft w:val="0"/>
      <w:marRight w:val="0"/>
      <w:marTop w:val="0"/>
      <w:marBottom w:val="0"/>
      <w:divBdr>
        <w:top w:val="none" w:sz="0" w:space="0" w:color="auto"/>
        <w:left w:val="none" w:sz="0" w:space="0" w:color="auto"/>
        <w:bottom w:val="none" w:sz="0" w:space="0" w:color="auto"/>
        <w:right w:val="none" w:sz="0" w:space="0" w:color="auto"/>
      </w:divBdr>
    </w:div>
    <w:div w:id="568807123">
      <w:bodyDiv w:val="1"/>
      <w:marLeft w:val="0"/>
      <w:marRight w:val="0"/>
      <w:marTop w:val="0"/>
      <w:marBottom w:val="0"/>
      <w:divBdr>
        <w:top w:val="none" w:sz="0" w:space="0" w:color="auto"/>
        <w:left w:val="none" w:sz="0" w:space="0" w:color="auto"/>
        <w:bottom w:val="none" w:sz="0" w:space="0" w:color="auto"/>
        <w:right w:val="none" w:sz="0" w:space="0" w:color="auto"/>
      </w:divBdr>
    </w:div>
    <w:div w:id="570385872">
      <w:bodyDiv w:val="1"/>
      <w:marLeft w:val="0"/>
      <w:marRight w:val="0"/>
      <w:marTop w:val="0"/>
      <w:marBottom w:val="0"/>
      <w:divBdr>
        <w:top w:val="none" w:sz="0" w:space="0" w:color="auto"/>
        <w:left w:val="none" w:sz="0" w:space="0" w:color="auto"/>
        <w:bottom w:val="none" w:sz="0" w:space="0" w:color="auto"/>
        <w:right w:val="none" w:sz="0" w:space="0" w:color="auto"/>
      </w:divBdr>
    </w:div>
    <w:div w:id="570433243">
      <w:bodyDiv w:val="1"/>
      <w:marLeft w:val="0"/>
      <w:marRight w:val="0"/>
      <w:marTop w:val="0"/>
      <w:marBottom w:val="0"/>
      <w:divBdr>
        <w:top w:val="none" w:sz="0" w:space="0" w:color="auto"/>
        <w:left w:val="none" w:sz="0" w:space="0" w:color="auto"/>
        <w:bottom w:val="none" w:sz="0" w:space="0" w:color="auto"/>
        <w:right w:val="none" w:sz="0" w:space="0" w:color="auto"/>
      </w:divBdr>
    </w:div>
    <w:div w:id="570846386">
      <w:bodyDiv w:val="1"/>
      <w:marLeft w:val="0"/>
      <w:marRight w:val="0"/>
      <w:marTop w:val="0"/>
      <w:marBottom w:val="0"/>
      <w:divBdr>
        <w:top w:val="none" w:sz="0" w:space="0" w:color="auto"/>
        <w:left w:val="none" w:sz="0" w:space="0" w:color="auto"/>
        <w:bottom w:val="none" w:sz="0" w:space="0" w:color="auto"/>
        <w:right w:val="none" w:sz="0" w:space="0" w:color="auto"/>
      </w:divBdr>
    </w:div>
    <w:div w:id="570887435">
      <w:bodyDiv w:val="1"/>
      <w:marLeft w:val="0"/>
      <w:marRight w:val="0"/>
      <w:marTop w:val="0"/>
      <w:marBottom w:val="0"/>
      <w:divBdr>
        <w:top w:val="none" w:sz="0" w:space="0" w:color="auto"/>
        <w:left w:val="none" w:sz="0" w:space="0" w:color="auto"/>
        <w:bottom w:val="none" w:sz="0" w:space="0" w:color="auto"/>
        <w:right w:val="none" w:sz="0" w:space="0" w:color="auto"/>
      </w:divBdr>
    </w:div>
    <w:div w:id="571160598">
      <w:bodyDiv w:val="1"/>
      <w:marLeft w:val="0"/>
      <w:marRight w:val="0"/>
      <w:marTop w:val="0"/>
      <w:marBottom w:val="0"/>
      <w:divBdr>
        <w:top w:val="none" w:sz="0" w:space="0" w:color="auto"/>
        <w:left w:val="none" w:sz="0" w:space="0" w:color="auto"/>
        <w:bottom w:val="none" w:sz="0" w:space="0" w:color="auto"/>
        <w:right w:val="none" w:sz="0" w:space="0" w:color="auto"/>
      </w:divBdr>
    </w:div>
    <w:div w:id="571743107">
      <w:bodyDiv w:val="1"/>
      <w:marLeft w:val="0"/>
      <w:marRight w:val="0"/>
      <w:marTop w:val="0"/>
      <w:marBottom w:val="0"/>
      <w:divBdr>
        <w:top w:val="none" w:sz="0" w:space="0" w:color="auto"/>
        <w:left w:val="none" w:sz="0" w:space="0" w:color="auto"/>
        <w:bottom w:val="none" w:sz="0" w:space="0" w:color="auto"/>
        <w:right w:val="none" w:sz="0" w:space="0" w:color="auto"/>
      </w:divBdr>
    </w:div>
    <w:div w:id="572087438">
      <w:bodyDiv w:val="1"/>
      <w:marLeft w:val="0"/>
      <w:marRight w:val="0"/>
      <w:marTop w:val="0"/>
      <w:marBottom w:val="0"/>
      <w:divBdr>
        <w:top w:val="none" w:sz="0" w:space="0" w:color="auto"/>
        <w:left w:val="none" w:sz="0" w:space="0" w:color="auto"/>
        <w:bottom w:val="none" w:sz="0" w:space="0" w:color="auto"/>
        <w:right w:val="none" w:sz="0" w:space="0" w:color="auto"/>
      </w:divBdr>
    </w:div>
    <w:div w:id="572131744">
      <w:bodyDiv w:val="1"/>
      <w:marLeft w:val="0"/>
      <w:marRight w:val="0"/>
      <w:marTop w:val="0"/>
      <w:marBottom w:val="0"/>
      <w:divBdr>
        <w:top w:val="none" w:sz="0" w:space="0" w:color="auto"/>
        <w:left w:val="none" w:sz="0" w:space="0" w:color="auto"/>
        <w:bottom w:val="none" w:sz="0" w:space="0" w:color="auto"/>
        <w:right w:val="none" w:sz="0" w:space="0" w:color="auto"/>
      </w:divBdr>
    </w:div>
    <w:div w:id="572351550">
      <w:bodyDiv w:val="1"/>
      <w:marLeft w:val="0"/>
      <w:marRight w:val="0"/>
      <w:marTop w:val="0"/>
      <w:marBottom w:val="0"/>
      <w:divBdr>
        <w:top w:val="none" w:sz="0" w:space="0" w:color="auto"/>
        <w:left w:val="none" w:sz="0" w:space="0" w:color="auto"/>
        <w:bottom w:val="none" w:sz="0" w:space="0" w:color="auto"/>
        <w:right w:val="none" w:sz="0" w:space="0" w:color="auto"/>
      </w:divBdr>
    </w:div>
    <w:div w:id="572743390">
      <w:bodyDiv w:val="1"/>
      <w:marLeft w:val="0"/>
      <w:marRight w:val="0"/>
      <w:marTop w:val="0"/>
      <w:marBottom w:val="0"/>
      <w:divBdr>
        <w:top w:val="none" w:sz="0" w:space="0" w:color="auto"/>
        <w:left w:val="none" w:sz="0" w:space="0" w:color="auto"/>
        <w:bottom w:val="none" w:sz="0" w:space="0" w:color="auto"/>
        <w:right w:val="none" w:sz="0" w:space="0" w:color="auto"/>
      </w:divBdr>
    </w:div>
    <w:div w:id="573900476">
      <w:bodyDiv w:val="1"/>
      <w:marLeft w:val="0"/>
      <w:marRight w:val="0"/>
      <w:marTop w:val="0"/>
      <w:marBottom w:val="0"/>
      <w:divBdr>
        <w:top w:val="none" w:sz="0" w:space="0" w:color="auto"/>
        <w:left w:val="none" w:sz="0" w:space="0" w:color="auto"/>
        <w:bottom w:val="none" w:sz="0" w:space="0" w:color="auto"/>
        <w:right w:val="none" w:sz="0" w:space="0" w:color="auto"/>
      </w:divBdr>
    </w:div>
    <w:div w:id="575945735">
      <w:bodyDiv w:val="1"/>
      <w:marLeft w:val="0"/>
      <w:marRight w:val="0"/>
      <w:marTop w:val="0"/>
      <w:marBottom w:val="0"/>
      <w:divBdr>
        <w:top w:val="none" w:sz="0" w:space="0" w:color="auto"/>
        <w:left w:val="none" w:sz="0" w:space="0" w:color="auto"/>
        <w:bottom w:val="none" w:sz="0" w:space="0" w:color="auto"/>
        <w:right w:val="none" w:sz="0" w:space="0" w:color="auto"/>
      </w:divBdr>
    </w:div>
    <w:div w:id="578292945">
      <w:bodyDiv w:val="1"/>
      <w:marLeft w:val="0"/>
      <w:marRight w:val="0"/>
      <w:marTop w:val="0"/>
      <w:marBottom w:val="0"/>
      <w:divBdr>
        <w:top w:val="none" w:sz="0" w:space="0" w:color="auto"/>
        <w:left w:val="none" w:sz="0" w:space="0" w:color="auto"/>
        <w:bottom w:val="none" w:sz="0" w:space="0" w:color="auto"/>
        <w:right w:val="none" w:sz="0" w:space="0" w:color="auto"/>
      </w:divBdr>
    </w:div>
    <w:div w:id="578369826">
      <w:bodyDiv w:val="1"/>
      <w:marLeft w:val="0"/>
      <w:marRight w:val="0"/>
      <w:marTop w:val="0"/>
      <w:marBottom w:val="0"/>
      <w:divBdr>
        <w:top w:val="none" w:sz="0" w:space="0" w:color="auto"/>
        <w:left w:val="none" w:sz="0" w:space="0" w:color="auto"/>
        <w:bottom w:val="none" w:sz="0" w:space="0" w:color="auto"/>
        <w:right w:val="none" w:sz="0" w:space="0" w:color="auto"/>
      </w:divBdr>
    </w:div>
    <w:div w:id="578514717">
      <w:bodyDiv w:val="1"/>
      <w:marLeft w:val="0"/>
      <w:marRight w:val="0"/>
      <w:marTop w:val="0"/>
      <w:marBottom w:val="0"/>
      <w:divBdr>
        <w:top w:val="none" w:sz="0" w:space="0" w:color="auto"/>
        <w:left w:val="none" w:sz="0" w:space="0" w:color="auto"/>
        <w:bottom w:val="none" w:sz="0" w:space="0" w:color="auto"/>
        <w:right w:val="none" w:sz="0" w:space="0" w:color="auto"/>
      </w:divBdr>
    </w:div>
    <w:div w:id="578759448">
      <w:bodyDiv w:val="1"/>
      <w:marLeft w:val="0"/>
      <w:marRight w:val="0"/>
      <w:marTop w:val="0"/>
      <w:marBottom w:val="0"/>
      <w:divBdr>
        <w:top w:val="none" w:sz="0" w:space="0" w:color="auto"/>
        <w:left w:val="none" w:sz="0" w:space="0" w:color="auto"/>
        <w:bottom w:val="none" w:sz="0" w:space="0" w:color="auto"/>
        <w:right w:val="none" w:sz="0" w:space="0" w:color="auto"/>
      </w:divBdr>
    </w:div>
    <w:div w:id="578909128">
      <w:bodyDiv w:val="1"/>
      <w:marLeft w:val="0"/>
      <w:marRight w:val="0"/>
      <w:marTop w:val="0"/>
      <w:marBottom w:val="0"/>
      <w:divBdr>
        <w:top w:val="none" w:sz="0" w:space="0" w:color="auto"/>
        <w:left w:val="none" w:sz="0" w:space="0" w:color="auto"/>
        <w:bottom w:val="none" w:sz="0" w:space="0" w:color="auto"/>
        <w:right w:val="none" w:sz="0" w:space="0" w:color="auto"/>
      </w:divBdr>
    </w:div>
    <w:div w:id="579173290">
      <w:bodyDiv w:val="1"/>
      <w:marLeft w:val="0"/>
      <w:marRight w:val="0"/>
      <w:marTop w:val="0"/>
      <w:marBottom w:val="0"/>
      <w:divBdr>
        <w:top w:val="none" w:sz="0" w:space="0" w:color="auto"/>
        <w:left w:val="none" w:sz="0" w:space="0" w:color="auto"/>
        <w:bottom w:val="none" w:sz="0" w:space="0" w:color="auto"/>
        <w:right w:val="none" w:sz="0" w:space="0" w:color="auto"/>
      </w:divBdr>
    </w:div>
    <w:div w:id="579220910">
      <w:bodyDiv w:val="1"/>
      <w:marLeft w:val="0"/>
      <w:marRight w:val="0"/>
      <w:marTop w:val="0"/>
      <w:marBottom w:val="0"/>
      <w:divBdr>
        <w:top w:val="none" w:sz="0" w:space="0" w:color="auto"/>
        <w:left w:val="none" w:sz="0" w:space="0" w:color="auto"/>
        <w:bottom w:val="none" w:sz="0" w:space="0" w:color="auto"/>
        <w:right w:val="none" w:sz="0" w:space="0" w:color="auto"/>
      </w:divBdr>
    </w:div>
    <w:div w:id="580261093">
      <w:bodyDiv w:val="1"/>
      <w:marLeft w:val="0"/>
      <w:marRight w:val="0"/>
      <w:marTop w:val="0"/>
      <w:marBottom w:val="0"/>
      <w:divBdr>
        <w:top w:val="none" w:sz="0" w:space="0" w:color="auto"/>
        <w:left w:val="none" w:sz="0" w:space="0" w:color="auto"/>
        <w:bottom w:val="none" w:sz="0" w:space="0" w:color="auto"/>
        <w:right w:val="none" w:sz="0" w:space="0" w:color="auto"/>
      </w:divBdr>
    </w:div>
    <w:div w:id="581135725">
      <w:bodyDiv w:val="1"/>
      <w:marLeft w:val="0"/>
      <w:marRight w:val="0"/>
      <w:marTop w:val="0"/>
      <w:marBottom w:val="0"/>
      <w:divBdr>
        <w:top w:val="none" w:sz="0" w:space="0" w:color="auto"/>
        <w:left w:val="none" w:sz="0" w:space="0" w:color="auto"/>
        <w:bottom w:val="none" w:sz="0" w:space="0" w:color="auto"/>
        <w:right w:val="none" w:sz="0" w:space="0" w:color="auto"/>
      </w:divBdr>
    </w:div>
    <w:div w:id="582029340">
      <w:bodyDiv w:val="1"/>
      <w:marLeft w:val="0"/>
      <w:marRight w:val="0"/>
      <w:marTop w:val="0"/>
      <w:marBottom w:val="0"/>
      <w:divBdr>
        <w:top w:val="none" w:sz="0" w:space="0" w:color="auto"/>
        <w:left w:val="none" w:sz="0" w:space="0" w:color="auto"/>
        <w:bottom w:val="none" w:sz="0" w:space="0" w:color="auto"/>
        <w:right w:val="none" w:sz="0" w:space="0" w:color="auto"/>
      </w:divBdr>
    </w:div>
    <w:div w:id="583297006">
      <w:bodyDiv w:val="1"/>
      <w:marLeft w:val="0"/>
      <w:marRight w:val="0"/>
      <w:marTop w:val="0"/>
      <w:marBottom w:val="0"/>
      <w:divBdr>
        <w:top w:val="none" w:sz="0" w:space="0" w:color="auto"/>
        <w:left w:val="none" w:sz="0" w:space="0" w:color="auto"/>
        <w:bottom w:val="none" w:sz="0" w:space="0" w:color="auto"/>
        <w:right w:val="none" w:sz="0" w:space="0" w:color="auto"/>
      </w:divBdr>
    </w:div>
    <w:div w:id="583339131">
      <w:bodyDiv w:val="1"/>
      <w:marLeft w:val="0"/>
      <w:marRight w:val="0"/>
      <w:marTop w:val="0"/>
      <w:marBottom w:val="0"/>
      <w:divBdr>
        <w:top w:val="none" w:sz="0" w:space="0" w:color="auto"/>
        <w:left w:val="none" w:sz="0" w:space="0" w:color="auto"/>
        <w:bottom w:val="none" w:sz="0" w:space="0" w:color="auto"/>
        <w:right w:val="none" w:sz="0" w:space="0" w:color="auto"/>
      </w:divBdr>
    </w:div>
    <w:div w:id="583732687">
      <w:bodyDiv w:val="1"/>
      <w:marLeft w:val="0"/>
      <w:marRight w:val="0"/>
      <w:marTop w:val="0"/>
      <w:marBottom w:val="0"/>
      <w:divBdr>
        <w:top w:val="none" w:sz="0" w:space="0" w:color="auto"/>
        <w:left w:val="none" w:sz="0" w:space="0" w:color="auto"/>
        <w:bottom w:val="none" w:sz="0" w:space="0" w:color="auto"/>
        <w:right w:val="none" w:sz="0" w:space="0" w:color="auto"/>
      </w:divBdr>
    </w:div>
    <w:div w:id="583878705">
      <w:bodyDiv w:val="1"/>
      <w:marLeft w:val="0"/>
      <w:marRight w:val="0"/>
      <w:marTop w:val="0"/>
      <w:marBottom w:val="0"/>
      <w:divBdr>
        <w:top w:val="none" w:sz="0" w:space="0" w:color="auto"/>
        <w:left w:val="none" w:sz="0" w:space="0" w:color="auto"/>
        <w:bottom w:val="none" w:sz="0" w:space="0" w:color="auto"/>
        <w:right w:val="none" w:sz="0" w:space="0" w:color="auto"/>
      </w:divBdr>
    </w:div>
    <w:div w:id="585067743">
      <w:bodyDiv w:val="1"/>
      <w:marLeft w:val="0"/>
      <w:marRight w:val="0"/>
      <w:marTop w:val="0"/>
      <w:marBottom w:val="0"/>
      <w:divBdr>
        <w:top w:val="none" w:sz="0" w:space="0" w:color="auto"/>
        <w:left w:val="none" w:sz="0" w:space="0" w:color="auto"/>
        <w:bottom w:val="none" w:sz="0" w:space="0" w:color="auto"/>
        <w:right w:val="none" w:sz="0" w:space="0" w:color="auto"/>
      </w:divBdr>
    </w:div>
    <w:div w:id="585843649">
      <w:bodyDiv w:val="1"/>
      <w:marLeft w:val="0"/>
      <w:marRight w:val="0"/>
      <w:marTop w:val="0"/>
      <w:marBottom w:val="0"/>
      <w:divBdr>
        <w:top w:val="none" w:sz="0" w:space="0" w:color="auto"/>
        <w:left w:val="none" w:sz="0" w:space="0" w:color="auto"/>
        <w:bottom w:val="none" w:sz="0" w:space="0" w:color="auto"/>
        <w:right w:val="none" w:sz="0" w:space="0" w:color="auto"/>
      </w:divBdr>
    </w:div>
    <w:div w:id="585891863">
      <w:bodyDiv w:val="1"/>
      <w:marLeft w:val="0"/>
      <w:marRight w:val="0"/>
      <w:marTop w:val="0"/>
      <w:marBottom w:val="0"/>
      <w:divBdr>
        <w:top w:val="none" w:sz="0" w:space="0" w:color="auto"/>
        <w:left w:val="none" w:sz="0" w:space="0" w:color="auto"/>
        <w:bottom w:val="none" w:sz="0" w:space="0" w:color="auto"/>
        <w:right w:val="none" w:sz="0" w:space="0" w:color="auto"/>
      </w:divBdr>
    </w:div>
    <w:div w:id="587429297">
      <w:bodyDiv w:val="1"/>
      <w:marLeft w:val="0"/>
      <w:marRight w:val="0"/>
      <w:marTop w:val="0"/>
      <w:marBottom w:val="0"/>
      <w:divBdr>
        <w:top w:val="none" w:sz="0" w:space="0" w:color="auto"/>
        <w:left w:val="none" w:sz="0" w:space="0" w:color="auto"/>
        <w:bottom w:val="none" w:sz="0" w:space="0" w:color="auto"/>
        <w:right w:val="none" w:sz="0" w:space="0" w:color="auto"/>
      </w:divBdr>
    </w:div>
    <w:div w:id="587541060">
      <w:bodyDiv w:val="1"/>
      <w:marLeft w:val="0"/>
      <w:marRight w:val="0"/>
      <w:marTop w:val="0"/>
      <w:marBottom w:val="0"/>
      <w:divBdr>
        <w:top w:val="none" w:sz="0" w:space="0" w:color="auto"/>
        <w:left w:val="none" w:sz="0" w:space="0" w:color="auto"/>
        <w:bottom w:val="none" w:sz="0" w:space="0" w:color="auto"/>
        <w:right w:val="none" w:sz="0" w:space="0" w:color="auto"/>
      </w:divBdr>
    </w:div>
    <w:div w:id="588005267">
      <w:bodyDiv w:val="1"/>
      <w:marLeft w:val="0"/>
      <w:marRight w:val="0"/>
      <w:marTop w:val="0"/>
      <w:marBottom w:val="0"/>
      <w:divBdr>
        <w:top w:val="none" w:sz="0" w:space="0" w:color="auto"/>
        <w:left w:val="none" w:sz="0" w:space="0" w:color="auto"/>
        <w:bottom w:val="none" w:sz="0" w:space="0" w:color="auto"/>
        <w:right w:val="none" w:sz="0" w:space="0" w:color="auto"/>
      </w:divBdr>
    </w:div>
    <w:div w:id="588932632">
      <w:bodyDiv w:val="1"/>
      <w:marLeft w:val="0"/>
      <w:marRight w:val="0"/>
      <w:marTop w:val="0"/>
      <w:marBottom w:val="0"/>
      <w:divBdr>
        <w:top w:val="none" w:sz="0" w:space="0" w:color="auto"/>
        <w:left w:val="none" w:sz="0" w:space="0" w:color="auto"/>
        <w:bottom w:val="none" w:sz="0" w:space="0" w:color="auto"/>
        <w:right w:val="none" w:sz="0" w:space="0" w:color="auto"/>
      </w:divBdr>
    </w:div>
    <w:div w:id="589848565">
      <w:bodyDiv w:val="1"/>
      <w:marLeft w:val="0"/>
      <w:marRight w:val="0"/>
      <w:marTop w:val="0"/>
      <w:marBottom w:val="0"/>
      <w:divBdr>
        <w:top w:val="none" w:sz="0" w:space="0" w:color="auto"/>
        <w:left w:val="none" w:sz="0" w:space="0" w:color="auto"/>
        <w:bottom w:val="none" w:sz="0" w:space="0" w:color="auto"/>
        <w:right w:val="none" w:sz="0" w:space="0" w:color="auto"/>
      </w:divBdr>
    </w:div>
    <w:div w:id="590354592">
      <w:bodyDiv w:val="1"/>
      <w:marLeft w:val="0"/>
      <w:marRight w:val="0"/>
      <w:marTop w:val="0"/>
      <w:marBottom w:val="0"/>
      <w:divBdr>
        <w:top w:val="none" w:sz="0" w:space="0" w:color="auto"/>
        <w:left w:val="none" w:sz="0" w:space="0" w:color="auto"/>
        <w:bottom w:val="none" w:sz="0" w:space="0" w:color="auto"/>
        <w:right w:val="none" w:sz="0" w:space="0" w:color="auto"/>
      </w:divBdr>
    </w:div>
    <w:div w:id="590625374">
      <w:bodyDiv w:val="1"/>
      <w:marLeft w:val="0"/>
      <w:marRight w:val="0"/>
      <w:marTop w:val="0"/>
      <w:marBottom w:val="0"/>
      <w:divBdr>
        <w:top w:val="none" w:sz="0" w:space="0" w:color="auto"/>
        <w:left w:val="none" w:sz="0" w:space="0" w:color="auto"/>
        <w:bottom w:val="none" w:sz="0" w:space="0" w:color="auto"/>
        <w:right w:val="none" w:sz="0" w:space="0" w:color="auto"/>
      </w:divBdr>
    </w:div>
    <w:div w:id="590747165">
      <w:bodyDiv w:val="1"/>
      <w:marLeft w:val="0"/>
      <w:marRight w:val="0"/>
      <w:marTop w:val="0"/>
      <w:marBottom w:val="0"/>
      <w:divBdr>
        <w:top w:val="none" w:sz="0" w:space="0" w:color="auto"/>
        <w:left w:val="none" w:sz="0" w:space="0" w:color="auto"/>
        <w:bottom w:val="none" w:sz="0" w:space="0" w:color="auto"/>
        <w:right w:val="none" w:sz="0" w:space="0" w:color="auto"/>
      </w:divBdr>
    </w:div>
    <w:div w:id="591276658">
      <w:bodyDiv w:val="1"/>
      <w:marLeft w:val="0"/>
      <w:marRight w:val="0"/>
      <w:marTop w:val="0"/>
      <w:marBottom w:val="0"/>
      <w:divBdr>
        <w:top w:val="none" w:sz="0" w:space="0" w:color="auto"/>
        <w:left w:val="none" w:sz="0" w:space="0" w:color="auto"/>
        <w:bottom w:val="none" w:sz="0" w:space="0" w:color="auto"/>
        <w:right w:val="none" w:sz="0" w:space="0" w:color="auto"/>
      </w:divBdr>
    </w:div>
    <w:div w:id="591359094">
      <w:bodyDiv w:val="1"/>
      <w:marLeft w:val="0"/>
      <w:marRight w:val="0"/>
      <w:marTop w:val="0"/>
      <w:marBottom w:val="0"/>
      <w:divBdr>
        <w:top w:val="none" w:sz="0" w:space="0" w:color="auto"/>
        <w:left w:val="none" w:sz="0" w:space="0" w:color="auto"/>
        <w:bottom w:val="none" w:sz="0" w:space="0" w:color="auto"/>
        <w:right w:val="none" w:sz="0" w:space="0" w:color="auto"/>
      </w:divBdr>
    </w:div>
    <w:div w:id="591741180">
      <w:bodyDiv w:val="1"/>
      <w:marLeft w:val="0"/>
      <w:marRight w:val="0"/>
      <w:marTop w:val="0"/>
      <w:marBottom w:val="0"/>
      <w:divBdr>
        <w:top w:val="none" w:sz="0" w:space="0" w:color="auto"/>
        <w:left w:val="none" w:sz="0" w:space="0" w:color="auto"/>
        <w:bottom w:val="none" w:sz="0" w:space="0" w:color="auto"/>
        <w:right w:val="none" w:sz="0" w:space="0" w:color="auto"/>
      </w:divBdr>
    </w:div>
    <w:div w:id="591933868">
      <w:bodyDiv w:val="1"/>
      <w:marLeft w:val="0"/>
      <w:marRight w:val="0"/>
      <w:marTop w:val="0"/>
      <w:marBottom w:val="0"/>
      <w:divBdr>
        <w:top w:val="none" w:sz="0" w:space="0" w:color="auto"/>
        <w:left w:val="none" w:sz="0" w:space="0" w:color="auto"/>
        <w:bottom w:val="none" w:sz="0" w:space="0" w:color="auto"/>
        <w:right w:val="none" w:sz="0" w:space="0" w:color="auto"/>
      </w:divBdr>
    </w:div>
    <w:div w:id="592126917">
      <w:bodyDiv w:val="1"/>
      <w:marLeft w:val="0"/>
      <w:marRight w:val="0"/>
      <w:marTop w:val="0"/>
      <w:marBottom w:val="0"/>
      <w:divBdr>
        <w:top w:val="none" w:sz="0" w:space="0" w:color="auto"/>
        <w:left w:val="none" w:sz="0" w:space="0" w:color="auto"/>
        <w:bottom w:val="none" w:sz="0" w:space="0" w:color="auto"/>
        <w:right w:val="none" w:sz="0" w:space="0" w:color="auto"/>
      </w:divBdr>
    </w:div>
    <w:div w:id="596526624">
      <w:bodyDiv w:val="1"/>
      <w:marLeft w:val="0"/>
      <w:marRight w:val="0"/>
      <w:marTop w:val="0"/>
      <w:marBottom w:val="0"/>
      <w:divBdr>
        <w:top w:val="none" w:sz="0" w:space="0" w:color="auto"/>
        <w:left w:val="none" w:sz="0" w:space="0" w:color="auto"/>
        <w:bottom w:val="none" w:sz="0" w:space="0" w:color="auto"/>
        <w:right w:val="none" w:sz="0" w:space="0" w:color="auto"/>
      </w:divBdr>
    </w:div>
    <w:div w:id="596594616">
      <w:bodyDiv w:val="1"/>
      <w:marLeft w:val="0"/>
      <w:marRight w:val="0"/>
      <w:marTop w:val="0"/>
      <w:marBottom w:val="0"/>
      <w:divBdr>
        <w:top w:val="none" w:sz="0" w:space="0" w:color="auto"/>
        <w:left w:val="none" w:sz="0" w:space="0" w:color="auto"/>
        <w:bottom w:val="none" w:sz="0" w:space="0" w:color="auto"/>
        <w:right w:val="none" w:sz="0" w:space="0" w:color="auto"/>
      </w:divBdr>
    </w:div>
    <w:div w:id="599070889">
      <w:bodyDiv w:val="1"/>
      <w:marLeft w:val="0"/>
      <w:marRight w:val="0"/>
      <w:marTop w:val="0"/>
      <w:marBottom w:val="0"/>
      <w:divBdr>
        <w:top w:val="none" w:sz="0" w:space="0" w:color="auto"/>
        <w:left w:val="none" w:sz="0" w:space="0" w:color="auto"/>
        <w:bottom w:val="none" w:sz="0" w:space="0" w:color="auto"/>
        <w:right w:val="none" w:sz="0" w:space="0" w:color="auto"/>
      </w:divBdr>
    </w:div>
    <w:div w:id="599677857">
      <w:bodyDiv w:val="1"/>
      <w:marLeft w:val="0"/>
      <w:marRight w:val="0"/>
      <w:marTop w:val="0"/>
      <w:marBottom w:val="0"/>
      <w:divBdr>
        <w:top w:val="none" w:sz="0" w:space="0" w:color="auto"/>
        <w:left w:val="none" w:sz="0" w:space="0" w:color="auto"/>
        <w:bottom w:val="none" w:sz="0" w:space="0" w:color="auto"/>
        <w:right w:val="none" w:sz="0" w:space="0" w:color="auto"/>
      </w:divBdr>
    </w:div>
    <w:div w:id="600341223">
      <w:bodyDiv w:val="1"/>
      <w:marLeft w:val="0"/>
      <w:marRight w:val="0"/>
      <w:marTop w:val="0"/>
      <w:marBottom w:val="0"/>
      <w:divBdr>
        <w:top w:val="none" w:sz="0" w:space="0" w:color="auto"/>
        <w:left w:val="none" w:sz="0" w:space="0" w:color="auto"/>
        <w:bottom w:val="none" w:sz="0" w:space="0" w:color="auto"/>
        <w:right w:val="none" w:sz="0" w:space="0" w:color="auto"/>
      </w:divBdr>
    </w:div>
    <w:div w:id="600454708">
      <w:bodyDiv w:val="1"/>
      <w:marLeft w:val="0"/>
      <w:marRight w:val="0"/>
      <w:marTop w:val="0"/>
      <w:marBottom w:val="0"/>
      <w:divBdr>
        <w:top w:val="none" w:sz="0" w:space="0" w:color="auto"/>
        <w:left w:val="none" w:sz="0" w:space="0" w:color="auto"/>
        <w:bottom w:val="none" w:sz="0" w:space="0" w:color="auto"/>
        <w:right w:val="none" w:sz="0" w:space="0" w:color="auto"/>
      </w:divBdr>
    </w:div>
    <w:div w:id="601031553">
      <w:bodyDiv w:val="1"/>
      <w:marLeft w:val="0"/>
      <w:marRight w:val="0"/>
      <w:marTop w:val="0"/>
      <w:marBottom w:val="0"/>
      <w:divBdr>
        <w:top w:val="none" w:sz="0" w:space="0" w:color="auto"/>
        <w:left w:val="none" w:sz="0" w:space="0" w:color="auto"/>
        <w:bottom w:val="none" w:sz="0" w:space="0" w:color="auto"/>
        <w:right w:val="none" w:sz="0" w:space="0" w:color="auto"/>
      </w:divBdr>
    </w:div>
    <w:div w:id="601380180">
      <w:bodyDiv w:val="1"/>
      <w:marLeft w:val="0"/>
      <w:marRight w:val="0"/>
      <w:marTop w:val="0"/>
      <w:marBottom w:val="0"/>
      <w:divBdr>
        <w:top w:val="none" w:sz="0" w:space="0" w:color="auto"/>
        <w:left w:val="none" w:sz="0" w:space="0" w:color="auto"/>
        <w:bottom w:val="none" w:sz="0" w:space="0" w:color="auto"/>
        <w:right w:val="none" w:sz="0" w:space="0" w:color="auto"/>
      </w:divBdr>
    </w:div>
    <w:div w:id="603269554">
      <w:bodyDiv w:val="1"/>
      <w:marLeft w:val="0"/>
      <w:marRight w:val="0"/>
      <w:marTop w:val="0"/>
      <w:marBottom w:val="0"/>
      <w:divBdr>
        <w:top w:val="none" w:sz="0" w:space="0" w:color="auto"/>
        <w:left w:val="none" w:sz="0" w:space="0" w:color="auto"/>
        <w:bottom w:val="none" w:sz="0" w:space="0" w:color="auto"/>
        <w:right w:val="none" w:sz="0" w:space="0" w:color="auto"/>
      </w:divBdr>
    </w:div>
    <w:div w:id="604117875">
      <w:bodyDiv w:val="1"/>
      <w:marLeft w:val="0"/>
      <w:marRight w:val="0"/>
      <w:marTop w:val="0"/>
      <w:marBottom w:val="0"/>
      <w:divBdr>
        <w:top w:val="none" w:sz="0" w:space="0" w:color="auto"/>
        <w:left w:val="none" w:sz="0" w:space="0" w:color="auto"/>
        <w:bottom w:val="none" w:sz="0" w:space="0" w:color="auto"/>
        <w:right w:val="none" w:sz="0" w:space="0" w:color="auto"/>
      </w:divBdr>
    </w:div>
    <w:div w:id="604923271">
      <w:bodyDiv w:val="1"/>
      <w:marLeft w:val="0"/>
      <w:marRight w:val="0"/>
      <w:marTop w:val="0"/>
      <w:marBottom w:val="0"/>
      <w:divBdr>
        <w:top w:val="none" w:sz="0" w:space="0" w:color="auto"/>
        <w:left w:val="none" w:sz="0" w:space="0" w:color="auto"/>
        <w:bottom w:val="none" w:sz="0" w:space="0" w:color="auto"/>
        <w:right w:val="none" w:sz="0" w:space="0" w:color="auto"/>
      </w:divBdr>
    </w:div>
    <w:div w:id="605114389">
      <w:bodyDiv w:val="1"/>
      <w:marLeft w:val="0"/>
      <w:marRight w:val="0"/>
      <w:marTop w:val="0"/>
      <w:marBottom w:val="0"/>
      <w:divBdr>
        <w:top w:val="none" w:sz="0" w:space="0" w:color="auto"/>
        <w:left w:val="none" w:sz="0" w:space="0" w:color="auto"/>
        <w:bottom w:val="none" w:sz="0" w:space="0" w:color="auto"/>
        <w:right w:val="none" w:sz="0" w:space="0" w:color="auto"/>
      </w:divBdr>
    </w:div>
    <w:div w:id="606038498">
      <w:bodyDiv w:val="1"/>
      <w:marLeft w:val="0"/>
      <w:marRight w:val="0"/>
      <w:marTop w:val="0"/>
      <w:marBottom w:val="0"/>
      <w:divBdr>
        <w:top w:val="none" w:sz="0" w:space="0" w:color="auto"/>
        <w:left w:val="none" w:sz="0" w:space="0" w:color="auto"/>
        <w:bottom w:val="none" w:sz="0" w:space="0" w:color="auto"/>
        <w:right w:val="none" w:sz="0" w:space="0" w:color="auto"/>
      </w:divBdr>
    </w:div>
    <w:div w:id="606814843">
      <w:bodyDiv w:val="1"/>
      <w:marLeft w:val="0"/>
      <w:marRight w:val="0"/>
      <w:marTop w:val="0"/>
      <w:marBottom w:val="0"/>
      <w:divBdr>
        <w:top w:val="none" w:sz="0" w:space="0" w:color="auto"/>
        <w:left w:val="none" w:sz="0" w:space="0" w:color="auto"/>
        <w:bottom w:val="none" w:sz="0" w:space="0" w:color="auto"/>
        <w:right w:val="none" w:sz="0" w:space="0" w:color="auto"/>
      </w:divBdr>
    </w:div>
    <w:div w:id="607392189">
      <w:bodyDiv w:val="1"/>
      <w:marLeft w:val="0"/>
      <w:marRight w:val="0"/>
      <w:marTop w:val="0"/>
      <w:marBottom w:val="0"/>
      <w:divBdr>
        <w:top w:val="none" w:sz="0" w:space="0" w:color="auto"/>
        <w:left w:val="none" w:sz="0" w:space="0" w:color="auto"/>
        <w:bottom w:val="none" w:sz="0" w:space="0" w:color="auto"/>
        <w:right w:val="none" w:sz="0" w:space="0" w:color="auto"/>
      </w:divBdr>
    </w:div>
    <w:div w:id="609630991">
      <w:bodyDiv w:val="1"/>
      <w:marLeft w:val="0"/>
      <w:marRight w:val="0"/>
      <w:marTop w:val="0"/>
      <w:marBottom w:val="0"/>
      <w:divBdr>
        <w:top w:val="none" w:sz="0" w:space="0" w:color="auto"/>
        <w:left w:val="none" w:sz="0" w:space="0" w:color="auto"/>
        <w:bottom w:val="none" w:sz="0" w:space="0" w:color="auto"/>
        <w:right w:val="none" w:sz="0" w:space="0" w:color="auto"/>
      </w:divBdr>
    </w:div>
    <w:div w:id="610013388">
      <w:bodyDiv w:val="1"/>
      <w:marLeft w:val="0"/>
      <w:marRight w:val="0"/>
      <w:marTop w:val="0"/>
      <w:marBottom w:val="0"/>
      <w:divBdr>
        <w:top w:val="none" w:sz="0" w:space="0" w:color="auto"/>
        <w:left w:val="none" w:sz="0" w:space="0" w:color="auto"/>
        <w:bottom w:val="none" w:sz="0" w:space="0" w:color="auto"/>
        <w:right w:val="none" w:sz="0" w:space="0" w:color="auto"/>
      </w:divBdr>
    </w:div>
    <w:div w:id="610356088">
      <w:bodyDiv w:val="1"/>
      <w:marLeft w:val="0"/>
      <w:marRight w:val="0"/>
      <w:marTop w:val="0"/>
      <w:marBottom w:val="0"/>
      <w:divBdr>
        <w:top w:val="none" w:sz="0" w:space="0" w:color="auto"/>
        <w:left w:val="none" w:sz="0" w:space="0" w:color="auto"/>
        <w:bottom w:val="none" w:sz="0" w:space="0" w:color="auto"/>
        <w:right w:val="none" w:sz="0" w:space="0" w:color="auto"/>
      </w:divBdr>
    </w:div>
    <w:div w:id="611015126">
      <w:bodyDiv w:val="1"/>
      <w:marLeft w:val="0"/>
      <w:marRight w:val="0"/>
      <w:marTop w:val="0"/>
      <w:marBottom w:val="0"/>
      <w:divBdr>
        <w:top w:val="none" w:sz="0" w:space="0" w:color="auto"/>
        <w:left w:val="none" w:sz="0" w:space="0" w:color="auto"/>
        <w:bottom w:val="none" w:sz="0" w:space="0" w:color="auto"/>
        <w:right w:val="none" w:sz="0" w:space="0" w:color="auto"/>
      </w:divBdr>
    </w:div>
    <w:div w:id="611400119">
      <w:bodyDiv w:val="1"/>
      <w:marLeft w:val="0"/>
      <w:marRight w:val="0"/>
      <w:marTop w:val="0"/>
      <w:marBottom w:val="0"/>
      <w:divBdr>
        <w:top w:val="none" w:sz="0" w:space="0" w:color="auto"/>
        <w:left w:val="none" w:sz="0" w:space="0" w:color="auto"/>
        <w:bottom w:val="none" w:sz="0" w:space="0" w:color="auto"/>
        <w:right w:val="none" w:sz="0" w:space="0" w:color="auto"/>
      </w:divBdr>
    </w:div>
    <w:div w:id="612134461">
      <w:bodyDiv w:val="1"/>
      <w:marLeft w:val="0"/>
      <w:marRight w:val="0"/>
      <w:marTop w:val="0"/>
      <w:marBottom w:val="0"/>
      <w:divBdr>
        <w:top w:val="none" w:sz="0" w:space="0" w:color="auto"/>
        <w:left w:val="none" w:sz="0" w:space="0" w:color="auto"/>
        <w:bottom w:val="none" w:sz="0" w:space="0" w:color="auto"/>
        <w:right w:val="none" w:sz="0" w:space="0" w:color="auto"/>
      </w:divBdr>
    </w:div>
    <w:div w:id="612710028">
      <w:bodyDiv w:val="1"/>
      <w:marLeft w:val="0"/>
      <w:marRight w:val="0"/>
      <w:marTop w:val="0"/>
      <w:marBottom w:val="0"/>
      <w:divBdr>
        <w:top w:val="none" w:sz="0" w:space="0" w:color="auto"/>
        <w:left w:val="none" w:sz="0" w:space="0" w:color="auto"/>
        <w:bottom w:val="none" w:sz="0" w:space="0" w:color="auto"/>
        <w:right w:val="none" w:sz="0" w:space="0" w:color="auto"/>
      </w:divBdr>
    </w:div>
    <w:div w:id="613052794">
      <w:bodyDiv w:val="1"/>
      <w:marLeft w:val="0"/>
      <w:marRight w:val="0"/>
      <w:marTop w:val="0"/>
      <w:marBottom w:val="0"/>
      <w:divBdr>
        <w:top w:val="none" w:sz="0" w:space="0" w:color="auto"/>
        <w:left w:val="none" w:sz="0" w:space="0" w:color="auto"/>
        <w:bottom w:val="none" w:sz="0" w:space="0" w:color="auto"/>
        <w:right w:val="none" w:sz="0" w:space="0" w:color="auto"/>
      </w:divBdr>
    </w:div>
    <w:div w:id="614563640">
      <w:bodyDiv w:val="1"/>
      <w:marLeft w:val="0"/>
      <w:marRight w:val="0"/>
      <w:marTop w:val="0"/>
      <w:marBottom w:val="0"/>
      <w:divBdr>
        <w:top w:val="none" w:sz="0" w:space="0" w:color="auto"/>
        <w:left w:val="none" w:sz="0" w:space="0" w:color="auto"/>
        <w:bottom w:val="none" w:sz="0" w:space="0" w:color="auto"/>
        <w:right w:val="none" w:sz="0" w:space="0" w:color="auto"/>
      </w:divBdr>
    </w:div>
    <w:div w:id="614797978">
      <w:bodyDiv w:val="1"/>
      <w:marLeft w:val="0"/>
      <w:marRight w:val="0"/>
      <w:marTop w:val="0"/>
      <w:marBottom w:val="0"/>
      <w:divBdr>
        <w:top w:val="none" w:sz="0" w:space="0" w:color="auto"/>
        <w:left w:val="none" w:sz="0" w:space="0" w:color="auto"/>
        <w:bottom w:val="none" w:sz="0" w:space="0" w:color="auto"/>
        <w:right w:val="none" w:sz="0" w:space="0" w:color="auto"/>
      </w:divBdr>
    </w:div>
    <w:div w:id="617686512">
      <w:bodyDiv w:val="1"/>
      <w:marLeft w:val="0"/>
      <w:marRight w:val="0"/>
      <w:marTop w:val="0"/>
      <w:marBottom w:val="0"/>
      <w:divBdr>
        <w:top w:val="none" w:sz="0" w:space="0" w:color="auto"/>
        <w:left w:val="none" w:sz="0" w:space="0" w:color="auto"/>
        <w:bottom w:val="none" w:sz="0" w:space="0" w:color="auto"/>
        <w:right w:val="none" w:sz="0" w:space="0" w:color="auto"/>
      </w:divBdr>
    </w:div>
    <w:div w:id="617761040">
      <w:bodyDiv w:val="1"/>
      <w:marLeft w:val="0"/>
      <w:marRight w:val="0"/>
      <w:marTop w:val="0"/>
      <w:marBottom w:val="0"/>
      <w:divBdr>
        <w:top w:val="none" w:sz="0" w:space="0" w:color="auto"/>
        <w:left w:val="none" w:sz="0" w:space="0" w:color="auto"/>
        <w:bottom w:val="none" w:sz="0" w:space="0" w:color="auto"/>
        <w:right w:val="none" w:sz="0" w:space="0" w:color="auto"/>
      </w:divBdr>
    </w:div>
    <w:div w:id="617832356">
      <w:bodyDiv w:val="1"/>
      <w:marLeft w:val="0"/>
      <w:marRight w:val="0"/>
      <w:marTop w:val="0"/>
      <w:marBottom w:val="0"/>
      <w:divBdr>
        <w:top w:val="none" w:sz="0" w:space="0" w:color="auto"/>
        <w:left w:val="none" w:sz="0" w:space="0" w:color="auto"/>
        <w:bottom w:val="none" w:sz="0" w:space="0" w:color="auto"/>
        <w:right w:val="none" w:sz="0" w:space="0" w:color="auto"/>
      </w:divBdr>
    </w:div>
    <w:div w:id="618412386">
      <w:bodyDiv w:val="1"/>
      <w:marLeft w:val="0"/>
      <w:marRight w:val="0"/>
      <w:marTop w:val="0"/>
      <w:marBottom w:val="0"/>
      <w:divBdr>
        <w:top w:val="none" w:sz="0" w:space="0" w:color="auto"/>
        <w:left w:val="none" w:sz="0" w:space="0" w:color="auto"/>
        <w:bottom w:val="none" w:sz="0" w:space="0" w:color="auto"/>
        <w:right w:val="none" w:sz="0" w:space="0" w:color="auto"/>
      </w:divBdr>
    </w:div>
    <w:div w:id="620234678">
      <w:bodyDiv w:val="1"/>
      <w:marLeft w:val="0"/>
      <w:marRight w:val="0"/>
      <w:marTop w:val="0"/>
      <w:marBottom w:val="0"/>
      <w:divBdr>
        <w:top w:val="none" w:sz="0" w:space="0" w:color="auto"/>
        <w:left w:val="none" w:sz="0" w:space="0" w:color="auto"/>
        <w:bottom w:val="none" w:sz="0" w:space="0" w:color="auto"/>
        <w:right w:val="none" w:sz="0" w:space="0" w:color="auto"/>
      </w:divBdr>
    </w:div>
    <w:div w:id="620309949">
      <w:bodyDiv w:val="1"/>
      <w:marLeft w:val="0"/>
      <w:marRight w:val="0"/>
      <w:marTop w:val="0"/>
      <w:marBottom w:val="0"/>
      <w:divBdr>
        <w:top w:val="none" w:sz="0" w:space="0" w:color="auto"/>
        <w:left w:val="none" w:sz="0" w:space="0" w:color="auto"/>
        <w:bottom w:val="none" w:sz="0" w:space="0" w:color="auto"/>
        <w:right w:val="none" w:sz="0" w:space="0" w:color="auto"/>
      </w:divBdr>
    </w:div>
    <w:div w:id="620771091">
      <w:bodyDiv w:val="1"/>
      <w:marLeft w:val="0"/>
      <w:marRight w:val="0"/>
      <w:marTop w:val="0"/>
      <w:marBottom w:val="0"/>
      <w:divBdr>
        <w:top w:val="none" w:sz="0" w:space="0" w:color="auto"/>
        <w:left w:val="none" w:sz="0" w:space="0" w:color="auto"/>
        <w:bottom w:val="none" w:sz="0" w:space="0" w:color="auto"/>
        <w:right w:val="none" w:sz="0" w:space="0" w:color="auto"/>
      </w:divBdr>
    </w:div>
    <w:div w:id="622855444">
      <w:bodyDiv w:val="1"/>
      <w:marLeft w:val="0"/>
      <w:marRight w:val="0"/>
      <w:marTop w:val="0"/>
      <w:marBottom w:val="0"/>
      <w:divBdr>
        <w:top w:val="none" w:sz="0" w:space="0" w:color="auto"/>
        <w:left w:val="none" w:sz="0" w:space="0" w:color="auto"/>
        <w:bottom w:val="none" w:sz="0" w:space="0" w:color="auto"/>
        <w:right w:val="none" w:sz="0" w:space="0" w:color="auto"/>
      </w:divBdr>
    </w:div>
    <w:div w:id="624237437">
      <w:bodyDiv w:val="1"/>
      <w:marLeft w:val="0"/>
      <w:marRight w:val="0"/>
      <w:marTop w:val="0"/>
      <w:marBottom w:val="0"/>
      <w:divBdr>
        <w:top w:val="none" w:sz="0" w:space="0" w:color="auto"/>
        <w:left w:val="none" w:sz="0" w:space="0" w:color="auto"/>
        <w:bottom w:val="none" w:sz="0" w:space="0" w:color="auto"/>
        <w:right w:val="none" w:sz="0" w:space="0" w:color="auto"/>
      </w:divBdr>
    </w:div>
    <w:div w:id="625937290">
      <w:bodyDiv w:val="1"/>
      <w:marLeft w:val="0"/>
      <w:marRight w:val="0"/>
      <w:marTop w:val="0"/>
      <w:marBottom w:val="0"/>
      <w:divBdr>
        <w:top w:val="none" w:sz="0" w:space="0" w:color="auto"/>
        <w:left w:val="none" w:sz="0" w:space="0" w:color="auto"/>
        <w:bottom w:val="none" w:sz="0" w:space="0" w:color="auto"/>
        <w:right w:val="none" w:sz="0" w:space="0" w:color="auto"/>
      </w:divBdr>
    </w:div>
    <w:div w:id="626082276">
      <w:bodyDiv w:val="1"/>
      <w:marLeft w:val="0"/>
      <w:marRight w:val="0"/>
      <w:marTop w:val="0"/>
      <w:marBottom w:val="0"/>
      <w:divBdr>
        <w:top w:val="none" w:sz="0" w:space="0" w:color="auto"/>
        <w:left w:val="none" w:sz="0" w:space="0" w:color="auto"/>
        <w:bottom w:val="none" w:sz="0" w:space="0" w:color="auto"/>
        <w:right w:val="none" w:sz="0" w:space="0" w:color="auto"/>
      </w:divBdr>
    </w:div>
    <w:div w:id="626594637">
      <w:bodyDiv w:val="1"/>
      <w:marLeft w:val="0"/>
      <w:marRight w:val="0"/>
      <w:marTop w:val="0"/>
      <w:marBottom w:val="0"/>
      <w:divBdr>
        <w:top w:val="none" w:sz="0" w:space="0" w:color="auto"/>
        <w:left w:val="none" w:sz="0" w:space="0" w:color="auto"/>
        <w:bottom w:val="none" w:sz="0" w:space="0" w:color="auto"/>
        <w:right w:val="none" w:sz="0" w:space="0" w:color="auto"/>
      </w:divBdr>
    </w:div>
    <w:div w:id="626858108">
      <w:bodyDiv w:val="1"/>
      <w:marLeft w:val="0"/>
      <w:marRight w:val="0"/>
      <w:marTop w:val="0"/>
      <w:marBottom w:val="0"/>
      <w:divBdr>
        <w:top w:val="none" w:sz="0" w:space="0" w:color="auto"/>
        <w:left w:val="none" w:sz="0" w:space="0" w:color="auto"/>
        <w:bottom w:val="none" w:sz="0" w:space="0" w:color="auto"/>
        <w:right w:val="none" w:sz="0" w:space="0" w:color="auto"/>
      </w:divBdr>
    </w:div>
    <w:div w:id="627051981">
      <w:bodyDiv w:val="1"/>
      <w:marLeft w:val="0"/>
      <w:marRight w:val="0"/>
      <w:marTop w:val="0"/>
      <w:marBottom w:val="0"/>
      <w:divBdr>
        <w:top w:val="none" w:sz="0" w:space="0" w:color="auto"/>
        <w:left w:val="none" w:sz="0" w:space="0" w:color="auto"/>
        <w:bottom w:val="none" w:sz="0" w:space="0" w:color="auto"/>
        <w:right w:val="none" w:sz="0" w:space="0" w:color="auto"/>
      </w:divBdr>
    </w:div>
    <w:div w:id="627395516">
      <w:bodyDiv w:val="1"/>
      <w:marLeft w:val="0"/>
      <w:marRight w:val="0"/>
      <w:marTop w:val="0"/>
      <w:marBottom w:val="0"/>
      <w:divBdr>
        <w:top w:val="none" w:sz="0" w:space="0" w:color="auto"/>
        <w:left w:val="none" w:sz="0" w:space="0" w:color="auto"/>
        <w:bottom w:val="none" w:sz="0" w:space="0" w:color="auto"/>
        <w:right w:val="none" w:sz="0" w:space="0" w:color="auto"/>
      </w:divBdr>
    </w:div>
    <w:div w:id="629172270">
      <w:bodyDiv w:val="1"/>
      <w:marLeft w:val="0"/>
      <w:marRight w:val="0"/>
      <w:marTop w:val="0"/>
      <w:marBottom w:val="0"/>
      <w:divBdr>
        <w:top w:val="none" w:sz="0" w:space="0" w:color="auto"/>
        <w:left w:val="none" w:sz="0" w:space="0" w:color="auto"/>
        <w:bottom w:val="none" w:sz="0" w:space="0" w:color="auto"/>
        <w:right w:val="none" w:sz="0" w:space="0" w:color="auto"/>
      </w:divBdr>
    </w:div>
    <w:div w:id="630130239">
      <w:bodyDiv w:val="1"/>
      <w:marLeft w:val="0"/>
      <w:marRight w:val="0"/>
      <w:marTop w:val="0"/>
      <w:marBottom w:val="0"/>
      <w:divBdr>
        <w:top w:val="none" w:sz="0" w:space="0" w:color="auto"/>
        <w:left w:val="none" w:sz="0" w:space="0" w:color="auto"/>
        <w:bottom w:val="none" w:sz="0" w:space="0" w:color="auto"/>
        <w:right w:val="none" w:sz="0" w:space="0" w:color="auto"/>
      </w:divBdr>
    </w:div>
    <w:div w:id="631059999">
      <w:bodyDiv w:val="1"/>
      <w:marLeft w:val="0"/>
      <w:marRight w:val="0"/>
      <w:marTop w:val="0"/>
      <w:marBottom w:val="0"/>
      <w:divBdr>
        <w:top w:val="none" w:sz="0" w:space="0" w:color="auto"/>
        <w:left w:val="none" w:sz="0" w:space="0" w:color="auto"/>
        <w:bottom w:val="none" w:sz="0" w:space="0" w:color="auto"/>
        <w:right w:val="none" w:sz="0" w:space="0" w:color="auto"/>
      </w:divBdr>
    </w:div>
    <w:div w:id="633217588">
      <w:bodyDiv w:val="1"/>
      <w:marLeft w:val="0"/>
      <w:marRight w:val="0"/>
      <w:marTop w:val="0"/>
      <w:marBottom w:val="0"/>
      <w:divBdr>
        <w:top w:val="none" w:sz="0" w:space="0" w:color="auto"/>
        <w:left w:val="none" w:sz="0" w:space="0" w:color="auto"/>
        <w:bottom w:val="none" w:sz="0" w:space="0" w:color="auto"/>
        <w:right w:val="none" w:sz="0" w:space="0" w:color="auto"/>
      </w:divBdr>
    </w:div>
    <w:div w:id="634024582">
      <w:bodyDiv w:val="1"/>
      <w:marLeft w:val="0"/>
      <w:marRight w:val="0"/>
      <w:marTop w:val="0"/>
      <w:marBottom w:val="0"/>
      <w:divBdr>
        <w:top w:val="none" w:sz="0" w:space="0" w:color="auto"/>
        <w:left w:val="none" w:sz="0" w:space="0" w:color="auto"/>
        <w:bottom w:val="none" w:sz="0" w:space="0" w:color="auto"/>
        <w:right w:val="none" w:sz="0" w:space="0" w:color="auto"/>
      </w:divBdr>
    </w:div>
    <w:div w:id="636034414">
      <w:bodyDiv w:val="1"/>
      <w:marLeft w:val="0"/>
      <w:marRight w:val="0"/>
      <w:marTop w:val="0"/>
      <w:marBottom w:val="0"/>
      <w:divBdr>
        <w:top w:val="none" w:sz="0" w:space="0" w:color="auto"/>
        <w:left w:val="none" w:sz="0" w:space="0" w:color="auto"/>
        <w:bottom w:val="none" w:sz="0" w:space="0" w:color="auto"/>
        <w:right w:val="none" w:sz="0" w:space="0" w:color="auto"/>
      </w:divBdr>
    </w:div>
    <w:div w:id="636566432">
      <w:bodyDiv w:val="1"/>
      <w:marLeft w:val="0"/>
      <w:marRight w:val="0"/>
      <w:marTop w:val="0"/>
      <w:marBottom w:val="0"/>
      <w:divBdr>
        <w:top w:val="none" w:sz="0" w:space="0" w:color="auto"/>
        <w:left w:val="none" w:sz="0" w:space="0" w:color="auto"/>
        <w:bottom w:val="none" w:sz="0" w:space="0" w:color="auto"/>
        <w:right w:val="none" w:sz="0" w:space="0" w:color="auto"/>
      </w:divBdr>
    </w:div>
    <w:div w:id="636956202">
      <w:bodyDiv w:val="1"/>
      <w:marLeft w:val="0"/>
      <w:marRight w:val="0"/>
      <w:marTop w:val="0"/>
      <w:marBottom w:val="0"/>
      <w:divBdr>
        <w:top w:val="none" w:sz="0" w:space="0" w:color="auto"/>
        <w:left w:val="none" w:sz="0" w:space="0" w:color="auto"/>
        <w:bottom w:val="none" w:sz="0" w:space="0" w:color="auto"/>
        <w:right w:val="none" w:sz="0" w:space="0" w:color="auto"/>
      </w:divBdr>
    </w:div>
    <w:div w:id="637077571">
      <w:bodyDiv w:val="1"/>
      <w:marLeft w:val="0"/>
      <w:marRight w:val="0"/>
      <w:marTop w:val="0"/>
      <w:marBottom w:val="0"/>
      <w:divBdr>
        <w:top w:val="none" w:sz="0" w:space="0" w:color="auto"/>
        <w:left w:val="none" w:sz="0" w:space="0" w:color="auto"/>
        <w:bottom w:val="none" w:sz="0" w:space="0" w:color="auto"/>
        <w:right w:val="none" w:sz="0" w:space="0" w:color="auto"/>
      </w:divBdr>
    </w:div>
    <w:div w:id="637537741">
      <w:bodyDiv w:val="1"/>
      <w:marLeft w:val="0"/>
      <w:marRight w:val="0"/>
      <w:marTop w:val="0"/>
      <w:marBottom w:val="0"/>
      <w:divBdr>
        <w:top w:val="none" w:sz="0" w:space="0" w:color="auto"/>
        <w:left w:val="none" w:sz="0" w:space="0" w:color="auto"/>
        <w:bottom w:val="none" w:sz="0" w:space="0" w:color="auto"/>
        <w:right w:val="none" w:sz="0" w:space="0" w:color="auto"/>
      </w:divBdr>
    </w:div>
    <w:div w:id="638338242">
      <w:bodyDiv w:val="1"/>
      <w:marLeft w:val="0"/>
      <w:marRight w:val="0"/>
      <w:marTop w:val="0"/>
      <w:marBottom w:val="0"/>
      <w:divBdr>
        <w:top w:val="none" w:sz="0" w:space="0" w:color="auto"/>
        <w:left w:val="none" w:sz="0" w:space="0" w:color="auto"/>
        <w:bottom w:val="none" w:sz="0" w:space="0" w:color="auto"/>
        <w:right w:val="none" w:sz="0" w:space="0" w:color="auto"/>
      </w:divBdr>
    </w:div>
    <w:div w:id="638727838">
      <w:bodyDiv w:val="1"/>
      <w:marLeft w:val="0"/>
      <w:marRight w:val="0"/>
      <w:marTop w:val="0"/>
      <w:marBottom w:val="0"/>
      <w:divBdr>
        <w:top w:val="none" w:sz="0" w:space="0" w:color="auto"/>
        <w:left w:val="none" w:sz="0" w:space="0" w:color="auto"/>
        <w:bottom w:val="none" w:sz="0" w:space="0" w:color="auto"/>
        <w:right w:val="none" w:sz="0" w:space="0" w:color="auto"/>
      </w:divBdr>
    </w:div>
    <w:div w:id="639117396">
      <w:bodyDiv w:val="1"/>
      <w:marLeft w:val="0"/>
      <w:marRight w:val="0"/>
      <w:marTop w:val="0"/>
      <w:marBottom w:val="0"/>
      <w:divBdr>
        <w:top w:val="none" w:sz="0" w:space="0" w:color="auto"/>
        <w:left w:val="none" w:sz="0" w:space="0" w:color="auto"/>
        <w:bottom w:val="none" w:sz="0" w:space="0" w:color="auto"/>
        <w:right w:val="none" w:sz="0" w:space="0" w:color="auto"/>
      </w:divBdr>
    </w:div>
    <w:div w:id="639388408">
      <w:bodyDiv w:val="1"/>
      <w:marLeft w:val="0"/>
      <w:marRight w:val="0"/>
      <w:marTop w:val="0"/>
      <w:marBottom w:val="0"/>
      <w:divBdr>
        <w:top w:val="none" w:sz="0" w:space="0" w:color="auto"/>
        <w:left w:val="none" w:sz="0" w:space="0" w:color="auto"/>
        <w:bottom w:val="none" w:sz="0" w:space="0" w:color="auto"/>
        <w:right w:val="none" w:sz="0" w:space="0" w:color="auto"/>
      </w:divBdr>
    </w:div>
    <w:div w:id="640382579">
      <w:bodyDiv w:val="1"/>
      <w:marLeft w:val="0"/>
      <w:marRight w:val="0"/>
      <w:marTop w:val="0"/>
      <w:marBottom w:val="0"/>
      <w:divBdr>
        <w:top w:val="none" w:sz="0" w:space="0" w:color="auto"/>
        <w:left w:val="none" w:sz="0" w:space="0" w:color="auto"/>
        <w:bottom w:val="none" w:sz="0" w:space="0" w:color="auto"/>
        <w:right w:val="none" w:sz="0" w:space="0" w:color="auto"/>
      </w:divBdr>
    </w:div>
    <w:div w:id="640693391">
      <w:bodyDiv w:val="1"/>
      <w:marLeft w:val="0"/>
      <w:marRight w:val="0"/>
      <w:marTop w:val="0"/>
      <w:marBottom w:val="0"/>
      <w:divBdr>
        <w:top w:val="none" w:sz="0" w:space="0" w:color="auto"/>
        <w:left w:val="none" w:sz="0" w:space="0" w:color="auto"/>
        <w:bottom w:val="none" w:sz="0" w:space="0" w:color="auto"/>
        <w:right w:val="none" w:sz="0" w:space="0" w:color="auto"/>
      </w:divBdr>
    </w:div>
    <w:div w:id="641543900">
      <w:bodyDiv w:val="1"/>
      <w:marLeft w:val="0"/>
      <w:marRight w:val="0"/>
      <w:marTop w:val="0"/>
      <w:marBottom w:val="0"/>
      <w:divBdr>
        <w:top w:val="none" w:sz="0" w:space="0" w:color="auto"/>
        <w:left w:val="none" w:sz="0" w:space="0" w:color="auto"/>
        <w:bottom w:val="none" w:sz="0" w:space="0" w:color="auto"/>
        <w:right w:val="none" w:sz="0" w:space="0" w:color="auto"/>
      </w:divBdr>
    </w:div>
    <w:div w:id="641885399">
      <w:bodyDiv w:val="1"/>
      <w:marLeft w:val="0"/>
      <w:marRight w:val="0"/>
      <w:marTop w:val="0"/>
      <w:marBottom w:val="0"/>
      <w:divBdr>
        <w:top w:val="none" w:sz="0" w:space="0" w:color="auto"/>
        <w:left w:val="none" w:sz="0" w:space="0" w:color="auto"/>
        <w:bottom w:val="none" w:sz="0" w:space="0" w:color="auto"/>
        <w:right w:val="none" w:sz="0" w:space="0" w:color="auto"/>
      </w:divBdr>
    </w:div>
    <w:div w:id="642588447">
      <w:bodyDiv w:val="1"/>
      <w:marLeft w:val="0"/>
      <w:marRight w:val="0"/>
      <w:marTop w:val="0"/>
      <w:marBottom w:val="0"/>
      <w:divBdr>
        <w:top w:val="none" w:sz="0" w:space="0" w:color="auto"/>
        <w:left w:val="none" w:sz="0" w:space="0" w:color="auto"/>
        <w:bottom w:val="none" w:sz="0" w:space="0" w:color="auto"/>
        <w:right w:val="none" w:sz="0" w:space="0" w:color="auto"/>
      </w:divBdr>
    </w:div>
    <w:div w:id="642932715">
      <w:bodyDiv w:val="1"/>
      <w:marLeft w:val="0"/>
      <w:marRight w:val="0"/>
      <w:marTop w:val="0"/>
      <w:marBottom w:val="0"/>
      <w:divBdr>
        <w:top w:val="none" w:sz="0" w:space="0" w:color="auto"/>
        <w:left w:val="none" w:sz="0" w:space="0" w:color="auto"/>
        <w:bottom w:val="none" w:sz="0" w:space="0" w:color="auto"/>
        <w:right w:val="none" w:sz="0" w:space="0" w:color="auto"/>
      </w:divBdr>
    </w:div>
    <w:div w:id="643316929">
      <w:bodyDiv w:val="1"/>
      <w:marLeft w:val="0"/>
      <w:marRight w:val="0"/>
      <w:marTop w:val="0"/>
      <w:marBottom w:val="0"/>
      <w:divBdr>
        <w:top w:val="none" w:sz="0" w:space="0" w:color="auto"/>
        <w:left w:val="none" w:sz="0" w:space="0" w:color="auto"/>
        <w:bottom w:val="none" w:sz="0" w:space="0" w:color="auto"/>
        <w:right w:val="none" w:sz="0" w:space="0" w:color="auto"/>
      </w:divBdr>
    </w:div>
    <w:div w:id="643899594">
      <w:bodyDiv w:val="1"/>
      <w:marLeft w:val="0"/>
      <w:marRight w:val="0"/>
      <w:marTop w:val="0"/>
      <w:marBottom w:val="0"/>
      <w:divBdr>
        <w:top w:val="none" w:sz="0" w:space="0" w:color="auto"/>
        <w:left w:val="none" w:sz="0" w:space="0" w:color="auto"/>
        <w:bottom w:val="none" w:sz="0" w:space="0" w:color="auto"/>
        <w:right w:val="none" w:sz="0" w:space="0" w:color="auto"/>
      </w:divBdr>
    </w:div>
    <w:div w:id="645234069">
      <w:bodyDiv w:val="1"/>
      <w:marLeft w:val="0"/>
      <w:marRight w:val="0"/>
      <w:marTop w:val="0"/>
      <w:marBottom w:val="0"/>
      <w:divBdr>
        <w:top w:val="none" w:sz="0" w:space="0" w:color="auto"/>
        <w:left w:val="none" w:sz="0" w:space="0" w:color="auto"/>
        <w:bottom w:val="none" w:sz="0" w:space="0" w:color="auto"/>
        <w:right w:val="none" w:sz="0" w:space="0" w:color="auto"/>
      </w:divBdr>
    </w:div>
    <w:div w:id="646126125">
      <w:bodyDiv w:val="1"/>
      <w:marLeft w:val="0"/>
      <w:marRight w:val="0"/>
      <w:marTop w:val="0"/>
      <w:marBottom w:val="0"/>
      <w:divBdr>
        <w:top w:val="none" w:sz="0" w:space="0" w:color="auto"/>
        <w:left w:val="none" w:sz="0" w:space="0" w:color="auto"/>
        <w:bottom w:val="none" w:sz="0" w:space="0" w:color="auto"/>
        <w:right w:val="none" w:sz="0" w:space="0" w:color="auto"/>
      </w:divBdr>
    </w:div>
    <w:div w:id="648171438">
      <w:bodyDiv w:val="1"/>
      <w:marLeft w:val="0"/>
      <w:marRight w:val="0"/>
      <w:marTop w:val="0"/>
      <w:marBottom w:val="0"/>
      <w:divBdr>
        <w:top w:val="none" w:sz="0" w:space="0" w:color="auto"/>
        <w:left w:val="none" w:sz="0" w:space="0" w:color="auto"/>
        <w:bottom w:val="none" w:sz="0" w:space="0" w:color="auto"/>
        <w:right w:val="none" w:sz="0" w:space="0" w:color="auto"/>
      </w:divBdr>
    </w:div>
    <w:div w:id="648678982">
      <w:bodyDiv w:val="1"/>
      <w:marLeft w:val="0"/>
      <w:marRight w:val="0"/>
      <w:marTop w:val="0"/>
      <w:marBottom w:val="0"/>
      <w:divBdr>
        <w:top w:val="none" w:sz="0" w:space="0" w:color="auto"/>
        <w:left w:val="none" w:sz="0" w:space="0" w:color="auto"/>
        <w:bottom w:val="none" w:sz="0" w:space="0" w:color="auto"/>
        <w:right w:val="none" w:sz="0" w:space="0" w:color="auto"/>
      </w:divBdr>
    </w:div>
    <w:div w:id="650064077">
      <w:bodyDiv w:val="1"/>
      <w:marLeft w:val="0"/>
      <w:marRight w:val="0"/>
      <w:marTop w:val="0"/>
      <w:marBottom w:val="0"/>
      <w:divBdr>
        <w:top w:val="none" w:sz="0" w:space="0" w:color="auto"/>
        <w:left w:val="none" w:sz="0" w:space="0" w:color="auto"/>
        <w:bottom w:val="none" w:sz="0" w:space="0" w:color="auto"/>
        <w:right w:val="none" w:sz="0" w:space="0" w:color="auto"/>
      </w:divBdr>
    </w:div>
    <w:div w:id="650256076">
      <w:bodyDiv w:val="1"/>
      <w:marLeft w:val="0"/>
      <w:marRight w:val="0"/>
      <w:marTop w:val="0"/>
      <w:marBottom w:val="0"/>
      <w:divBdr>
        <w:top w:val="none" w:sz="0" w:space="0" w:color="auto"/>
        <w:left w:val="none" w:sz="0" w:space="0" w:color="auto"/>
        <w:bottom w:val="none" w:sz="0" w:space="0" w:color="auto"/>
        <w:right w:val="none" w:sz="0" w:space="0" w:color="auto"/>
      </w:divBdr>
    </w:div>
    <w:div w:id="650451685">
      <w:bodyDiv w:val="1"/>
      <w:marLeft w:val="0"/>
      <w:marRight w:val="0"/>
      <w:marTop w:val="0"/>
      <w:marBottom w:val="0"/>
      <w:divBdr>
        <w:top w:val="none" w:sz="0" w:space="0" w:color="auto"/>
        <w:left w:val="none" w:sz="0" w:space="0" w:color="auto"/>
        <w:bottom w:val="none" w:sz="0" w:space="0" w:color="auto"/>
        <w:right w:val="none" w:sz="0" w:space="0" w:color="auto"/>
      </w:divBdr>
    </w:div>
    <w:div w:id="651300581">
      <w:bodyDiv w:val="1"/>
      <w:marLeft w:val="0"/>
      <w:marRight w:val="0"/>
      <w:marTop w:val="0"/>
      <w:marBottom w:val="0"/>
      <w:divBdr>
        <w:top w:val="none" w:sz="0" w:space="0" w:color="auto"/>
        <w:left w:val="none" w:sz="0" w:space="0" w:color="auto"/>
        <w:bottom w:val="none" w:sz="0" w:space="0" w:color="auto"/>
        <w:right w:val="none" w:sz="0" w:space="0" w:color="auto"/>
      </w:divBdr>
    </w:div>
    <w:div w:id="652031290">
      <w:bodyDiv w:val="1"/>
      <w:marLeft w:val="0"/>
      <w:marRight w:val="0"/>
      <w:marTop w:val="0"/>
      <w:marBottom w:val="0"/>
      <w:divBdr>
        <w:top w:val="none" w:sz="0" w:space="0" w:color="auto"/>
        <w:left w:val="none" w:sz="0" w:space="0" w:color="auto"/>
        <w:bottom w:val="none" w:sz="0" w:space="0" w:color="auto"/>
        <w:right w:val="none" w:sz="0" w:space="0" w:color="auto"/>
      </w:divBdr>
    </w:div>
    <w:div w:id="652443427">
      <w:bodyDiv w:val="1"/>
      <w:marLeft w:val="0"/>
      <w:marRight w:val="0"/>
      <w:marTop w:val="0"/>
      <w:marBottom w:val="0"/>
      <w:divBdr>
        <w:top w:val="none" w:sz="0" w:space="0" w:color="auto"/>
        <w:left w:val="none" w:sz="0" w:space="0" w:color="auto"/>
        <w:bottom w:val="none" w:sz="0" w:space="0" w:color="auto"/>
        <w:right w:val="none" w:sz="0" w:space="0" w:color="auto"/>
      </w:divBdr>
    </w:div>
    <w:div w:id="652880203">
      <w:bodyDiv w:val="1"/>
      <w:marLeft w:val="0"/>
      <w:marRight w:val="0"/>
      <w:marTop w:val="0"/>
      <w:marBottom w:val="0"/>
      <w:divBdr>
        <w:top w:val="none" w:sz="0" w:space="0" w:color="auto"/>
        <w:left w:val="none" w:sz="0" w:space="0" w:color="auto"/>
        <w:bottom w:val="none" w:sz="0" w:space="0" w:color="auto"/>
        <w:right w:val="none" w:sz="0" w:space="0" w:color="auto"/>
      </w:divBdr>
    </w:div>
    <w:div w:id="654602505">
      <w:bodyDiv w:val="1"/>
      <w:marLeft w:val="0"/>
      <w:marRight w:val="0"/>
      <w:marTop w:val="0"/>
      <w:marBottom w:val="0"/>
      <w:divBdr>
        <w:top w:val="none" w:sz="0" w:space="0" w:color="auto"/>
        <w:left w:val="none" w:sz="0" w:space="0" w:color="auto"/>
        <w:bottom w:val="none" w:sz="0" w:space="0" w:color="auto"/>
        <w:right w:val="none" w:sz="0" w:space="0" w:color="auto"/>
      </w:divBdr>
    </w:div>
    <w:div w:id="656882588">
      <w:bodyDiv w:val="1"/>
      <w:marLeft w:val="0"/>
      <w:marRight w:val="0"/>
      <w:marTop w:val="0"/>
      <w:marBottom w:val="0"/>
      <w:divBdr>
        <w:top w:val="none" w:sz="0" w:space="0" w:color="auto"/>
        <w:left w:val="none" w:sz="0" w:space="0" w:color="auto"/>
        <w:bottom w:val="none" w:sz="0" w:space="0" w:color="auto"/>
        <w:right w:val="none" w:sz="0" w:space="0" w:color="auto"/>
      </w:divBdr>
    </w:div>
    <w:div w:id="657882704">
      <w:bodyDiv w:val="1"/>
      <w:marLeft w:val="0"/>
      <w:marRight w:val="0"/>
      <w:marTop w:val="0"/>
      <w:marBottom w:val="0"/>
      <w:divBdr>
        <w:top w:val="none" w:sz="0" w:space="0" w:color="auto"/>
        <w:left w:val="none" w:sz="0" w:space="0" w:color="auto"/>
        <w:bottom w:val="none" w:sz="0" w:space="0" w:color="auto"/>
        <w:right w:val="none" w:sz="0" w:space="0" w:color="auto"/>
      </w:divBdr>
    </w:div>
    <w:div w:id="658197947">
      <w:bodyDiv w:val="1"/>
      <w:marLeft w:val="0"/>
      <w:marRight w:val="0"/>
      <w:marTop w:val="0"/>
      <w:marBottom w:val="0"/>
      <w:divBdr>
        <w:top w:val="none" w:sz="0" w:space="0" w:color="auto"/>
        <w:left w:val="none" w:sz="0" w:space="0" w:color="auto"/>
        <w:bottom w:val="none" w:sz="0" w:space="0" w:color="auto"/>
        <w:right w:val="none" w:sz="0" w:space="0" w:color="auto"/>
      </w:divBdr>
    </w:div>
    <w:div w:id="659191549">
      <w:bodyDiv w:val="1"/>
      <w:marLeft w:val="0"/>
      <w:marRight w:val="0"/>
      <w:marTop w:val="0"/>
      <w:marBottom w:val="0"/>
      <w:divBdr>
        <w:top w:val="none" w:sz="0" w:space="0" w:color="auto"/>
        <w:left w:val="none" w:sz="0" w:space="0" w:color="auto"/>
        <w:bottom w:val="none" w:sz="0" w:space="0" w:color="auto"/>
        <w:right w:val="none" w:sz="0" w:space="0" w:color="auto"/>
      </w:divBdr>
    </w:div>
    <w:div w:id="659622530">
      <w:bodyDiv w:val="1"/>
      <w:marLeft w:val="0"/>
      <w:marRight w:val="0"/>
      <w:marTop w:val="0"/>
      <w:marBottom w:val="0"/>
      <w:divBdr>
        <w:top w:val="none" w:sz="0" w:space="0" w:color="auto"/>
        <w:left w:val="none" w:sz="0" w:space="0" w:color="auto"/>
        <w:bottom w:val="none" w:sz="0" w:space="0" w:color="auto"/>
        <w:right w:val="none" w:sz="0" w:space="0" w:color="auto"/>
      </w:divBdr>
    </w:div>
    <w:div w:id="659970668">
      <w:bodyDiv w:val="1"/>
      <w:marLeft w:val="0"/>
      <w:marRight w:val="0"/>
      <w:marTop w:val="0"/>
      <w:marBottom w:val="0"/>
      <w:divBdr>
        <w:top w:val="none" w:sz="0" w:space="0" w:color="auto"/>
        <w:left w:val="none" w:sz="0" w:space="0" w:color="auto"/>
        <w:bottom w:val="none" w:sz="0" w:space="0" w:color="auto"/>
        <w:right w:val="none" w:sz="0" w:space="0" w:color="auto"/>
      </w:divBdr>
    </w:div>
    <w:div w:id="660276594">
      <w:bodyDiv w:val="1"/>
      <w:marLeft w:val="0"/>
      <w:marRight w:val="0"/>
      <w:marTop w:val="0"/>
      <w:marBottom w:val="0"/>
      <w:divBdr>
        <w:top w:val="none" w:sz="0" w:space="0" w:color="auto"/>
        <w:left w:val="none" w:sz="0" w:space="0" w:color="auto"/>
        <w:bottom w:val="none" w:sz="0" w:space="0" w:color="auto"/>
        <w:right w:val="none" w:sz="0" w:space="0" w:color="auto"/>
      </w:divBdr>
    </w:div>
    <w:div w:id="660504357">
      <w:bodyDiv w:val="1"/>
      <w:marLeft w:val="0"/>
      <w:marRight w:val="0"/>
      <w:marTop w:val="0"/>
      <w:marBottom w:val="0"/>
      <w:divBdr>
        <w:top w:val="none" w:sz="0" w:space="0" w:color="auto"/>
        <w:left w:val="none" w:sz="0" w:space="0" w:color="auto"/>
        <w:bottom w:val="none" w:sz="0" w:space="0" w:color="auto"/>
        <w:right w:val="none" w:sz="0" w:space="0" w:color="auto"/>
      </w:divBdr>
    </w:div>
    <w:div w:id="661738535">
      <w:bodyDiv w:val="1"/>
      <w:marLeft w:val="0"/>
      <w:marRight w:val="0"/>
      <w:marTop w:val="0"/>
      <w:marBottom w:val="0"/>
      <w:divBdr>
        <w:top w:val="none" w:sz="0" w:space="0" w:color="auto"/>
        <w:left w:val="none" w:sz="0" w:space="0" w:color="auto"/>
        <w:bottom w:val="none" w:sz="0" w:space="0" w:color="auto"/>
        <w:right w:val="none" w:sz="0" w:space="0" w:color="auto"/>
      </w:divBdr>
    </w:div>
    <w:div w:id="662273862">
      <w:bodyDiv w:val="1"/>
      <w:marLeft w:val="0"/>
      <w:marRight w:val="0"/>
      <w:marTop w:val="0"/>
      <w:marBottom w:val="0"/>
      <w:divBdr>
        <w:top w:val="none" w:sz="0" w:space="0" w:color="auto"/>
        <w:left w:val="none" w:sz="0" w:space="0" w:color="auto"/>
        <w:bottom w:val="none" w:sz="0" w:space="0" w:color="auto"/>
        <w:right w:val="none" w:sz="0" w:space="0" w:color="auto"/>
      </w:divBdr>
    </w:div>
    <w:div w:id="664742652">
      <w:bodyDiv w:val="1"/>
      <w:marLeft w:val="0"/>
      <w:marRight w:val="0"/>
      <w:marTop w:val="0"/>
      <w:marBottom w:val="0"/>
      <w:divBdr>
        <w:top w:val="none" w:sz="0" w:space="0" w:color="auto"/>
        <w:left w:val="none" w:sz="0" w:space="0" w:color="auto"/>
        <w:bottom w:val="none" w:sz="0" w:space="0" w:color="auto"/>
        <w:right w:val="none" w:sz="0" w:space="0" w:color="auto"/>
      </w:divBdr>
    </w:div>
    <w:div w:id="664939154">
      <w:bodyDiv w:val="1"/>
      <w:marLeft w:val="0"/>
      <w:marRight w:val="0"/>
      <w:marTop w:val="0"/>
      <w:marBottom w:val="0"/>
      <w:divBdr>
        <w:top w:val="none" w:sz="0" w:space="0" w:color="auto"/>
        <w:left w:val="none" w:sz="0" w:space="0" w:color="auto"/>
        <w:bottom w:val="none" w:sz="0" w:space="0" w:color="auto"/>
        <w:right w:val="none" w:sz="0" w:space="0" w:color="auto"/>
      </w:divBdr>
    </w:div>
    <w:div w:id="666710443">
      <w:bodyDiv w:val="1"/>
      <w:marLeft w:val="0"/>
      <w:marRight w:val="0"/>
      <w:marTop w:val="0"/>
      <w:marBottom w:val="0"/>
      <w:divBdr>
        <w:top w:val="none" w:sz="0" w:space="0" w:color="auto"/>
        <w:left w:val="none" w:sz="0" w:space="0" w:color="auto"/>
        <w:bottom w:val="none" w:sz="0" w:space="0" w:color="auto"/>
        <w:right w:val="none" w:sz="0" w:space="0" w:color="auto"/>
      </w:divBdr>
    </w:div>
    <w:div w:id="666859768">
      <w:bodyDiv w:val="1"/>
      <w:marLeft w:val="0"/>
      <w:marRight w:val="0"/>
      <w:marTop w:val="0"/>
      <w:marBottom w:val="0"/>
      <w:divBdr>
        <w:top w:val="none" w:sz="0" w:space="0" w:color="auto"/>
        <w:left w:val="none" w:sz="0" w:space="0" w:color="auto"/>
        <w:bottom w:val="none" w:sz="0" w:space="0" w:color="auto"/>
        <w:right w:val="none" w:sz="0" w:space="0" w:color="auto"/>
      </w:divBdr>
    </w:div>
    <w:div w:id="668563529">
      <w:bodyDiv w:val="1"/>
      <w:marLeft w:val="0"/>
      <w:marRight w:val="0"/>
      <w:marTop w:val="0"/>
      <w:marBottom w:val="0"/>
      <w:divBdr>
        <w:top w:val="none" w:sz="0" w:space="0" w:color="auto"/>
        <w:left w:val="none" w:sz="0" w:space="0" w:color="auto"/>
        <w:bottom w:val="none" w:sz="0" w:space="0" w:color="auto"/>
        <w:right w:val="none" w:sz="0" w:space="0" w:color="auto"/>
      </w:divBdr>
    </w:div>
    <w:div w:id="668682059">
      <w:bodyDiv w:val="1"/>
      <w:marLeft w:val="0"/>
      <w:marRight w:val="0"/>
      <w:marTop w:val="0"/>
      <w:marBottom w:val="0"/>
      <w:divBdr>
        <w:top w:val="none" w:sz="0" w:space="0" w:color="auto"/>
        <w:left w:val="none" w:sz="0" w:space="0" w:color="auto"/>
        <w:bottom w:val="none" w:sz="0" w:space="0" w:color="auto"/>
        <w:right w:val="none" w:sz="0" w:space="0" w:color="auto"/>
      </w:divBdr>
    </w:div>
    <w:div w:id="668795155">
      <w:bodyDiv w:val="1"/>
      <w:marLeft w:val="0"/>
      <w:marRight w:val="0"/>
      <w:marTop w:val="0"/>
      <w:marBottom w:val="0"/>
      <w:divBdr>
        <w:top w:val="none" w:sz="0" w:space="0" w:color="auto"/>
        <w:left w:val="none" w:sz="0" w:space="0" w:color="auto"/>
        <w:bottom w:val="none" w:sz="0" w:space="0" w:color="auto"/>
        <w:right w:val="none" w:sz="0" w:space="0" w:color="auto"/>
      </w:divBdr>
    </w:div>
    <w:div w:id="668869682">
      <w:bodyDiv w:val="1"/>
      <w:marLeft w:val="0"/>
      <w:marRight w:val="0"/>
      <w:marTop w:val="0"/>
      <w:marBottom w:val="0"/>
      <w:divBdr>
        <w:top w:val="none" w:sz="0" w:space="0" w:color="auto"/>
        <w:left w:val="none" w:sz="0" w:space="0" w:color="auto"/>
        <w:bottom w:val="none" w:sz="0" w:space="0" w:color="auto"/>
        <w:right w:val="none" w:sz="0" w:space="0" w:color="auto"/>
      </w:divBdr>
    </w:div>
    <w:div w:id="669019515">
      <w:bodyDiv w:val="1"/>
      <w:marLeft w:val="0"/>
      <w:marRight w:val="0"/>
      <w:marTop w:val="0"/>
      <w:marBottom w:val="0"/>
      <w:divBdr>
        <w:top w:val="none" w:sz="0" w:space="0" w:color="auto"/>
        <w:left w:val="none" w:sz="0" w:space="0" w:color="auto"/>
        <w:bottom w:val="none" w:sz="0" w:space="0" w:color="auto"/>
        <w:right w:val="none" w:sz="0" w:space="0" w:color="auto"/>
      </w:divBdr>
    </w:div>
    <w:div w:id="669216000">
      <w:bodyDiv w:val="1"/>
      <w:marLeft w:val="0"/>
      <w:marRight w:val="0"/>
      <w:marTop w:val="0"/>
      <w:marBottom w:val="0"/>
      <w:divBdr>
        <w:top w:val="none" w:sz="0" w:space="0" w:color="auto"/>
        <w:left w:val="none" w:sz="0" w:space="0" w:color="auto"/>
        <w:bottom w:val="none" w:sz="0" w:space="0" w:color="auto"/>
        <w:right w:val="none" w:sz="0" w:space="0" w:color="auto"/>
      </w:divBdr>
    </w:div>
    <w:div w:id="670451328">
      <w:bodyDiv w:val="1"/>
      <w:marLeft w:val="0"/>
      <w:marRight w:val="0"/>
      <w:marTop w:val="0"/>
      <w:marBottom w:val="0"/>
      <w:divBdr>
        <w:top w:val="none" w:sz="0" w:space="0" w:color="auto"/>
        <w:left w:val="none" w:sz="0" w:space="0" w:color="auto"/>
        <w:bottom w:val="none" w:sz="0" w:space="0" w:color="auto"/>
        <w:right w:val="none" w:sz="0" w:space="0" w:color="auto"/>
      </w:divBdr>
    </w:div>
    <w:div w:id="672411251">
      <w:bodyDiv w:val="1"/>
      <w:marLeft w:val="0"/>
      <w:marRight w:val="0"/>
      <w:marTop w:val="0"/>
      <w:marBottom w:val="0"/>
      <w:divBdr>
        <w:top w:val="none" w:sz="0" w:space="0" w:color="auto"/>
        <w:left w:val="none" w:sz="0" w:space="0" w:color="auto"/>
        <w:bottom w:val="none" w:sz="0" w:space="0" w:color="auto"/>
        <w:right w:val="none" w:sz="0" w:space="0" w:color="auto"/>
      </w:divBdr>
    </w:div>
    <w:div w:id="673995654">
      <w:bodyDiv w:val="1"/>
      <w:marLeft w:val="0"/>
      <w:marRight w:val="0"/>
      <w:marTop w:val="0"/>
      <w:marBottom w:val="0"/>
      <w:divBdr>
        <w:top w:val="none" w:sz="0" w:space="0" w:color="auto"/>
        <w:left w:val="none" w:sz="0" w:space="0" w:color="auto"/>
        <w:bottom w:val="none" w:sz="0" w:space="0" w:color="auto"/>
        <w:right w:val="none" w:sz="0" w:space="0" w:color="auto"/>
      </w:divBdr>
    </w:div>
    <w:div w:id="676539071">
      <w:bodyDiv w:val="1"/>
      <w:marLeft w:val="0"/>
      <w:marRight w:val="0"/>
      <w:marTop w:val="0"/>
      <w:marBottom w:val="0"/>
      <w:divBdr>
        <w:top w:val="none" w:sz="0" w:space="0" w:color="auto"/>
        <w:left w:val="none" w:sz="0" w:space="0" w:color="auto"/>
        <w:bottom w:val="none" w:sz="0" w:space="0" w:color="auto"/>
        <w:right w:val="none" w:sz="0" w:space="0" w:color="auto"/>
      </w:divBdr>
    </w:div>
    <w:div w:id="677125753">
      <w:bodyDiv w:val="1"/>
      <w:marLeft w:val="0"/>
      <w:marRight w:val="0"/>
      <w:marTop w:val="0"/>
      <w:marBottom w:val="0"/>
      <w:divBdr>
        <w:top w:val="none" w:sz="0" w:space="0" w:color="auto"/>
        <w:left w:val="none" w:sz="0" w:space="0" w:color="auto"/>
        <w:bottom w:val="none" w:sz="0" w:space="0" w:color="auto"/>
        <w:right w:val="none" w:sz="0" w:space="0" w:color="auto"/>
      </w:divBdr>
    </w:div>
    <w:div w:id="678625652">
      <w:bodyDiv w:val="1"/>
      <w:marLeft w:val="0"/>
      <w:marRight w:val="0"/>
      <w:marTop w:val="0"/>
      <w:marBottom w:val="0"/>
      <w:divBdr>
        <w:top w:val="none" w:sz="0" w:space="0" w:color="auto"/>
        <w:left w:val="none" w:sz="0" w:space="0" w:color="auto"/>
        <w:bottom w:val="none" w:sz="0" w:space="0" w:color="auto"/>
        <w:right w:val="none" w:sz="0" w:space="0" w:color="auto"/>
      </w:divBdr>
    </w:div>
    <w:div w:id="678848046">
      <w:bodyDiv w:val="1"/>
      <w:marLeft w:val="0"/>
      <w:marRight w:val="0"/>
      <w:marTop w:val="0"/>
      <w:marBottom w:val="0"/>
      <w:divBdr>
        <w:top w:val="none" w:sz="0" w:space="0" w:color="auto"/>
        <w:left w:val="none" w:sz="0" w:space="0" w:color="auto"/>
        <w:bottom w:val="none" w:sz="0" w:space="0" w:color="auto"/>
        <w:right w:val="none" w:sz="0" w:space="0" w:color="auto"/>
      </w:divBdr>
    </w:div>
    <w:div w:id="680088950">
      <w:bodyDiv w:val="1"/>
      <w:marLeft w:val="0"/>
      <w:marRight w:val="0"/>
      <w:marTop w:val="0"/>
      <w:marBottom w:val="0"/>
      <w:divBdr>
        <w:top w:val="none" w:sz="0" w:space="0" w:color="auto"/>
        <w:left w:val="none" w:sz="0" w:space="0" w:color="auto"/>
        <w:bottom w:val="none" w:sz="0" w:space="0" w:color="auto"/>
        <w:right w:val="none" w:sz="0" w:space="0" w:color="auto"/>
      </w:divBdr>
    </w:div>
    <w:div w:id="681123805">
      <w:bodyDiv w:val="1"/>
      <w:marLeft w:val="0"/>
      <w:marRight w:val="0"/>
      <w:marTop w:val="0"/>
      <w:marBottom w:val="0"/>
      <w:divBdr>
        <w:top w:val="none" w:sz="0" w:space="0" w:color="auto"/>
        <w:left w:val="none" w:sz="0" w:space="0" w:color="auto"/>
        <w:bottom w:val="none" w:sz="0" w:space="0" w:color="auto"/>
        <w:right w:val="none" w:sz="0" w:space="0" w:color="auto"/>
      </w:divBdr>
    </w:div>
    <w:div w:id="681736629">
      <w:bodyDiv w:val="1"/>
      <w:marLeft w:val="0"/>
      <w:marRight w:val="0"/>
      <w:marTop w:val="0"/>
      <w:marBottom w:val="0"/>
      <w:divBdr>
        <w:top w:val="none" w:sz="0" w:space="0" w:color="auto"/>
        <w:left w:val="none" w:sz="0" w:space="0" w:color="auto"/>
        <w:bottom w:val="none" w:sz="0" w:space="0" w:color="auto"/>
        <w:right w:val="none" w:sz="0" w:space="0" w:color="auto"/>
      </w:divBdr>
    </w:div>
    <w:div w:id="681933414">
      <w:bodyDiv w:val="1"/>
      <w:marLeft w:val="0"/>
      <w:marRight w:val="0"/>
      <w:marTop w:val="0"/>
      <w:marBottom w:val="0"/>
      <w:divBdr>
        <w:top w:val="none" w:sz="0" w:space="0" w:color="auto"/>
        <w:left w:val="none" w:sz="0" w:space="0" w:color="auto"/>
        <w:bottom w:val="none" w:sz="0" w:space="0" w:color="auto"/>
        <w:right w:val="none" w:sz="0" w:space="0" w:color="auto"/>
      </w:divBdr>
    </w:div>
    <w:div w:id="682971274">
      <w:bodyDiv w:val="1"/>
      <w:marLeft w:val="0"/>
      <w:marRight w:val="0"/>
      <w:marTop w:val="0"/>
      <w:marBottom w:val="0"/>
      <w:divBdr>
        <w:top w:val="none" w:sz="0" w:space="0" w:color="auto"/>
        <w:left w:val="none" w:sz="0" w:space="0" w:color="auto"/>
        <w:bottom w:val="none" w:sz="0" w:space="0" w:color="auto"/>
        <w:right w:val="none" w:sz="0" w:space="0" w:color="auto"/>
      </w:divBdr>
    </w:div>
    <w:div w:id="683215639">
      <w:bodyDiv w:val="1"/>
      <w:marLeft w:val="0"/>
      <w:marRight w:val="0"/>
      <w:marTop w:val="0"/>
      <w:marBottom w:val="0"/>
      <w:divBdr>
        <w:top w:val="none" w:sz="0" w:space="0" w:color="auto"/>
        <w:left w:val="none" w:sz="0" w:space="0" w:color="auto"/>
        <w:bottom w:val="none" w:sz="0" w:space="0" w:color="auto"/>
        <w:right w:val="none" w:sz="0" w:space="0" w:color="auto"/>
      </w:divBdr>
    </w:div>
    <w:div w:id="683363943">
      <w:bodyDiv w:val="1"/>
      <w:marLeft w:val="0"/>
      <w:marRight w:val="0"/>
      <w:marTop w:val="0"/>
      <w:marBottom w:val="0"/>
      <w:divBdr>
        <w:top w:val="none" w:sz="0" w:space="0" w:color="auto"/>
        <w:left w:val="none" w:sz="0" w:space="0" w:color="auto"/>
        <w:bottom w:val="none" w:sz="0" w:space="0" w:color="auto"/>
        <w:right w:val="none" w:sz="0" w:space="0" w:color="auto"/>
      </w:divBdr>
    </w:div>
    <w:div w:id="685331337">
      <w:bodyDiv w:val="1"/>
      <w:marLeft w:val="0"/>
      <w:marRight w:val="0"/>
      <w:marTop w:val="0"/>
      <w:marBottom w:val="0"/>
      <w:divBdr>
        <w:top w:val="none" w:sz="0" w:space="0" w:color="auto"/>
        <w:left w:val="none" w:sz="0" w:space="0" w:color="auto"/>
        <w:bottom w:val="none" w:sz="0" w:space="0" w:color="auto"/>
        <w:right w:val="none" w:sz="0" w:space="0" w:color="auto"/>
      </w:divBdr>
    </w:div>
    <w:div w:id="685595581">
      <w:bodyDiv w:val="1"/>
      <w:marLeft w:val="0"/>
      <w:marRight w:val="0"/>
      <w:marTop w:val="0"/>
      <w:marBottom w:val="0"/>
      <w:divBdr>
        <w:top w:val="none" w:sz="0" w:space="0" w:color="auto"/>
        <w:left w:val="none" w:sz="0" w:space="0" w:color="auto"/>
        <w:bottom w:val="none" w:sz="0" w:space="0" w:color="auto"/>
        <w:right w:val="none" w:sz="0" w:space="0" w:color="auto"/>
      </w:divBdr>
    </w:div>
    <w:div w:id="685834824">
      <w:bodyDiv w:val="1"/>
      <w:marLeft w:val="0"/>
      <w:marRight w:val="0"/>
      <w:marTop w:val="0"/>
      <w:marBottom w:val="0"/>
      <w:divBdr>
        <w:top w:val="none" w:sz="0" w:space="0" w:color="auto"/>
        <w:left w:val="none" w:sz="0" w:space="0" w:color="auto"/>
        <w:bottom w:val="none" w:sz="0" w:space="0" w:color="auto"/>
        <w:right w:val="none" w:sz="0" w:space="0" w:color="auto"/>
      </w:divBdr>
    </w:div>
    <w:div w:id="685912627">
      <w:bodyDiv w:val="1"/>
      <w:marLeft w:val="0"/>
      <w:marRight w:val="0"/>
      <w:marTop w:val="0"/>
      <w:marBottom w:val="0"/>
      <w:divBdr>
        <w:top w:val="none" w:sz="0" w:space="0" w:color="auto"/>
        <w:left w:val="none" w:sz="0" w:space="0" w:color="auto"/>
        <w:bottom w:val="none" w:sz="0" w:space="0" w:color="auto"/>
        <w:right w:val="none" w:sz="0" w:space="0" w:color="auto"/>
      </w:divBdr>
    </w:div>
    <w:div w:id="686323363">
      <w:bodyDiv w:val="1"/>
      <w:marLeft w:val="0"/>
      <w:marRight w:val="0"/>
      <w:marTop w:val="0"/>
      <w:marBottom w:val="0"/>
      <w:divBdr>
        <w:top w:val="none" w:sz="0" w:space="0" w:color="auto"/>
        <w:left w:val="none" w:sz="0" w:space="0" w:color="auto"/>
        <w:bottom w:val="none" w:sz="0" w:space="0" w:color="auto"/>
        <w:right w:val="none" w:sz="0" w:space="0" w:color="auto"/>
      </w:divBdr>
    </w:div>
    <w:div w:id="687484148">
      <w:bodyDiv w:val="1"/>
      <w:marLeft w:val="0"/>
      <w:marRight w:val="0"/>
      <w:marTop w:val="0"/>
      <w:marBottom w:val="0"/>
      <w:divBdr>
        <w:top w:val="none" w:sz="0" w:space="0" w:color="auto"/>
        <w:left w:val="none" w:sz="0" w:space="0" w:color="auto"/>
        <w:bottom w:val="none" w:sz="0" w:space="0" w:color="auto"/>
        <w:right w:val="none" w:sz="0" w:space="0" w:color="auto"/>
      </w:divBdr>
    </w:div>
    <w:div w:id="687489057">
      <w:bodyDiv w:val="1"/>
      <w:marLeft w:val="0"/>
      <w:marRight w:val="0"/>
      <w:marTop w:val="0"/>
      <w:marBottom w:val="0"/>
      <w:divBdr>
        <w:top w:val="none" w:sz="0" w:space="0" w:color="auto"/>
        <w:left w:val="none" w:sz="0" w:space="0" w:color="auto"/>
        <w:bottom w:val="none" w:sz="0" w:space="0" w:color="auto"/>
        <w:right w:val="none" w:sz="0" w:space="0" w:color="auto"/>
      </w:divBdr>
    </w:div>
    <w:div w:id="687803192">
      <w:bodyDiv w:val="1"/>
      <w:marLeft w:val="0"/>
      <w:marRight w:val="0"/>
      <w:marTop w:val="0"/>
      <w:marBottom w:val="0"/>
      <w:divBdr>
        <w:top w:val="none" w:sz="0" w:space="0" w:color="auto"/>
        <w:left w:val="none" w:sz="0" w:space="0" w:color="auto"/>
        <w:bottom w:val="none" w:sz="0" w:space="0" w:color="auto"/>
        <w:right w:val="none" w:sz="0" w:space="0" w:color="auto"/>
      </w:divBdr>
    </w:div>
    <w:div w:id="690300107">
      <w:bodyDiv w:val="1"/>
      <w:marLeft w:val="0"/>
      <w:marRight w:val="0"/>
      <w:marTop w:val="0"/>
      <w:marBottom w:val="0"/>
      <w:divBdr>
        <w:top w:val="none" w:sz="0" w:space="0" w:color="auto"/>
        <w:left w:val="none" w:sz="0" w:space="0" w:color="auto"/>
        <w:bottom w:val="none" w:sz="0" w:space="0" w:color="auto"/>
        <w:right w:val="none" w:sz="0" w:space="0" w:color="auto"/>
      </w:divBdr>
    </w:div>
    <w:div w:id="690911284">
      <w:bodyDiv w:val="1"/>
      <w:marLeft w:val="0"/>
      <w:marRight w:val="0"/>
      <w:marTop w:val="0"/>
      <w:marBottom w:val="0"/>
      <w:divBdr>
        <w:top w:val="none" w:sz="0" w:space="0" w:color="auto"/>
        <w:left w:val="none" w:sz="0" w:space="0" w:color="auto"/>
        <w:bottom w:val="none" w:sz="0" w:space="0" w:color="auto"/>
        <w:right w:val="none" w:sz="0" w:space="0" w:color="auto"/>
      </w:divBdr>
    </w:div>
    <w:div w:id="691106496">
      <w:bodyDiv w:val="1"/>
      <w:marLeft w:val="0"/>
      <w:marRight w:val="0"/>
      <w:marTop w:val="0"/>
      <w:marBottom w:val="0"/>
      <w:divBdr>
        <w:top w:val="none" w:sz="0" w:space="0" w:color="auto"/>
        <w:left w:val="none" w:sz="0" w:space="0" w:color="auto"/>
        <w:bottom w:val="none" w:sz="0" w:space="0" w:color="auto"/>
        <w:right w:val="none" w:sz="0" w:space="0" w:color="auto"/>
      </w:divBdr>
    </w:div>
    <w:div w:id="691150631">
      <w:bodyDiv w:val="1"/>
      <w:marLeft w:val="0"/>
      <w:marRight w:val="0"/>
      <w:marTop w:val="0"/>
      <w:marBottom w:val="0"/>
      <w:divBdr>
        <w:top w:val="none" w:sz="0" w:space="0" w:color="auto"/>
        <w:left w:val="none" w:sz="0" w:space="0" w:color="auto"/>
        <w:bottom w:val="none" w:sz="0" w:space="0" w:color="auto"/>
        <w:right w:val="none" w:sz="0" w:space="0" w:color="auto"/>
      </w:divBdr>
    </w:div>
    <w:div w:id="691417479">
      <w:bodyDiv w:val="1"/>
      <w:marLeft w:val="0"/>
      <w:marRight w:val="0"/>
      <w:marTop w:val="0"/>
      <w:marBottom w:val="0"/>
      <w:divBdr>
        <w:top w:val="none" w:sz="0" w:space="0" w:color="auto"/>
        <w:left w:val="none" w:sz="0" w:space="0" w:color="auto"/>
        <w:bottom w:val="none" w:sz="0" w:space="0" w:color="auto"/>
        <w:right w:val="none" w:sz="0" w:space="0" w:color="auto"/>
      </w:divBdr>
    </w:div>
    <w:div w:id="692725625">
      <w:bodyDiv w:val="1"/>
      <w:marLeft w:val="0"/>
      <w:marRight w:val="0"/>
      <w:marTop w:val="0"/>
      <w:marBottom w:val="0"/>
      <w:divBdr>
        <w:top w:val="none" w:sz="0" w:space="0" w:color="auto"/>
        <w:left w:val="none" w:sz="0" w:space="0" w:color="auto"/>
        <w:bottom w:val="none" w:sz="0" w:space="0" w:color="auto"/>
        <w:right w:val="none" w:sz="0" w:space="0" w:color="auto"/>
      </w:divBdr>
    </w:div>
    <w:div w:id="693111868">
      <w:bodyDiv w:val="1"/>
      <w:marLeft w:val="0"/>
      <w:marRight w:val="0"/>
      <w:marTop w:val="0"/>
      <w:marBottom w:val="0"/>
      <w:divBdr>
        <w:top w:val="none" w:sz="0" w:space="0" w:color="auto"/>
        <w:left w:val="none" w:sz="0" w:space="0" w:color="auto"/>
        <w:bottom w:val="none" w:sz="0" w:space="0" w:color="auto"/>
        <w:right w:val="none" w:sz="0" w:space="0" w:color="auto"/>
      </w:divBdr>
    </w:div>
    <w:div w:id="693770446">
      <w:bodyDiv w:val="1"/>
      <w:marLeft w:val="0"/>
      <w:marRight w:val="0"/>
      <w:marTop w:val="0"/>
      <w:marBottom w:val="0"/>
      <w:divBdr>
        <w:top w:val="none" w:sz="0" w:space="0" w:color="auto"/>
        <w:left w:val="none" w:sz="0" w:space="0" w:color="auto"/>
        <w:bottom w:val="none" w:sz="0" w:space="0" w:color="auto"/>
        <w:right w:val="none" w:sz="0" w:space="0" w:color="auto"/>
      </w:divBdr>
    </w:div>
    <w:div w:id="694815966">
      <w:bodyDiv w:val="1"/>
      <w:marLeft w:val="0"/>
      <w:marRight w:val="0"/>
      <w:marTop w:val="0"/>
      <w:marBottom w:val="0"/>
      <w:divBdr>
        <w:top w:val="none" w:sz="0" w:space="0" w:color="auto"/>
        <w:left w:val="none" w:sz="0" w:space="0" w:color="auto"/>
        <w:bottom w:val="none" w:sz="0" w:space="0" w:color="auto"/>
        <w:right w:val="none" w:sz="0" w:space="0" w:color="auto"/>
      </w:divBdr>
    </w:div>
    <w:div w:id="695811227">
      <w:bodyDiv w:val="1"/>
      <w:marLeft w:val="0"/>
      <w:marRight w:val="0"/>
      <w:marTop w:val="0"/>
      <w:marBottom w:val="0"/>
      <w:divBdr>
        <w:top w:val="none" w:sz="0" w:space="0" w:color="auto"/>
        <w:left w:val="none" w:sz="0" w:space="0" w:color="auto"/>
        <w:bottom w:val="none" w:sz="0" w:space="0" w:color="auto"/>
        <w:right w:val="none" w:sz="0" w:space="0" w:color="auto"/>
      </w:divBdr>
    </w:div>
    <w:div w:id="696196193">
      <w:bodyDiv w:val="1"/>
      <w:marLeft w:val="0"/>
      <w:marRight w:val="0"/>
      <w:marTop w:val="0"/>
      <w:marBottom w:val="0"/>
      <w:divBdr>
        <w:top w:val="none" w:sz="0" w:space="0" w:color="auto"/>
        <w:left w:val="none" w:sz="0" w:space="0" w:color="auto"/>
        <w:bottom w:val="none" w:sz="0" w:space="0" w:color="auto"/>
        <w:right w:val="none" w:sz="0" w:space="0" w:color="auto"/>
      </w:divBdr>
    </w:div>
    <w:div w:id="696467024">
      <w:bodyDiv w:val="1"/>
      <w:marLeft w:val="0"/>
      <w:marRight w:val="0"/>
      <w:marTop w:val="0"/>
      <w:marBottom w:val="0"/>
      <w:divBdr>
        <w:top w:val="none" w:sz="0" w:space="0" w:color="auto"/>
        <w:left w:val="none" w:sz="0" w:space="0" w:color="auto"/>
        <w:bottom w:val="none" w:sz="0" w:space="0" w:color="auto"/>
        <w:right w:val="none" w:sz="0" w:space="0" w:color="auto"/>
      </w:divBdr>
    </w:div>
    <w:div w:id="697655911">
      <w:bodyDiv w:val="1"/>
      <w:marLeft w:val="0"/>
      <w:marRight w:val="0"/>
      <w:marTop w:val="0"/>
      <w:marBottom w:val="0"/>
      <w:divBdr>
        <w:top w:val="none" w:sz="0" w:space="0" w:color="auto"/>
        <w:left w:val="none" w:sz="0" w:space="0" w:color="auto"/>
        <w:bottom w:val="none" w:sz="0" w:space="0" w:color="auto"/>
        <w:right w:val="none" w:sz="0" w:space="0" w:color="auto"/>
      </w:divBdr>
    </w:div>
    <w:div w:id="699210176">
      <w:bodyDiv w:val="1"/>
      <w:marLeft w:val="0"/>
      <w:marRight w:val="0"/>
      <w:marTop w:val="0"/>
      <w:marBottom w:val="0"/>
      <w:divBdr>
        <w:top w:val="none" w:sz="0" w:space="0" w:color="auto"/>
        <w:left w:val="none" w:sz="0" w:space="0" w:color="auto"/>
        <w:bottom w:val="none" w:sz="0" w:space="0" w:color="auto"/>
        <w:right w:val="none" w:sz="0" w:space="0" w:color="auto"/>
      </w:divBdr>
    </w:div>
    <w:div w:id="700666713">
      <w:bodyDiv w:val="1"/>
      <w:marLeft w:val="0"/>
      <w:marRight w:val="0"/>
      <w:marTop w:val="0"/>
      <w:marBottom w:val="0"/>
      <w:divBdr>
        <w:top w:val="none" w:sz="0" w:space="0" w:color="auto"/>
        <w:left w:val="none" w:sz="0" w:space="0" w:color="auto"/>
        <w:bottom w:val="none" w:sz="0" w:space="0" w:color="auto"/>
        <w:right w:val="none" w:sz="0" w:space="0" w:color="auto"/>
      </w:divBdr>
    </w:div>
    <w:div w:id="700786354">
      <w:bodyDiv w:val="1"/>
      <w:marLeft w:val="0"/>
      <w:marRight w:val="0"/>
      <w:marTop w:val="0"/>
      <w:marBottom w:val="0"/>
      <w:divBdr>
        <w:top w:val="none" w:sz="0" w:space="0" w:color="auto"/>
        <w:left w:val="none" w:sz="0" w:space="0" w:color="auto"/>
        <w:bottom w:val="none" w:sz="0" w:space="0" w:color="auto"/>
        <w:right w:val="none" w:sz="0" w:space="0" w:color="auto"/>
      </w:divBdr>
    </w:div>
    <w:div w:id="700934624">
      <w:bodyDiv w:val="1"/>
      <w:marLeft w:val="0"/>
      <w:marRight w:val="0"/>
      <w:marTop w:val="0"/>
      <w:marBottom w:val="0"/>
      <w:divBdr>
        <w:top w:val="none" w:sz="0" w:space="0" w:color="auto"/>
        <w:left w:val="none" w:sz="0" w:space="0" w:color="auto"/>
        <w:bottom w:val="none" w:sz="0" w:space="0" w:color="auto"/>
        <w:right w:val="none" w:sz="0" w:space="0" w:color="auto"/>
      </w:divBdr>
    </w:div>
    <w:div w:id="701177088">
      <w:bodyDiv w:val="1"/>
      <w:marLeft w:val="0"/>
      <w:marRight w:val="0"/>
      <w:marTop w:val="0"/>
      <w:marBottom w:val="0"/>
      <w:divBdr>
        <w:top w:val="none" w:sz="0" w:space="0" w:color="auto"/>
        <w:left w:val="none" w:sz="0" w:space="0" w:color="auto"/>
        <w:bottom w:val="none" w:sz="0" w:space="0" w:color="auto"/>
        <w:right w:val="none" w:sz="0" w:space="0" w:color="auto"/>
      </w:divBdr>
    </w:div>
    <w:div w:id="701785047">
      <w:bodyDiv w:val="1"/>
      <w:marLeft w:val="0"/>
      <w:marRight w:val="0"/>
      <w:marTop w:val="0"/>
      <w:marBottom w:val="0"/>
      <w:divBdr>
        <w:top w:val="none" w:sz="0" w:space="0" w:color="auto"/>
        <w:left w:val="none" w:sz="0" w:space="0" w:color="auto"/>
        <w:bottom w:val="none" w:sz="0" w:space="0" w:color="auto"/>
        <w:right w:val="none" w:sz="0" w:space="0" w:color="auto"/>
      </w:divBdr>
    </w:div>
    <w:div w:id="702294725">
      <w:bodyDiv w:val="1"/>
      <w:marLeft w:val="0"/>
      <w:marRight w:val="0"/>
      <w:marTop w:val="0"/>
      <w:marBottom w:val="0"/>
      <w:divBdr>
        <w:top w:val="none" w:sz="0" w:space="0" w:color="auto"/>
        <w:left w:val="none" w:sz="0" w:space="0" w:color="auto"/>
        <w:bottom w:val="none" w:sz="0" w:space="0" w:color="auto"/>
        <w:right w:val="none" w:sz="0" w:space="0" w:color="auto"/>
      </w:divBdr>
    </w:div>
    <w:div w:id="702486770">
      <w:bodyDiv w:val="1"/>
      <w:marLeft w:val="0"/>
      <w:marRight w:val="0"/>
      <w:marTop w:val="0"/>
      <w:marBottom w:val="0"/>
      <w:divBdr>
        <w:top w:val="none" w:sz="0" w:space="0" w:color="auto"/>
        <w:left w:val="none" w:sz="0" w:space="0" w:color="auto"/>
        <w:bottom w:val="none" w:sz="0" w:space="0" w:color="auto"/>
        <w:right w:val="none" w:sz="0" w:space="0" w:color="auto"/>
      </w:divBdr>
    </w:div>
    <w:div w:id="703020742">
      <w:bodyDiv w:val="1"/>
      <w:marLeft w:val="0"/>
      <w:marRight w:val="0"/>
      <w:marTop w:val="0"/>
      <w:marBottom w:val="0"/>
      <w:divBdr>
        <w:top w:val="none" w:sz="0" w:space="0" w:color="auto"/>
        <w:left w:val="none" w:sz="0" w:space="0" w:color="auto"/>
        <w:bottom w:val="none" w:sz="0" w:space="0" w:color="auto"/>
        <w:right w:val="none" w:sz="0" w:space="0" w:color="auto"/>
      </w:divBdr>
    </w:div>
    <w:div w:id="703989281">
      <w:bodyDiv w:val="1"/>
      <w:marLeft w:val="0"/>
      <w:marRight w:val="0"/>
      <w:marTop w:val="0"/>
      <w:marBottom w:val="0"/>
      <w:divBdr>
        <w:top w:val="none" w:sz="0" w:space="0" w:color="auto"/>
        <w:left w:val="none" w:sz="0" w:space="0" w:color="auto"/>
        <w:bottom w:val="none" w:sz="0" w:space="0" w:color="auto"/>
        <w:right w:val="none" w:sz="0" w:space="0" w:color="auto"/>
      </w:divBdr>
    </w:div>
    <w:div w:id="704064837">
      <w:bodyDiv w:val="1"/>
      <w:marLeft w:val="0"/>
      <w:marRight w:val="0"/>
      <w:marTop w:val="0"/>
      <w:marBottom w:val="0"/>
      <w:divBdr>
        <w:top w:val="none" w:sz="0" w:space="0" w:color="auto"/>
        <w:left w:val="none" w:sz="0" w:space="0" w:color="auto"/>
        <w:bottom w:val="none" w:sz="0" w:space="0" w:color="auto"/>
        <w:right w:val="none" w:sz="0" w:space="0" w:color="auto"/>
      </w:divBdr>
    </w:div>
    <w:div w:id="705255465">
      <w:bodyDiv w:val="1"/>
      <w:marLeft w:val="0"/>
      <w:marRight w:val="0"/>
      <w:marTop w:val="0"/>
      <w:marBottom w:val="0"/>
      <w:divBdr>
        <w:top w:val="none" w:sz="0" w:space="0" w:color="auto"/>
        <w:left w:val="none" w:sz="0" w:space="0" w:color="auto"/>
        <w:bottom w:val="none" w:sz="0" w:space="0" w:color="auto"/>
        <w:right w:val="none" w:sz="0" w:space="0" w:color="auto"/>
      </w:divBdr>
    </w:div>
    <w:div w:id="708454642">
      <w:bodyDiv w:val="1"/>
      <w:marLeft w:val="0"/>
      <w:marRight w:val="0"/>
      <w:marTop w:val="0"/>
      <w:marBottom w:val="0"/>
      <w:divBdr>
        <w:top w:val="none" w:sz="0" w:space="0" w:color="auto"/>
        <w:left w:val="none" w:sz="0" w:space="0" w:color="auto"/>
        <w:bottom w:val="none" w:sz="0" w:space="0" w:color="auto"/>
        <w:right w:val="none" w:sz="0" w:space="0" w:color="auto"/>
      </w:divBdr>
    </w:div>
    <w:div w:id="708458940">
      <w:bodyDiv w:val="1"/>
      <w:marLeft w:val="0"/>
      <w:marRight w:val="0"/>
      <w:marTop w:val="0"/>
      <w:marBottom w:val="0"/>
      <w:divBdr>
        <w:top w:val="none" w:sz="0" w:space="0" w:color="auto"/>
        <w:left w:val="none" w:sz="0" w:space="0" w:color="auto"/>
        <w:bottom w:val="none" w:sz="0" w:space="0" w:color="auto"/>
        <w:right w:val="none" w:sz="0" w:space="0" w:color="auto"/>
      </w:divBdr>
    </w:div>
    <w:div w:id="709258607">
      <w:bodyDiv w:val="1"/>
      <w:marLeft w:val="0"/>
      <w:marRight w:val="0"/>
      <w:marTop w:val="0"/>
      <w:marBottom w:val="0"/>
      <w:divBdr>
        <w:top w:val="none" w:sz="0" w:space="0" w:color="auto"/>
        <w:left w:val="none" w:sz="0" w:space="0" w:color="auto"/>
        <w:bottom w:val="none" w:sz="0" w:space="0" w:color="auto"/>
        <w:right w:val="none" w:sz="0" w:space="0" w:color="auto"/>
      </w:divBdr>
    </w:div>
    <w:div w:id="709383610">
      <w:bodyDiv w:val="1"/>
      <w:marLeft w:val="0"/>
      <w:marRight w:val="0"/>
      <w:marTop w:val="0"/>
      <w:marBottom w:val="0"/>
      <w:divBdr>
        <w:top w:val="none" w:sz="0" w:space="0" w:color="auto"/>
        <w:left w:val="none" w:sz="0" w:space="0" w:color="auto"/>
        <w:bottom w:val="none" w:sz="0" w:space="0" w:color="auto"/>
        <w:right w:val="none" w:sz="0" w:space="0" w:color="auto"/>
      </w:divBdr>
    </w:div>
    <w:div w:id="710107885">
      <w:bodyDiv w:val="1"/>
      <w:marLeft w:val="0"/>
      <w:marRight w:val="0"/>
      <w:marTop w:val="0"/>
      <w:marBottom w:val="0"/>
      <w:divBdr>
        <w:top w:val="none" w:sz="0" w:space="0" w:color="auto"/>
        <w:left w:val="none" w:sz="0" w:space="0" w:color="auto"/>
        <w:bottom w:val="none" w:sz="0" w:space="0" w:color="auto"/>
        <w:right w:val="none" w:sz="0" w:space="0" w:color="auto"/>
      </w:divBdr>
    </w:div>
    <w:div w:id="710307184">
      <w:bodyDiv w:val="1"/>
      <w:marLeft w:val="0"/>
      <w:marRight w:val="0"/>
      <w:marTop w:val="0"/>
      <w:marBottom w:val="0"/>
      <w:divBdr>
        <w:top w:val="none" w:sz="0" w:space="0" w:color="auto"/>
        <w:left w:val="none" w:sz="0" w:space="0" w:color="auto"/>
        <w:bottom w:val="none" w:sz="0" w:space="0" w:color="auto"/>
        <w:right w:val="none" w:sz="0" w:space="0" w:color="auto"/>
      </w:divBdr>
    </w:div>
    <w:div w:id="710347478">
      <w:bodyDiv w:val="1"/>
      <w:marLeft w:val="0"/>
      <w:marRight w:val="0"/>
      <w:marTop w:val="0"/>
      <w:marBottom w:val="0"/>
      <w:divBdr>
        <w:top w:val="none" w:sz="0" w:space="0" w:color="auto"/>
        <w:left w:val="none" w:sz="0" w:space="0" w:color="auto"/>
        <w:bottom w:val="none" w:sz="0" w:space="0" w:color="auto"/>
        <w:right w:val="none" w:sz="0" w:space="0" w:color="auto"/>
      </w:divBdr>
    </w:div>
    <w:div w:id="712122446">
      <w:bodyDiv w:val="1"/>
      <w:marLeft w:val="0"/>
      <w:marRight w:val="0"/>
      <w:marTop w:val="0"/>
      <w:marBottom w:val="0"/>
      <w:divBdr>
        <w:top w:val="none" w:sz="0" w:space="0" w:color="auto"/>
        <w:left w:val="none" w:sz="0" w:space="0" w:color="auto"/>
        <w:bottom w:val="none" w:sz="0" w:space="0" w:color="auto"/>
        <w:right w:val="none" w:sz="0" w:space="0" w:color="auto"/>
      </w:divBdr>
    </w:div>
    <w:div w:id="712844692">
      <w:bodyDiv w:val="1"/>
      <w:marLeft w:val="0"/>
      <w:marRight w:val="0"/>
      <w:marTop w:val="0"/>
      <w:marBottom w:val="0"/>
      <w:divBdr>
        <w:top w:val="none" w:sz="0" w:space="0" w:color="auto"/>
        <w:left w:val="none" w:sz="0" w:space="0" w:color="auto"/>
        <w:bottom w:val="none" w:sz="0" w:space="0" w:color="auto"/>
        <w:right w:val="none" w:sz="0" w:space="0" w:color="auto"/>
      </w:divBdr>
    </w:div>
    <w:div w:id="713235403">
      <w:bodyDiv w:val="1"/>
      <w:marLeft w:val="0"/>
      <w:marRight w:val="0"/>
      <w:marTop w:val="0"/>
      <w:marBottom w:val="0"/>
      <w:divBdr>
        <w:top w:val="none" w:sz="0" w:space="0" w:color="auto"/>
        <w:left w:val="none" w:sz="0" w:space="0" w:color="auto"/>
        <w:bottom w:val="none" w:sz="0" w:space="0" w:color="auto"/>
        <w:right w:val="none" w:sz="0" w:space="0" w:color="auto"/>
      </w:divBdr>
    </w:div>
    <w:div w:id="713699284">
      <w:bodyDiv w:val="1"/>
      <w:marLeft w:val="0"/>
      <w:marRight w:val="0"/>
      <w:marTop w:val="0"/>
      <w:marBottom w:val="0"/>
      <w:divBdr>
        <w:top w:val="none" w:sz="0" w:space="0" w:color="auto"/>
        <w:left w:val="none" w:sz="0" w:space="0" w:color="auto"/>
        <w:bottom w:val="none" w:sz="0" w:space="0" w:color="auto"/>
        <w:right w:val="none" w:sz="0" w:space="0" w:color="auto"/>
      </w:divBdr>
    </w:div>
    <w:div w:id="713966747">
      <w:bodyDiv w:val="1"/>
      <w:marLeft w:val="0"/>
      <w:marRight w:val="0"/>
      <w:marTop w:val="0"/>
      <w:marBottom w:val="0"/>
      <w:divBdr>
        <w:top w:val="none" w:sz="0" w:space="0" w:color="auto"/>
        <w:left w:val="none" w:sz="0" w:space="0" w:color="auto"/>
        <w:bottom w:val="none" w:sz="0" w:space="0" w:color="auto"/>
        <w:right w:val="none" w:sz="0" w:space="0" w:color="auto"/>
      </w:divBdr>
    </w:div>
    <w:div w:id="714164225">
      <w:bodyDiv w:val="1"/>
      <w:marLeft w:val="0"/>
      <w:marRight w:val="0"/>
      <w:marTop w:val="0"/>
      <w:marBottom w:val="0"/>
      <w:divBdr>
        <w:top w:val="none" w:sz="0" w:space="0" w:color="auto"/>
        <w:left w:val="none" w:sz="0" w:space="0" w:color="auto"/>
        <w:bottom w:val="none" w:sz="0" w:space="0" w:color="auto"/>
        <w:right w:val="none" w:sz="0" w:space="0" w:color="auto"/>
      </w:divBdr>
    </w:div>
    <w:div w:id="714549765">
      <w:bodyDiv w:val="1"/>
      <w:marLeft w:val="0"/>
      <w:marRight w:val="0"/>
      <w:marTop w:val="0"/>
      <w:marBottom w:val="0"/>
      <w:divBdr>
        <w:top w:val="none" w:sz="0" w:space="0" w:color="auto"/>
        <w:left w:val="none" w:sz="0" w:space="0" w:color="auto"/>
        <w:bottom w:val="none" w:sz="0" w:space="0" w:color="auto"/>
        <w:right w:val="none" w:sz="0" w:space="0" w:color="auto"/>
      </w:divBdr>
    </w:div>
    <w:div w:id="716055383">
      <w:bodyDiv w:val="1"/>
      <w:marLeft w:val="0"/>
      <w:marRight w:val="0"/>
      <w:marTop w:val="0"/>
      <w:marBottom w:val="0"/>
      <w:divBdr>
        <w:top w:val="none" w:sz="0" w:space="0" w:color="auto"/>
        <w:left w:val="none" w:sz="0" w:space="0" w:color="auto"/>
        <w:bottom w:val="none" w:sz="0" w:space="0" w:color="auto"/>
        <w:right w:val="none" w:sz="0" w:space="0" w:color="auto"/>
      </w:divBdr>
    </w:div>
    <w:div w:id="716120946">
      <w:bodyDiv w:val="1"/>
      <w:marLeft w:val="0"/>
      <w:marRight w:val="0"/>
      <w:marTop w:val="0"/>
      <w:marBottom w:val="0"/>
      <w:divBdr>
        <w:top w:val="none" w:sz="0" w:space="0" w:color="auto"/>
        <w:left w:val="none" w:sz="0" w:space="0" w:color="auto"/>
        <w:bottom w:val="none" w:sz="0" w:space="0" w:color="auto"/>
        <w:right w:val="none" w:sz="0" w:space="0" w:color="auto"/>
      </w:divBdr>
    </w:div>
    <w:div w:id="719282866">
      <w:bodyDiv w:val="1"/>
      <w:marLeft w:val="0"/>
      <w:marRight w:val="0"/>
      <w:marTop w:val="0"/>
      <w:marBottom w:val="0"/>
      <w:divBdr>
        <w:top w:val="none" w:sz="0" w:space="0" w:color="auto"/>
        <w:left w:val="none" w:sz="0" w:space="0" w:color="auto"/>
        <w:bottom w:val="none" w:sz="0" w:space="0" w:color="auto"/>
        <w:right w:val="none" w:sz="0" w:space="0" w:color="auto"/>
      </w:divBdr>
    </w:div>
    <w:div w:id="719323709">
      <w:bodyDiv w:val="1"/>
      <w:marLeft w:val="0"/>
      <w:marRight w:val="0"/>
      <w:marTop w:val="0"/>
      <w:marBottom w:val="0"/>
      <w:divBdr>
        <w:top w:val="none" w:sz="0" w:space="0" w:color="auto"/>
        <w:left w:val="none" w:sz="0" w:space="0" w:color="auto"/>
        <w:bottom w:val="none" w:sz="0" w:space="0" w:color="auto"/>
        <w:right w:val="none" w:sz="0" w:space="0" w:color="auto"/>
      </w:divBdr>
    </w:div>
    <w:div w:id="719675738">
      <w:bodyDiv w:val="1"/>
      <w:marLeft w:val="0"/>
      <w:marRight w:val="0"/>
      <w:marTop w:val="0"/>
      <w:marBottom w:val="0"/>
      <w:divBdr>
        <w:top w:val="none" w:sz="0" w:space="0" w:color="auto"/>
        <w:left w:val="none" w:sz="0" w:space="0" w:color="auto"/>
        <w:bottom w:val="none" w:sz="0" w:space="0" w:color="auto"/>
        <w:right w:val="none" w:sz="0" w:space="0" w:color="auto"/>
      </w:divBdr>
    </w:div>
    <w:div w:id="720059522">
      <w:bodyDiv w:val="1"/>
      <w:marLeft w:val="0"/>
      <w:marRight w:val="0"/>
      <w:marTop w:val="0"/>
      <w:marBottom w:val="0"/>
      <w:divBdr>
        <w:top w:val="none" w:sz="0" w:space="0" w:color="auto"/>
        <w:left w:val="none" w:sz="0" w:space="0" w:color="auto"/>
        <w:bottom w:val="none" w:sz="0" w:space="0" w:color="auto"/>
        <w:right w:val="none" w:sz="0" w:space="0" w:color="auto"/>
      </w:divBdr>
    </w:div>
    <w:div w:id="721293009">
      <w:bodyDiv w:val="1"/>
      <w:marLeft w:val="0"/>
      <w:marRight w:val="0"/>
      <w:marTop w:val="0"/>
      <w:marBottom w:val="0"/>
      <w:divBdr>
        <w:top w:val="none" w:sz="0" w:space="0" w:color="auto"/>
        <w:left w:val="none" w:sz="0" w:space="0" w:color="auto"/>
        <w:bottom w:val="none" w:sz="0" w:space="0" w:color="auto"/>
        <w:right w:val="none" w:sz="0" w:space="0" w:color="auto"/>
      </w:divBdr>
    </w:div>
    <w:div w:id="722173015">
      <w:bodyDiv w:val="1"/>
      <w:marLeft w:val="0"/>
      <w:marRight w:val="0"/>
      <w:marTop w:val="0"/>
      <w:marBottom w:val="0"/>
      <w:divBdr>
        <w:top w:val="none" w:sz="0" w:space="0" w:color="auto"/>
        <w:left w:val="none" w:sz="0" w:space="0" w:color="auto"/>
        <w:bottom w:val="none" w:sz="0" w:space="0" w:color="auto"/>
        <w:right w:val="none" w:sz="0" w:space="0" w:color="auto"/>
      </w:divBdr>
    </w:div>
    <w:div w:id="722367947">
      <w:bodyDiv w:val="1"/>
      <w:marLeft w:val="0"/>
      <w:marRight w:val="0"/>
      <w:marTop w:val="0"/>
      <w:marBottom w:val="0"/>
      <w:divBdr>
        <w:top w:val="none" w:sz="0" w:space="0" w:color="auto"/>
        <w:left w:val="none" w:sz="0" w:space="0" w:color="auto"/>
        <w:bottom w:val="none" w:sz="0" w:space="0" w:color="auto"/>
        <w:right w:val="none" w:sz="0" w:space="0" w:color="auto"/>
      </w:divBdr>
    </w:div>
    <w:div w:id="724455263">
      <w:bodyDiv w:val="1"/>
      <w:marLeft w:val="0"/>
      <w:marRight w:val="0"/>
      <w:marTop w:val="0"/>
      <w:marBottom w:val="0"/>
      <w:divBdr>
        <w:top w:val="none" w:sz="0" w:space="0" w:color="auto"/>
        <w:left w:val="none" w:sz="0" w:space="0" w:color="auto"/>
        <w:bottom w:val="none" w:sz="0" w:space="0" w:color="auto"/>
        <w:right w:val="none" w:sz="0" w:space="0" w:color="auto"/>
      </w:divBdr>
    </w:div>
    <w:div w:id="724717606">
      <w:bodyDiv w:val="1"/>
      <w:marLeft w:val="0"/>
      <w:marRight w:val="0"/>
      <w:marTop w:val="0"/>
      <w:marBottom w:val="0"/>
      <w:divBdr>
        <w:top w:val="none" w:sz="0" w:space="0" w:color="auto"/>
        <w:left w:val="none" w:sz="0" w:space="0" w:color="auto"/>
        <w:bottom w:val="none" w:sz="0" w:space="0" w:color="auto"/>
        <w:right w:val="none" w:sz="0" w:space="0" w:color="auto"/>
      </w:divBdr>
    </w:div>
    <w:div w:id="725228913">
      <w:bodyDiv w:val="1"/>
      <w:marLeft w:val="0"/>
      <w:marRight w:val="0"/>
      <w:marTop w:val="0"/>
      <w:marBottom w:val="0"/>
      <w:divBdr>
        <w:top w:val="none" w:sz="0" w:space="0" w:color="auto"/>
        <w:left w:val="none" w:sz="0" w:space="0" w:color="auto"/>
        <w:bottom w:val="none" w:sz="0" w:space="0" w:color="auto"/>
        <w:right w:val="none" w:sz="0" w:space="0" w:color="auto"/>
      </w:divBdr>
    </w:div>
    <w:div w:id="725252231">
      <w:bodyDiv w:val="1"/>
      <w:marLeft w:val="0"/>
      <w:marRight w:val="0"/>
      <w:marTop w:val="0"/>
      <w:marBottom w:val="0"/>
      <w:divBdr>
        <w:top w:val="none" w:sz="0" w:space="0" w:color="auto"/>
        <w:left w:val="none" w:sz="0" w:space="0" w:color="auto"/>
        <w:bottom w:val="none" w:sz="0" w:space="0" w:color="auto"/>
        <w:right w:val="none" w:sz="0" w:space="0" w:color="auto"/>
      </w:divBdr>
    </w:div>
    <w:div w:id="725490116">
      <w:bodyDiv w:val="1"/>
      <w:marLeft w:val="0"/>
      <w:marRight w:val="0"/>
      <w:marTop w:val="0"/>
      <w:marBottom w:val="0"/>
      <w:divBdr>
        <w:top w:val="none" w:sz="0" w:space="0" w:color="auto"/>
        <w:left w:val="none" w:sz="0" w:space="0" w:color="auto"/>
        <w:bottom w:val="none" w:sz="0" w:space="0" w:color="auto"/>
        <w:right w:val="none" w:sz="0" w:space="0" w:color="auto"/>
      </w:divBdr>
    </w:div>
    <w:div w:id="725684912">
      <w:bodyDiv w:val="1"/>
      <w:marLeft w:val="0"/>
      <w:marRight w:val="0"/>
      <w:marTop w:val="0"/>
      <w:marBottom w:val="0"/>
      <w:divBdr>
        <w:top w:val="none" w:sz="0" w:space="0" w:color="auto"/>
        <w:left w:val="none" w:sz="0" w:space="0" w:color="auto"/>
        <w:bottom w:val="none" w:sz="0" w:space="0" w:color="auto"/>
        <w:right w:val="none" w:sz="0" w:space="0" w:color="auto"/>
      </w:divBdr>
    </w:div>
    <w:div w:id="726536465">
      <w:bodyDiv w:val="1"/>
      <w:marLeft w:val="0"/>
      <w:marRight w:val="0"/>
      <w:marTop w:val="0"/>
      <w:marBottom w:val="0"/>
      <w:divBdr>
        <w:top w:val="none" w:sz="0" w:space="0" w:color="auto"/>
        <w:left w:val="none" w:sz="0" w:space="0" w:color="auto"/>
        <w:bottom w:val="none" w:sz="0" w:space="0" w:color="auto"/>
        <w:right w:val="none" w:sz="0" w:space="0" w:color="auto"/>
      </w:divBdr>
    </w:div>
    <w:div w:id="727070355">
      <w:bodyDiv w:val="1"/>
      <w:marLeft w:val="0"/>
      <w:marRight w:val="0"/>
      <w:marTop w:val="0"/>
      <w:marBottom w:val="0"/>
      <w:divBdr>
        <w:top w:val="none" w:sz="0" w:space="0" w:color="auto"/>
        <w:left w:val="none" w:sz="0" w:space="0" w:color="auto"/>
        <w:bottom w:val="none" w:sz="0" w:space="0" w:color="auto"/>
        <w:right w:val="none" w:sz="0" w:space="0" w:color="auto"/>
      </w:divBdr>
    </w:div>
    <w:div w:id="728308681">
      <w:bodyDiv w:val="1"/>
      <w:marLeft w:val="0"/>
      <w:marRight w:val="0"/>
      <w:marTop w:val="0"/>
      <w:marBottom w:val="0"/>
      <w:divBdr>
        <w:top w:val="none" w:sz="0" w:space="0" w:color="auto"/>
        <w:left w:val="none" w:sz="0" w:space="0" w:color="auto"/>
        <w:bottom w:val="none" w:sz="0" w:space="0" w:color="auto"/>
        <w:right w:val="none" w:sz="0" w:space="0" w:color="auto"/>
      </w:divBdr>
    </w:div>
    <w:div w:id="729421144">
      <w:bodyDiv w:val="1"/>
      <w:marLeft w:val="0"/>
      <w:marRight w:val="0"/>
      <w:marTop w:val="0"/>
      <w:marBottom w:val="0"/>
      <w:divBdr>
        <w:top w:val="none" w:sz="0" w:space="0" w:color="auto"/>
        <w:left w:val="none" w:sz="0" w:space="0" w:color="auto"/>
        <w:bottom w:val="none" w:sz="0" w:space="0" w:color="auto"/>
        <w:right w:val="none" w:sz="0" w:space="0" w:color="auto"/>
      </w:divBdr>
    </w:div>
    <w:div w:id="729422458">
      <w:bodyDiv w:val="1"/>
      <w:marLeft w:val="0"/>
      <w:marRight w:val="0"/>
      <w:marTop w:val="0"/>
      <w:marBottom w:val="0"/>
      <w:divBdr>
        <w:top w:val="none" w:sz="0" w:space="0" w:color="auto"/>
        <w:left w:val="none" w:sz="0" w:space="0" w:color="auto"/>
        <w:bottom w:val="none" w:sz="0" w:space="0" w:color="auto"/>
        <w:right w:val="none" w:sz="0" w:space="0" w:color="auto"/>
      </w:divBdr>
    </w:div>
    <w:div w:id="730158318">
      <w:bodyDiv w:val="1"/>
      <w:marLeft w:val="0"/>
      <w:marRight w:val="0"/>
      <w:marTop w:val="0"/>
      <w:marBottom w:val="0"/>
      <w:divBdr>
        <w:top w:val="none" w:sz="0" w:space="0" w:color="auto"/>
        <w:left w:val="none" w:sz="0" w:space="0" w:color="auto"/>
        <w:bottom w:val="none" w:sz="0" w:space="0" w:color="auto"/>
        <w:right w:val="none" w:sz="0" w:space="0" w:color="auto"/>
      </w:divBdr>
    </w:div>
    <w:div w:id="730426138">
      <w:bodyDiv w:val="1"/>
      <w:marLeft w:val="0"/>
      <w:marRight w:val="0"/>
      <w:marTop w:val="0"/>
      <w:marBottom w:val="0"/>
      <w:divBdr>
        <w:top w:val="none" w:sz="0" w:space="0" w:color="auto"/>
        <w:left w:val="none" w:sz="0" w:space="0" w:color="auto"/>
        <w:bottom w:val="none" w:sz="0" w:space="0" w:color="auto"/>
        <w:right w:val="none" w:sz="0" w:space="0" w:color="auto"/>
      </w:divBdr>
    </w:div>
    <w:div w:id="731545410">
      <w:bodyDiv w:val="1"/>
      <w:marLeft w:val="0"/>
      <w:marRight w:val="0"/>
      <w:marTop w:val="0"/>
      <w:marBottom w:val="0"/>
      <w:divBdr>
        <w:top w:val="none" w:sz="0" w:space="0" w:color="auto"/>
        <w:left w:val="none" w:sz="0" w:space="0" w:color="auto"/>
        <w:bottom w:val="none" w:sz="0" w:space="0" w:color="auto"/>
        <w:right w:val="none" w:sz="0" w:space="0" w:color="auto"/>
      </w:divBdr>
    </w:div>
    <w:div w:id="731738273">
      <w:bodyDiv w:val="1"/>
      <w:marLeft w:val="0"/>
      <w:marRight w:val="0"/>
      <w:marTop w:val="0"/>
      <w:marBottom w:val="0"/>
      <w:divBdr>
        <w:top w:val="none" w:sz="0" w:space="0" w:color="auto"/>
        <w:left w:val="none" w:sz="0" w:space="0" w:color="auto"/>
        <w:bottom w:val="none" w:sz="0" w:space="0" w:color="auto"/>
        <w:right w:val="none" w:sz="0" w:space="0" w:color="auto"/>
      </w:divBdr>
    </w:div>
    <w:div w:id="732045394">
      <w:bodyDiv w:val="1"/>
      <w:marLeft w:val="0"/>
      <w:marRight w:val="0"/>
      <w:marTop w:val="0"/>
      <w:marBottom w:val="0"/>
      <w:divBdr>
        <w:top w:val="none" w:sz="0" w:space="0" w:color="auto"/>
        <w:left w:val="none" w:sz="0" w:space="0" w:color="auto"/>
        <w:bottom w:val="none" w:sz="0" w:space="0" w:color="auto"/>
        <w:right w:val="none" w:sz="0" w:space="0" w:color="auto"/>
      </w:divBdr>
    </w:div>
    <w:div w:id="732125529">
      <w:bodyDiv w:val="1"/>
      <w:marLeft w:val="0"/>
      <w:marRight w:val="0"/>
      <w:marTop w:val="0"/>
      <w:marBottom w:val="0"/>
      <w:divBdr>
        <w:top w:val="none" w:sz="0" w:space="0" w:color="auto"/>
        <w:left w:val="none" w:sz="0" w:space="0" w:color="auto"/>
        <w:bottom w:val="none" w:sz="0" w:space="0" w:color="auto"/>
        <w:right w:val="none" w:sz="0" w:space="0" w:color="auto"/>
      </w:divBdr>
    </w:div>
    <w:div w:id="732239726">
      <w:bodyDiv w:val="1"/>
      <w:marLeft w:val="0"/>
      <w:marRight w:val="0"/>
      <w:marTop w:val="0"/>
      <w:marBottom w:val="0"/>
      <w:divBdr>
        <w:top w:val="none" w:sz="0" w:space="0" w:color="auto"/>
        <w:left w:val="none" w:sz="0" w:space="0" w:color="auto"/>
        <w:bottom w:val="none" w:sz="0" w:space="0" w:color="auto"/>
        <w:right w:val="none" w:sz="0" w:space="0" w:color="auto"/>
      </w:divBdr>
    </w:div>
    <w:div w:id="733313951">
      <w:bodyDiv w:val="1"/>
      <w:marLeft w:val="0"/>
      <w:marRight w:val="0"/>
      <w:marTop w:val="0"/>
      <w:marBottom w:val="0"/>
      <w:divBdr>
        <w:top w:val="none" w:sz="0" w:space="0" w:color="auto"/>
        <w:left w:val="none" w:sz="0" w:space="0" w:color="auto"/>
        <w:bottom w:val="none" w:sz="0" w:space="0" w:color="auto"/>
        <w:right w:val="none" w:sz="0" w:space="0" w:color="auto"/>
      </w:divBdr>
    </w:div>
    <w:div w:id="734544272">
      <w:bodyDiv w:val="1"/>
      <w:marLeft w:val="0"/>
      <w:marRight w:val="0"/>
      <w:marTop w:val="0"/>
      <w:marBottom w:val="0"/>
      <w:divBdr>
        <w:top w:val="none" w:sz="0" w:space="0" w:color="auto"/>
        <w:left w:val="none" w:sz="0" w:space="0" w:color="auto"/>
        <w:bottom w:val="none" w:sz="0" w:space="0" w:color="auto"/>
        <w:right w:val="none" w:sz="0" w:space="0" w:color="auto"/>
      </w:divBdr>
    </w:div>
    <w:div w:id="735318831">
      <w:bodyDiv w:val="1"/>
      <w:marLeft w:val="0"/>
      <w:marRight w:val="0"/>
      <w:marTop w:val="0"/>
      <w:marBottom w:val="0"/>
      <w:divBdr>
        <w:top w:val="none" w:sz="0" w:space="0" w:color="auto"/>
        <w:left w:val="none" w:sz="0" w:space="0" w:color="auto"/>
        <w:bottom w:val="none" w:sz="0" w:space="0" w:color="auto"/>
        <w:right w:val="none" w:sz="0" w:space="0" w:color="auto"/>
      </w:divBdr>
    </w:div>
    <w:div w:id="736903250">
      <w:bodyDiv w:val="1"/>
      <w:marLeft w:val="0"/>
      <w:marRight w:val="0"/>
      <w:marTop w:val="0"/>
      <w:marBottom w:val="0"/>
      <w:divBdr>
        <w:top w:val="none" w:sz="0" w:space="0" w:color="auto"/>
        <w:left w:val="none" w:sz="0" w:space="0" w:color="auto"/>
        <w:bottom w:val="none" w:sz="0" w:space="0" w:color="auto"/>
        <w:right w:val="none" w:sz="0" w:space="0" w:color="auto"/>
      </w:divBdr>
    </w:div>
    <w:div w:id="738014892">
      <w:bodyDiv w:val="1"/>
      <w:marLeft w:val="0"/>
      <w:marRight w:val="0"/>
      <w:marTop w:val="0"/>
      <w:marBottom w:val="0"/>
      <w:divBdr>
        <w:top w:val="none" w:sz="0" w:space="0" w:color="auto"/>
        <w:left w:val="none" w:sz="0" w:space="0" w:color="auto"/>
        <w:bottom w:val="none" w:sz="0" w:space="0" w:color="auto"/>
        <w:right w:val="none" w:sz="0" w:space="0" w:color="auto"/>
      </w:divBdr>
    </w:div>
    <w:div w:id="738015816">
      <w:bodyDiv w:val="1"/>
      <w:marLeft w:val="0"/>
      <w:marRight w:val="0"/>
      <w:marTop w:val="0"/>
      <w:marBottom w:val="0"/>
      <w:divBdr>
        <w:top w:val="none" w:sz="0" w:space="0" w:color="auto"/>
        <w:left w:val="none" w:sz="0" w:space="0" w:color="auto"/>
        <w:bottom w:val="none" w:sz="0" w:space="0" w:color="auto"/>
        <w:right w:val="none" w:sz="0" w:space="0" w:color="auto"/>
      </w:divBdr>
    </w:div>
    <w:div w:id="738553124">
      <w:bodyDiv w:val="1"/>
      <w:marLeft w:val="0"/>
      <w:marRight w:val="0"/>
      <w:marTop w:val="0"/>
      <w:marBottom w:val="0"/>
      <w:divBdr>
        <w:top w:val="none" w:sz="0" w:space="0" w:color="auto"/>
        <w:left w:val="none" w:sz="0" w:space="0" w:color="auto"/>
        <w:bottom w:val="none" w:sz="0" w:space="0" w:color="auto"/>
        <w:right w:val="none" w:sz="0" w:space="0" w:color="auto"/>
      </w:divBdr>
    </w:div>
    <w:div w:id="739868232">
      <w:bodyDiv w:val="1"/>
      <w:marLeft w:val="0"/>
      <w:marRight w:val="0"/>
      <w:marTop w:val="0"/>
      <w:marBottom w:val="0"/>
      <w:divBdr>
        <w:top w:val="none" w:sz="0" w:space="0" w:color="auto"/>
        <w:left w:val="none" w:sz="0" w:space="0" w:color="auto"/>
        <w:bottom w:val="none" w:sz="0" w:space="0" w:color="auto"/>
        <w:right w:val="none" w:sz="0" w:space="0" w:color="auto"/>
      </w:divBdr>
    </w:div>
    <w:div w:id="739987116">
      <w:bodyDiv w:val="1"/>
      <w:marLeft w:val="0"/>
      <w:marRight w:val="0"/>
      <w:marTop w:val="0"/>
      <w:marBottom w:val="0"/>
      <w:divBdr>
        <w:top w:val="none" w:sz="0" w:space="0" w:color="auto"/>
        <w:left w:val="none" w:sz="0" w:space="0" w:color="auto"/>
        <w:bottom w:val="none" w:sz="0" w:space="0" w:color="auto"/>
        <w:right w:val="none" w:sz="0" w:space="0" w:color="auto"/>
      </w:divBdr>
    </w:div>
    <w:div w:id="740829124">
      <w:bodyDiv w:val="1"/>
      <w:marLeft w:val="0"/>
      <w:marRight w:val="0"/>
      <w:marTop w:val="0"/>
      <w:marBottom w:val="0"/>
      <w:divBdr>
        <w:top w:val="none" w:sz="0" w:space="0" w:color="auto"/>
        <w:left w:val="none" w:sz="0" w:space="0" w:color="auto"/>
        <w:bottom w:val="none" w:sz="0" w:space="0" w:color="auto"/>
        <w:right w:val="none" w:sz="0" w:space="0" w:color="auto"/>
      </w:divBdr>
    </w:div>
    <w:div w:id="741490038">
      <w:bodyDiv w:val="1"/>
      <w:marLeft w:val="0"/>
      <w:marRight w:val="0"/>
      <w:marTop w:val="0"/>
      <w:marBottom w:val="0"/>
      <w:divBdr>
        <w:top w:val="none" w:sz="0" w:space="0" w:color="auto"/>
        <w:left w:val="none" w:sz="0" w:space="0" w:color="auto"/>
        <w:bottom w:val="none" w:sz="0" w:space="0" w:color="auto"/>
        <w:right w:val="none" w:sz="0" w:space="0" w:color="auto"/>
      </w:divBdr>
    </w:div>
    <w:div w:id="742988113">
      <w:bodyDiv w:val="1"/>
      <w:marLeft w:val="0"/>
      <w:marRight w:val="0"/>
      <w:marTop w:val="0"/>
      <w:marBottom w:val="0"/>
      <w:divBdr>
        <w:top w:val="none" w:sz="0" w:space="0" w:color="auto"/>
        <w:left w:val="none" w:sz="0" w:space="0" w:color="auto"/>
        <w:bottom w:val="none" w:sz="0" w:space="0" w:color="auto"/>
        <w:right w:val="none" w:sz="0" w:space="0" w:color="auto"/>
      </w:divBdr>
    </w:div>
    <w:div w:id="743652014">
      <w:bodyDiv w:val="1"/>
      <w:marLeft w:val="0"/>
      <w:marRight w:val="0"/>
      <w:marTop w:val="0"/>
      <w:marBottom w:val="0"/>
      <w:divBdr>
        <w:top w:val="none" w:sz="0" w:space="0" w:color="auto"/>
        <w:left w:val="none" w:sz="0" w:space="0" w:color="auto"/>
        <w:bottom w:val="none" w:sz="0" w:space="0" w:color="auto"/>
        <w:right w:val="none" w:sz="0" w:space="0" w:color="auto"/>
      </w:divBdr>
    </w:div>
    <w:div w:id="743722978">
      <w:bodyDiv w:val="1"/>
      <w:marLeft w:val="0"/>
      <w:marRight w:val="0"/>
      <w:marTop w:val="0"/>
      <w:marBottom w:val="0"/>
      <w:divBdr>
        <w:top w:val="none" w:sz="0" w:space="0" w:color="auto"/>
        <w:left w:val="none" w:sz="0" w:space="0" w:color="auto"/>
        <w:bottom w:val="none" w:sz="0" w:space="0" w:color="auto"/>
        <w:right w:val="none" w:sz="0" w:space="0" w:color="auto"/>
      </w:divBdr>
    </w:div>
    <w:div w:id="743993357">
      <w:bodyDiv w:val="1"/>
      <w:marLeft w:val="0"/>
      <w:marRight w:val="0"/>
      <w:marTop w:val="0"/>
      <w:marBottom w:val="0"/>
      <w:divBdr>
        <w:top w:val="none" w:sz="0" w:space="0" w:color="auto"/>
        <w:left w:val="none" w:sz="0" w:space="0" w:color="auto"/>
        <w:bottom w:val="none" w:sz="0" w:space="0" w:color="auto"/>
        <w:right w:val="none" w:sz="0" w:space="0" w:color="auto"/>
      </w:divBdr>
    </w:div>
    <w:div w:id="744108956">
      <w:bodyDiv w:val="1"/>
      <w:marLeft w:val="0"/>
      <w:marRight w:val="0"/>
      <w:marTop w:val="0"/>
      <w:marBottom w:val="0"/>
      <w:divBdr>
        <w:top w:val="none" w:sz="0" w:space="0" w:color="auto"/>
        <w:left w:val="none" w:sz="0" w:space="0" w:color="auto"/>
        <w:bottom w:val="none" w:sz="0" w:space="0" w:color="auto"/>
        <w:right w:val="none" w:sz="0" w:space="0" w:color="auto"/>
      </w:divBdr>
    </w:div>
    <w:div w:id="744912302">
      <w:bodyDiv w:val="1"/>
      <w:marLeft w:val="0"/>
      <w:marRight w:val="0"/>
      <w:marTop w:val="0"/>
      <w:marBottom w:val="0"/>
      <w:divBdr>
        <w:top w:val="none" w:sz="0" w:space="0" w:color="auto"/>
        <w:left w:val="none" w:sz="0" w:space="0" w:color="auto"/>
        <w:bottom w:val="none" w:sz="0" w:space="0" w:color="auto"/>
        <w:right w:val="none" w:sz="0" w:space="0" w:color="auto"/>
      </w:divBdr>
    </w:div>
    <w:div w:id="744912597">
      <w:bodyDiv w:val="1"/>
      <w:marLeft w:val="0"/>
      <w:marRight w:val="0"/>
      <w:marTop w:val="0"/>
      <w:marBottom w:val="0"/>
      <w:divBdr>
        <w:top w:val="none" w:sz="0" w:space="0" w:color="auto"/>
        <w:left w:val="none" w:sz="0" w:space="0" w:color="auto"/>
        <w:bottom w:val="none" w:sz="0" w:space="0" w:color="auto"/>
        <w:right w:val="none" w:sz="0" w:space="0" w:color="auto"/>
      </w:divBdr>
    </w:div>
    <w:div w:id="745105193">
      <w:bodyDiv w:val="1"/>
      <w:marLeft w:val="0"/>
      <w:marRight w:val="0"/>
      <w:marTop w:val="0"/>
      <w:marBottom w:val="0"/>
      <w:divBdr>
        <w:top w:val="none" w:sz="0" w:space="0" w:color="auto"/>
        <w:left w:val="none" w:sz="0" w:space="0" w:color="auto"/>
        <w:bottom w:val="none" w:sz="0" w:space="0" w:color="auto"/>
        <w:right w:val="none" w:sz="0" w:space="0" w:color="auto"/>
      </w:divBdr>
    </w:div>
    <w:div w:id="745567252">
      <w:bodyDiv w:val="1"/>
      <w:marLeft w:val="0"/>
      <w:marRight w:val="0"/>
      <w:marTop w:val="0"/>
      <w:marBottom w:val="0"/>
      <w:divBdr>
        <w:top w:val="none" w:sz="0" w:space="0" w:color="auto"/>
        <w:left w:val="none" w:sz="0" w:space="0" w:color="auto"/>
        <w:bottom w:val="none" w:sz="0" w:space="0" w:color="auto"/>
        <w:right w:val="none" w:sz="0" w:space="0" w:color="auto"/>
      </w:divBdr>
    </w:div>
    <w:div w:id="745761945">
      <w:bodyDiv w:val="1"/>
      <w:marLeft w:val="0"/>
      <w:marRight w:val="0"/>
      <w:marTop w:val="0"/>
      <w:marBottom w:val="0"/>
      <w:divBdr>
        <w:top w:val="none" w:sz="0" w:space="0" w:color="auto"/>
        <w:left w:val="none" w:sz="0" w:space="0" w:color="auto"/>
        <w:bottom w:val="none" w:sz="0" w:space="0" w:color="auto"/>
        <w:right w:val="none" w:sz="0" w:space="0" w:color="auto"/>
      </w:divBdr>
    </w:div>
    <w:div w:id="746149419">
      <w:bodyDiv w:val="1"/>
      <w:marLeft w:val="0"/>
      <w:marRight w:val="0"/>
      <w:marTop w:val="0"/>
      <w:marBottom w:val="0"/>
      <w:divBdr>
        <w:top w:val="none" w:sz="0" w:space="0" w:color="auto"/>
        <w:left w:val="none" w:sz="0" w:space="0" w:color="auto"/>
        <w:bottom w:val="none" w:sz="0" w:space="0" w:color="auto"/>
        <w:right w:val="none" w:sz="0" w:space="0" w:color="auto"/>
      </w:divBdr>
    </w:div>
    <w:div w:id="747000404">
      <w:bodyDiv w:val="1"/>
      <w:marLeft w:val="0"/>
      <w:marRight w:val="0"/>
      <w:marTop w:val="0"/>
      <w:marBottom w:val="0"/>
      <w:divBdr>
        <w:top w:val="none" w:sz="0" w:space="0" w:color="auto"/>
        <w:left w:val="none" w:sz="0" w:space="0" w:color="auto"/>
        <w:bottom w:val="none" w:sz="0" w:space="0" w:color="auto"/>
        <w:right w:val="none" w:sz="0" w:space="0" w:color="auto"/>
      </w:divBdr>
    </w:div>
    <w:div w:id="747382292">
      <w:bodyDiv w:val="1"/>
      <w:marLeft w:val="0"/>
      <w:marRight w:val="0"/>
      <w:marTop w:val="0"/>
      <w:marBottom w:val="0"/>
      <w:divBdr>
        <w:top w:val="none" w:sz="0" w:space="0" w:color="auto"/>
        <w:left w:val="none" w:sz="0" w:space="0" w:color="auto"/>
        <w:bottom w:val="none" w:sz="0" w:space="0" w:color="auto"/>
        <w:right w:val="none" w:sz="0" w:space="0" w:color="auto"/>
      </w:divBdr>
    </w:div>
    <w:div w:id="748304692">
      <w:bodyDiv w:val="1"/>
      <w:marLeft w:val="0"/>
      <w:marRight w:val="0"/>
      <w:marTop w:val="0"/>
      <w:marBottom w:val="0"/>
      <w:divBdr>
        <w:top w:val="none" w:sz="0" w:space="0" w:color="auto"/>
        <w:left w:val="none" w:sz="0" w:space="0" w:color="auto"/>
        <w:bottom w:val="none" w:sz="0" w:space="0" w:color="auto"/>
        <w:right w:val="none" w:sz="0" w:space="0" w:color="auto"/>
      </w:divBdr>
    </w:div>
    <w:div w:id="748573630">
      <w:bodyDiv w:val="1"/>
      <w:marLeft w:val="0"/>
      <w:marRight w:val="0"/>
      <w:marTop w:val="0"/>
      <w:marBottom w:val="0"/>
      <w:divBdr>
        <w:top w:val="none" w:sz="0" w:space="0" w:color="auto"/>
        <w:left w:val="none" w:sz="0" w:space="0" w:color="auto"/>
        <w:bottom w:val="none" w:sz="0" w:space="0" w:color="auto"/>
        <w:right w:val="none" w:sz="0" w:space="0" w:color="auto"/>
      </w:divBdr>
    </w:div>
    <w:div w:id="750926284">
      <w:bodyDiv w:val="1"/>
      <w:marLeft w:val="0"/>
      <w:marRight w:val="0"/>
      <w:marTop w:val="0"/>
      <w:marBottom w:val="0"/>
      <w:divBdr>
        <w:top w:val="none" w:sz="0" w:space="0" w:color="auto"/>
        <w:left w:val="none" w:sz="0" w:space="0" w:color="auto"/>
        <w:bottom w:val="none" w:sz="0" w:space="0" w:color="auto"/>
        <w:right w:val="none" w:sz="0" w:space="0" w:color="auto"/>
      </w:divBdr>
    </w:div>
    <w:div w:id="751582234">
      <w:bodyDiv w:val="1"/>
      <w:marLeft w:val="0"/>
      <w:marRight w:val="0"/>
      <w:marTop w:val="0"/>
      <w:marBottom w:val="0"/>
      <w:divBdr>
        <w:top w:val="none" w:sz="0" w:space="0" w:color="auto"/>
        <w:left w:val="none" w:sz="0" w:space="0" w:color="auto"/>
        <w:bottom w:val="none" w:sz="0" w:space="0" w:color="auto"/>
        <w:right w:val="none" w:sz="0" w:space="0" w:color="auto"/>
      </w:divBdr>
    </w:div>
    <w:div w:id="751705641">
      <w:bodyDiv w:val="1"/>
      <w:marLeft w:val="0"/>
      <w:marRight w:val="0"/>
      <w:marTop w:val="0"/>
      <w:marBottom w:val="0"/>
      <w:divBdr>
        <w:top w:val="none" w:sz="0" w:space="0" w:color="auto"/>
        <w:left w:val="none" w:sz="0" w:space="0" w:color="auto"/>
        <w:bottom w:val="none" w:sz="0" w:space="0" w:color="auto"/>
        <w:right w:val="none" w:sz="0" w:space="0" w:color="auto"/>
      </w:divBdr>
    </w:div>
    <w:div w:id="752048315">
      <w:bodyDiv w:val="1"/>
      <w:marLeft w:val="0"/>
      <w:marRight w:val="0"/>
      <w:marTop w:val="0"/>
      <w:marBottom w:val="0"/>
      <w:divBdr>
        <w:top w:val="none" w:sz="0" w:space="0" w:color="auto"/>
        <w:left w:val="none" w:sz="0" w:space="0" w:color="auto"/>
        <w:bottom w:val="none" w:sz="0" w:space="0" w:color="auto"/>
        <w:right w:val="none" w:sz="0" w:space="0" w:color="auto"/>
      </w:divBdr>
    </w:div>
    <w:div w:id="752119763">
      <w:bodyDiv w:val="1"/>
      <w:marLeft w:val="0"/>
      <w:marRight w:val="0"/>
      <w:marTop w:val="0"/>
      <w:marBottom w:val="0"/>
      <w:divBdr>
        <w:top w:val="none" w:sz="0" w:space="0" w:color="auto"/>
        <w:left w:val="none" w:sz="0" w:space="0" w:color="auto"/>
        <w:bottom w:val="none" w:sz="0" w:space="0" w:color="auto"/>
        <w:right w:val="none" w:sz="0" w:space="0" w:color="auto"/>
      </w:divBdr>
    </w:div>
    <w:div w:id="752430413">
      <w:bodyDiv w:val="1"/>
      <w:marLeft w:val="0"/>
      <w:marRight w:val="0"/>
      <w:marTop w:val="0"/>
      <w:marBottom w:val="0"/>
      <w:divBdr>
        <w:top w:val="none" w:sz="0" w:space="0" w:color="auto"/>
        <w:left w:val="none" w:sz="0" w:space="0" w:color="auto"/>
        <w:bottom w:val="none" w:sz="0" w:space="0" w:color="auto"/>
        <w:right w:val="none" w:sz="0" w:space="0" w:color="auto"/>
      </w:divBdr>
    </w:div>
    <w:div w:id="752705485">
      <w:bodyDiv w:val="1"/>
      <w:marLeft w:val="0"/>
      <w:marRight w:val="0"/>
      <w:marTop w:val="0"/>
      <w:marBottom w:val="0"/>
      <w:divBdr>
        <w:top w:val="none" w:sz="0" w:space="0" w:color="auto"/>
        <w:left w:val="none" w:sz="0" w:space="0" w:color="auto"/>
        <w:bottom w:val="none" w:sz="0" w:space="0" w:color="auto"/>
        <w:right w:val="none" w:sz="0" w:space="0" w:color="auto"/>
      </w:divBdr>
    </w:div>
    <w:div w:id="753280888">
      <w:bodyDiv w:val="1"/>
      <w:marLeft w:val="0"/>
      <w:marRight w:val="0"/>
      <w:marTop w:val="0"/>
      <w:marBottom w:val="0"/>
      <w:divBdr>
        <w:top w:val="none" w:sz="0" w:space="0" w:color="auto"/>
        <w:left w:val="none" w:sz="0" w:space="0" w:color="auto"/>
        <w:bottom w:val="none" w:sz="0" w:space="0" w:color="auto"/>
        <w:right w:val="none" w:sz="0" w:space="0" w:color="auto"/>
      </w:divBdr>
    </w:div>
    <w:div w:id="754282323">
      <w:bodyDiv w:val="1"/>
      <w:marLeft w:val="0"/>
      <w:marRight w:val="0"/>
      <w:marTop w:val="0"/>
      <w:marBottom w:val="0"/>
      <w:divBdr>
        <w:top w:val="none" w:sz="0" w:space="0" w:color="auto"/>
        <w:left w:val="none" w:sz="0" w:space="0" w:color="auto"/>
        <w:bottom w:val="none" w:sz="0" w:space="0" w:color="auto"/>
        <w:right w:val="none" w:sz="0" w:space="0" w:color="auto"/>
      </w:divBdr>
    </w:div>
    <w:div w:id="755437774">
      <w:bodyDiv w:val="1"/>
      <w:marLeft w:val="0"/>
      <w:marRight w:val="0"/>
      <w:marTop w:val="0"/>
      <w:marBottom w:val="0"/>
      <w:divBdr>
        <w:top w:val="none" w:sz="0" w:space="0" w:color="auto"/>
        <w:left w:val="none" w:sz="0" w:space="0" w:color="auto"/>
        <w:bottom w:val="none" w:sz="0" w:space="0" w:color="auto"/>
        <w:right w:val="none" w:sz="0" w:space="0" w:color="auto"/>
      </w:divBdr>
    </w:div>
    <w:div w:id="756291409">
      <w:bodyDiv w:val="1"/>
      <w:marLeft w:val="0"/>
      <w:marRight w:val="0"/>
      <w:marTop w:val="0"/>
      <w:marBottom w:val="0"/>
      <w:divBdr>
        <w:top w:val="none" w:sz="0" w:space="0" w:color="auto"/>
        <w:left w:val="none" w:sz="0" w:space="0" w:color="auto"/>
        <w:bottom w:val="none" w:sz="0" w:space="0" w:color="auto"/>
        <w:right w:val="none" w:sz="0" w:space="0" w:color="auto"/>
      </w:divBdr>
    </w:div>
    <w:div w:id="756363291">
      <w:bodyDiv w:val="1"/>
      <w:marLeft w:val="0"/>
      <w:marRight w:val="0"/>
      <w:marTop w:val="0"/>
      <w:marBottom w:val="0"/>
      <w:divBdr>
        <w:top w:val="none" w:sz="0" w:space="0" w:color="auto"/>
        <w:left w:val="none" w:sz="0" w:space="0" w:color="auto"/>
        <w:bottom w:val="none" w:sz="0" w:space="0" w:color="auto"/>
        <w:right w:val="none" w:sz="0" w:space="0" w:color="auto"/>
      </w:divBdr>
    </w:div>
    <w:div w:id="756638547">
      <w:bodyDiv w:val="1"/>
      <w:marLeft w:val="0"/>
      <w:marRight w:val="0"/>
      <w:marTop w:val="0"/>
      <w:marBottom w:val="0"/>
      <w:divBdr>
        <w:top w:val="none" w:sz="0" w:space="0" w:color="auto"/>
        <w:left w:val="none" w:sz="0" w:space="0" w:color="auto"/>
        <w:bottom w:val="none" w:sz="0" w:space="0" w:color="auto"/>
        <w:right w:val="none" w:sz="0" w:space="0" w:color="auto"/>
      </w:divBdr>
    </w:div>
    <w:div w:id="758063750">
      <w:bodyDiv w:val="1"/>
      <w:marLeft w:val="0"/>
      <w:marRight w:val="0"/>
      <w:marTop w:val="0"/>
      <w:marBottom w:val="0"/>
      <w:divBdr>
        <w:top w:val="none" w:sz="0" w:space="0" w:color="auto"/>
        <w:left w:val="none" w:sz="0" w:space="0" w:color="auto"/>
        <w:bottom w:val="none" w:sz="0" w:space="0" w:color="auto"/>
        <w:right w:val="none" w:sz="0" w:space="0" w:color="auto"/>
      </w:divBdr>
    </w:div>
    <w:div w:id="758409968">
      <w:bodyDiv w:val="1"/>
      <w:marLeft w:val="0"/>
      <w:marRight w:val="0"/>
      <w:marTop w:val="0"/>
      <w:marBottom w:val="0"/>
      <w:divBdr>
        <w:top w:val="none" w:sz="0" w:space="0" w:color="auto"/>
        <w:left w:val="none" w:sz="0" w:space="0" w:color="auto"/>
        <w:bottom w:val="none" w:sz="0" w:space="0" w:color="auto"/>
        <w:right w:val="none" w:sz="0" w:space="0" w:color="auto"/>
      </w:divBdr>
    </w:div>
    <w:div w:id="758790909">
      <w:bodyDiv w:val="1"/>
      <w:marLeft w:val="0"/>
      <w:marRight w:val="0"/>
      <w:marTop w:val="0"/>
      <w:marBottom w:val="0"/>
      <w:divBdr>
        <w:top w:val="none" w:sz="0" w:space="0" w:color="auto"/>
        <w:left w:val="none" w:sz="0" w:space="0" w:color="auto"/>
        <w:bottom w:val="none" w:sz="0" w:space="0" w:color="auto"/>
        <w:right w:val="none" w:sz="0" w:space="0" w:color="auto"/>
      </w:divBdr>
    </w:div>
    <w:div w:id="759453588">
      <w:bodyDiv w:val="1"/>
      <w:marLeft w:val="0"/>
      <w:marRight w:val="0"/>
      <w:marTop w:val="0"/>
      <w:marBottom w:val="0"/>
      <w:divBdr>
        <w:top w:val="none" w:sz="0" w:space="0" w:color="auto"/>
        <w:left w:val="none" w:sz="0" w:space="0" w:color="auto"/>
        <w:bottom w:val="none" w:sz="0" w:space="0" w:color="auto"/>
        <w:right w:val="none" w:sz="0" w:space="0" w:color="auto"/>
      </w:divBdr>
    </w:div>
    <w:div w:id="760638503">
      <w:bodyDiv w:val="1"/>
      <w:marLeft w:val="0"/>
      <w:marRight w:val="0"/>
      <w:marTop w:val="0"/>
      <w:marBottom w:val="0"/>
      <w:divBdr>
        <w:top w:val="none" w:sz="0" w:space="0" w:color="auto"/>
        <w:left w:val="none" w:sz="0" w:space="0" w:color="auto"/>
        <w:bottom w:val="none" w:sz="0" w:space="0" w:color="auto"/>
        <w:right w:val="none" w:sz="0" w:space="0" w:color="auto"/>
      </w:divBdr>
    </w:div>
    <w:div w:id="761922868">
      <w:bodyDiv w:val="1"/>
      <w:marLeft w:val="0"/>
      <w:marRight w:val="0"/>
      <w:marTop w:val="0"/>
      <w:marBottom w:val="0"/>
      <w:divBdr>
        <w:top w:val="none" w:sz="0" w:space="0" w:color="auto"/>
        <w:left w:val="none" w:sz="0" w:space="0" w:color="auto"/>
        <w:bottom w:val="none" w:sz="0" w:space="0" w:color="auto"/>
        <w:right w:val="none" w:sz="0" w:space="0" w:color="auto"/>
      </w:divBdr>
    </w:div>
    <w:div w:id="762070885">
      <w:bodyDiv w:val="1"/>
      <w:marLeft w:val="0"/>
      <w:marRight w:val="0"/>
      <w:marTop w:val="0"/>
      <w:marBottom w:val="0"/>
      <w:divBdr>
        <w:top w:val="none" w:sz="0" w:space="0" w:color="auto"/>
        <w:left w:val="none" w:sz="0" w:space="0" w:color="auto"/>
        <w:bottom w:val="none" w:sz="0" w:space="0" w:color="auto"/>
        <w:right w:val="none" w:sz="0" w:space="0" w:color="auto"/>
      </w:divBdr>
    </w:div>
    <w:div w:id="765078792">
      <w:bodyDiv w:val="1"/>
      <w:marLeft w:val="0"/>
      <w:marRight w:val="0"/>
      <w:marTop w:val="0"/>
      <w:marBottom w:val="0"/>
      <w:divBdr>
        <w:top w:val="none" w:sz="0" w:space="0" w:color="auto"/>
        <w:left w:val="none" w:sz="0" w:space="0" w:color="auto"/>
        <w:bottom w:val="none" w:sz="0" w:space="0" w:color="auto"/>
        <w:right w:val="none" w:sz="0" w:space="0" w:color="auto"/>
      </w:divBdr>
    </w:div>
    <w:div w:id="765468568">
      <w:bodyDiv w:val="1"/>
      <w:marLeft w:val="0"/>
      <w:marRight w:val="0"/>
      <w:marTop w:val="0"/>
      <w:marBottom w:val="0"/>
      <w:divBdr>
        <w:top w:val="none" w:sz="0" w:space="0" w:color="auto"/>
        <w:left w:val="none" w:sz="0" w:space="0" w:color="auto"/>
        <w:bottom w:val="none" w:sz="0" w:space="0" w:color="auto"/>
        <w:right w:val="none" w:sz="0" w:space="0" w:color="auto"/>
      </w:divBdr>
    </w:div>
    <w:div w:id="765611808">
      <w:bodyDiv w:val="1"/>
      <w:marLeft w:val="0"/>
      <w:marRight w:val="0"/>
      <w:marTop w:val="0"/>
      <w:marBottom w:val="0"/>
      <w:divBdr>
        <w:top w:val="none" w:sz="0" w:space="0" w:color="auto"/>
        <w:left w:val="none" w:sz="0" w:space="0" w:color="auto"/>
        <w:bottom w:val="none" w:sz="0" w:space="0" w:color="auto"/>
        <w:right w:val="none" w:sz="0" w:space="0" w:color="auto"/>
      </w:divBdr>
    </w:div>
    <w:div w:id="765807894">
      <w:bodyDiv w:val="1"/>
      <w:marLeft w:val="0"/>
      <w:marRight w:val="0"/>
      <w:marTop w:val="0"/>
      <w:marBottom w:val="0"/>
      <w:divBdr>
        <w:top w:val="none" w:sz="0" w:space="0" w:color="auto"/>
        <w:left w:val="none" w:sz="0" w:space="0" w:color="auto"/>
        <w:bottom w:val="none" w:sz="0" w:space="0" w:color="auto"/>
        <w:right w:val="none" w:sz="0" w:space="0" w:color="auto"/>
      </w:divBdr>
    </w:div>
    <w:div w:id="765811657">
      <w:bodyDiv w:val="1"/>
      <w:marLeft w:val="0"/>
      <w:marRight w:val="0"/>
      <w:marTop w:val="0"/>
      <w:marBottom w:val="0"/>
      <w:divBdr>
        <w:top w:val="none" w:sz="0" w:space="0" w:color="auto"/>
        <w:left w:val="none" w:sz="0" w:space="0" w:color="auto"/>
        <w:bottom w:val="none" w:sz="0" w:space="0" w:color="auto"/>
        <w:right w:val="none" w:sz="0" w:space="0" w:color="auto"/>
      </w:divBdr>
    </w:div>
    <w:div w:id="766079251">
      <w:bodyDiv w:val="1"/>
      <w:marLeft w:val="0"/>
      <w:marRight w:val="0"/>
      <w:marTop w:val="0"/>
      <w:marBottom w:val="0"/>
      <w:divBdr>
        <w:top w:val="none" w:sz="0" w:space="0" w:color="auto"/>
        <w:left w:val="none" w:sz="0" w:space="0" w:color="auto"/>
        <w:bottom w:val="none" w:sz="0" w:space="0" w:color="auto"/>
        <w:right w:val="none" w:sz="0" w:space="0" w:color="auto"/>
      </w:divBdr>
    </w:div>
    <w:div w:id="766653986">
      <w:bodyDiv w:val="1"/>
      <w:marLeft w:val="0"/>
      <w:marRight w:val="0"/>
      <w:marTop w:val="0"/>
      <w:marBottom w:val="0"/>
      <w:divBdr>
        <w:top w:val="none" w:sz="0" w:space="0" w:color="auto"/>
        <w:left w:val="none" w:sz="0" w:space="0" w:color="auto"/>
        <w:bottom w:val="none" w:sz="0" w:space="0" w:color="auto"/>
        <w:right w:val="none" w:sz="0" w:space="0" w:color="auto"/>
      </w:divBdr>
    </w:div>
    <w:div w:id="768619793">
      <w:bodyDiv w:val="1"/>
      <w:marLeft w:val="0"/>
      <w:marRight w:val="0"/>
      <w:marTop w:val="0"/>
      <w:marBottom w:val="0"/>
      <w:divBdr>
        <w:top w:val="none" w:sz="0" w:space="0" w:color="auto"/>
        <w:left w:val="none" w:sz="0" w:space="0" w:color="auto"/>
        <w:bottom w:val="none" w:sz="0" w:space="0" w:color="auto"/>
        <w:right w:val="none" w:sz="0" w:space="0" w:color="auto"/>
      </w:divBdr>
    </w:div>
    <w:div w:id="768963249">
      <w:bodyDiv w:val="1"/>
      <w:marLeft w:val="0"/>
      <w:marRight w:val="0"/>
      <w:marTop w:val="0"/>
      <w:marBottom w:val="0"/>
      <w:divBdr>
        <w:top w:val="none" w:sz="0" w:space="0" w:color="auto"/>
        <w:left w:val="none" w:sz="0" w:space="0" w:color="auto"/>
        <w:bottom w:val="none" w:sz="0" w:space="0" w:color="auto"/>
        <w:right w:val="none" w:sz="0" w:space="0" w:color="auto"/>
      </w:divBdr>
    </w:div>
    <w:div w:id="770390740">
      <w:bodyDiv w:val="1"/>
      <w:marLeft w:val="0"/>
      <w:marRight w:val="0"/>
      <w:marTop w:val="0"/>
      <w:marBottom w:val="0"/>
      <w:divBdr>
        <w:top w:val="none" w:sz="0" w:space="0" w:color="auto"/>
        <w:left w:val="none" w:sz="0" w:space="0" w:color="auto"/>
        <w:bottom w:val="none" w:sz="0" w:space="0" w:color="auto"/>
        <w:right w:val="none" w:sz="0" w:space="0" w:color="auto"/>
      </w:divBdr>
    </w:div>
    <w:div w:id="770442601">
      <w:bodyDiv w:val="1"/>
      <w:marLeft w:val="0"/>
      <w:marRight w:val="0"/>
      <w:marTop w:val="0"/>
      <w:marBottom w:val="0"/>
      <w:divBdr>
        <w:top w:val="none" w:sz="0" w:space="0" w:color="auto"/>
        <w:left w:val="none" w:sz="0" w:space="0" w:color="auto"/>
        <w:bottom w:val="none" w:sz="0" w:space="0" w:color="auto"/>
        <w:right w:val="none" w:sz="0" w:space="0" w:color="auto"/>
      </w:divBdr>
    </w:div>
    <w:div w:id="770903036">
      <w:bodyDiv w:val="1"/>
      <w:marLeft w:val="0"/>
      <w:marRight w:val="0"/>
      <w:marTop w:val="0"/>
      <w:marBottom w:val="0"/>
      <w:divBdr>
        <w:top w:val="none" w:sz="0" w:space="0" w:color="auto"/>
        <w:left w:val="none" w:sz="0" w:space="0" w:color="auto"/>
        <w:bottom w:val="none" w:sz="0" w:space="0" w:color="auto"/>
        <w:right w:val="none" w:sz="0" w:space="0" w:color="auto"/>
      </w:divBdr>
    </w:div>
    <w:div w:id="771049051">
      <w:bodyDiv w:val="1"/>
      <w:marLeft w:val="0"/>
      <w:marRight w:val="0"/>
      <w:marTop w:val="0"/>
      <w:marBottom w:val="0"/>
      <w:divBdr>
        <w:top w:val="none" w:sz="0" w:space="0" w:color="auto"/>
        <w:left w:val="none" w:sz="0" w:space="0" w:color="auto"/>
        <w:bottom w:val="none" w:sz="0" w:space="0" w:color="auto"/>
        <w:right w:val="none" w:sz="0" w:space="0" w:color="auto"/>
      </w:divBdr>
    </w:div>
    <w:div w:id="771323071">
      <w:bodyDiv w:val="1"/>
      <w:marLeft w:val="0"/>
      <w:marRight w:val="0"/>
      <w:marTop w:val="0"/>
      <w:marBottom w:val="0"/>
      <w:divBdr>
        <w:top w:val="none" w:sz="0" w:space="0" w:color="auto"/>
        <w:left w:val="none" w:sz="0" w:space="0" w:color="auto"/>
        <w:bottom w:val="none" w:sz="0" w:space="0" w:color="auto"/>
        <w:right w:val="none" w:sz="0" w:space="0" w:color="auto"/>
      </w:divBdr>
    </w:div>
    <w:div w:id="771517194">
      <w:bodyDiv w:val="1"/>
      <w:marLeft w:val="0"/>
      <w:marRight w:val="0"/>
      <w:marTop w:val="0"/>
      <w:marBottom w:val="0"/>
      <w:divBdr>
        <w:top w:val="none" w:sz="0" w:space="0" w:color="auto"/>
        <w:left w:val="none" w:sz="0" w:space="0" w:color="auto"/>
        <w:bottom w:val="none" w:sz="0" w:space="0" w:color="auto"/>
        <w:right w:val="none" w:sz="0" w:space="0" w:color="auto"/>
      </w:divBdr>
    </w:div>
    <w:div w:id="771780240">
      <w:bodyDiv w:val="1"/>
      <w:marLeft w:val="0"/>
      <w:marRight w:val="0"/>
      <w:marTop w:val="0"/>
      <w:marBottom w:val="0"/>
      <w:divBdr>
        <w:top w:val="none" w:sz="0" w:space="0" w:color="auto"/>
        <w:left w:val="none" w:sz="0" w:space="0" w:color="auto"/>
        <w:bottom w:val="none" w:sz="0" w:space="0" w:color="auto"/>
        <w:right w:val="none" w:sz="0" w:space="0" w:color="auto"/>
      </w:divBdr>
    </w:div>
    <w:div w:id="771824870">
      <w:bodyDiv w:val="1"/>
      <w:marLeft w:val="0"/>
      <w:marRight w:val="0"/>
      <w:marTop w:val="0"/>
      <w:marBottom w:val="0"/>
      <w:divBdr>
        <w:top w:val="none" w:sz="0" w:space="0" w:color="auto"/>
        <w:left w:val="none" w:sz="0" w:space="0" w:color="auto"/>
        <w:bottom w:val="none" w:sz="0" w:space="0" w:color="auto"/>
        <w:right w:val="none" w:sz="0" w:space="0" w:color="auto"/>
      </w:divBdr>
    </w:div>
    <w:div w:id="775098672">
      <w:bodyDiv w:val="1"/>
      <w:marLeft w:val="0"/>
      <w:marRight w:val="0"/>
      <w:marTop w:val="0"/>
      <w:marBottom w:val="0"/>
      <w:divBdr>
        <w:top w:val="none" w:sz="0" w:space="0" w:color="auto"/>
        <w:left w:val="none" w:sz="0" w:space="0" w:color="auto"/>
        <w:bottom w:val="none" w:sz="0" w:space="0" w:color="auto"/>
        <w:right w:val="none" w:sz="0" w:space="0" w:color="auto"/>
      </w:divBdr>
    </w:div>
    <w:div w:id="775559343">
      <w:bodyDiv w:val="1"/>
      <w:marLeft w:val="0"/>
      <w:marRight w:val="0"/>
      <w:marTop w:val="0"/>
      <w:marBottom w:val="0"/>
      <w:divBdr>
        <w:top w:val="none" w:sz="0" w:space="0" w:color="auto"/>
        <w:left w:val="none" w:sz="0" w:space="0" w:color="auto"/>
        <w:bottom w:val="none" w:sz="0" w:space="0" w:color="auto"/>
        <w:right w:val="none" w:sz="0" w:space="0" w:color="auto"/>
      </w:divBdr>
    </w:div>
    <w:div w:id="775714790">
      <w:bodyDiv w:val="1"/>
      <w:marLeft w:val="0"/>
      <w:marRight w:val="0"/>
      <w:marTop w:val="0"/>
      <w:marBottom w:val="0"/>
      <w:divBdr>
        <w:top w:val="none" w:sz="0" w:space="0" w:color="auto"/>
        <w:left w:val="none" w:sz="0" w:space="0" w:color="auto"/>
        <w:bottom w:val="none" w:sz="0" w:space="0" w:color="auto"/>
        <w:right w:val="none" w:sz="0" w:space="0" w:color="auto"/>
      </w:divBdr>
    </w:div>
    <w:div w:id="776753921">
      <w:bodyDiv w:val="1"/>
      <w:marLeft w:val="0"/>
      <w:marRight w:val="0"/>
      <w:marTop w:val="0"/>
      <w:marBottom w:val="0"/>
      <w:divBdr>
        <w:top w:val="none" w:sz="0" w:space="0" w:color="auto"/>
        <w:left w:val="none" w:sz="0" w:space="0" w:color="auto"/>
        <w:bottom w:val="none" w:sz="0" w:space="0" w:color="auto"/>
        <w:right w:val="none" w:sz="0" w:space="0" w:color="auto"/>
      </w:divBdr>
    </w:div>
    <w:div w:id="778063568">
      <w:bodyDiv w:val="1"/>
      <w:marLeft w:val="0"/>
      <w:marRight w:val="0"/>
      <w:marTop w:val="0"/>
      <w:marBottom w:val="0"/>
      <w:divBdr>
        <w:top w:val="none" w:sz="0" w:space="0" w:color="auto"/>
        <w:left w:val="none" w:sz="0" w:space="0" w:color="auto"/>
        <w:bottom w:val="none" w:sz="0" w:space="0" w:color="auto"/>
        <w:right w:val="none" w:sz="0" w:space="0" w:color="auto"/>
      </w:divBdr>
    </w:div>
    <w:div w:id="778380149">
      <w:bodyDiv w:val="1"/>
      <w:marLeft w:val="0"/>
      <w:marRight w:val="0"/>
      <w:marTop w:val="0"/>
      <w:marBottom w:val="0"/>
      <w:divBdr>
        <w:top w:val="none" w:sz="0" w:space="0" w:color="auto"/>
        <w:left w:val="none" w:sz="0" w:space="0" w:color="auto"/>
        <w:bottom w:val="none" w:sz="0" w:space="0" w:color="auto"/>
        <w:right w:val="none" w:sz="0" w:space="0" w:color="auto"/>
      </w:divBdr>
      <w:divsChild>
        <w:div w:id="949553105">
          <w:marLeft w:val="480"/>
          <w:marRight w:val="0"/>
          <w:marTop w:val="0"/>
          <w:marBottom w:val="0"/>
          <w:divBdr>
            <w:top w:val="none" w:sz="0" w:space="0" w:color="auto"/>
            <w:left w:val="none" w:sz="0" w:space="0" w:color="auto"/>
            <w:bottom w:val="none" w:sz="0" w:space="0" w:color="auto"/>
            <w:right w:val="none" w:sz="0" w:space="0" w:color="auto"/>
          </w:divBdr>
        </w:div>
        <w:div w:id="594484665">
          <w:marLeft w:val="480"/>
          <w:marRight w:val="0"/>
          <w:marTop w:val="0"/>
          <w:marBottom w:val="0"/>
          <w:divBdr>
            <w:top w:val="none" w:sz="0" w:space="0" w:color="auto"/>
            <w:left w:val="none" w:sz="0" w:space="0" w:color="auto"/>
            <w:bottom w:val="none" w:sz="0" w:space="0" w:color="auto"/>
            <w:right w:val="none" w:sz="0" w:space="0" w:color="auto"/>
          </w:divBdr>
        </w:div>
        <w:div w:id="1873378521">
          <w:marLeft w:val="480"/>
          <w:marRight w:val="0"/>
          <w:marTop w:val="0"/>
          <w:marBottom w:val="0"/>
          <w:divBdr>
            <w:top w:val="none" w:sz="0" w:space="0" w:color="auto"/>
            <w:left w:val="none" w:sz="0" w:space="0" w:color="auto"/>
            <w:bottom w:val="none" w:sz="0" w:space="0" w:color="auto"/>
            <w:right w:val="none" w:sz="0" w:space="0" w:color="auto"/>
          </w:divBdr>
        </w:div>
        <w:div w:id="1815180262">
          <w:marLeft w:val="480"/>
          <w:marRight w:val="0"/>
          <w:marTop w:val="0"/>
          <w:marBottom w:val="0"/>
          <w:divBdr>
            <w:top w:val="none" w:sz="0" w:space="0" w:color="auto"/>
            <w:left w:val="none" w:sz="0" w:space="0" w:color="auto"/>
            <w:bottom w:val="none" w:sz="0" w:space="0" w:color="auto"/>
            <w:right w:val="none" w:sz="0" w:space="0" w:color="auto"/>
          </w:divBdr>
        </w:div>
        <w:div w:id="777989448">
          <w:marLeft w:val="480"/>
          <w:marRight w:val="0"/>
          <w:marTop w:val="0"/>
          <w:marBottom w:val="0"/>
          <w:divBdr>
            <w:top w:val="none" w:sz="0" w:space="0" w:color="auto"/>
            <w:left w:val="none" w:sz="0" w:space="0" w:color="auto"/>
            <w:bottom w:val="none" w:sz="0" w:space="0" w:color="auto"/>
            <w:right w:val="none" w:sz="0" w:space="0" w:color="auto"/>
          </w:divBdr>
        </w:div>
        <w:div w:id="1305543518">
          <w:marLeft w:val="480"/>
          <w:marRight w:val="0"/>
          <w:marTop w:val="0"/>
          <w:marBottom w:val="0"/>
          <w:divBdr>
            <w:top w:val="none" w:sz="0" w:space="0" w:color="auto"/>
            <w:left w:val="none" w:sz="0" w:space="0" w:color="auto"/>
            <w:bottom w:val="none" w:sz="0" w:space="0" w:color="auto"/>
            <w:right w:val="none" w:sz="0" w:space="0" w:color="auto"/>
          </w:divBdr>
        </w:div>
        <w:div w:id="60098689">
          <w:marLeft w:val="480"/>
          <w:marRight w:val="0"/>
          <w:marTop w:val="0"/>
          <w:marBottom w:val="0"/>
          <w:divBdr>
            <w:top w:val="none" w:sz="0" w:space="0" w:color="auto"/>
            <w:left w:val="none" w:sz="0" w:space="0" w:color="auto"/>
            <w:bottom w:val="none" w:sz="0" w:space="0" w:color="auto"/>
            <w:right w:val="none" w:sz="0" w:space="0" w:color="auto"/>
          </w:divBdr>
        </w:div>
        <w:div w:id="1706830019">
          <w:marLeft w:val="480"/>
          <w:marRight w:val="0"/>
          <w:marTop w:val="0"/>
          <w:marBottom w:val="0"/>
          <w:divBdr>
            <w:top w:val="none" w:sz="0" w:space="0" w:color="auto"/>
            <w:left w:val="none" w:sz="0" w:space="0" w:color="auto"/>
            <w:bottom w:val="none" w:sz="0" w:space="0" w:color="auto"/>
            <w:right w:val="none" w:sz="0" w:space="0" w:color="auto"/>
          </w:divBdr>
        </w:div>
        <w:div w:id="125046142">
          <w:marLeft w:val="480"/>
          <w:marRight w:val="0"/>
          <w:marTop w:val="0"/>
          <w:marBottom w:val="0"/>
          <w:divBdr>
            <w:top w:val="none" w:sz="0" w:space="0" w:color="auto"/>
            <w:left w:val="none" w:sz="0" w:space="0" w:color="auto"/>
            <w:bottom w:val="none" w:sz="0" w:space="0" w:color="auto"/>
            <w:right w:val="none" w:sz="0" w:space="0" w:color="auto"/>
          </w:divBdr>
        </w:div>
        <w:div w:id="109399905">
          <w:marLeft w:val="480"/>
          <w:marRight w:val="0"/>
          <w:marTop w:val="0"/>
          <w:marBottom w:val="0"/>
          <w:divBdr>
            <w:top w:val="none" w:sz="0" w:space="0" w:color="auto"/>
            <w:left w:val="none" w:sz="0" w:space="0" w:color="auto"/>
            <w:bottom w:val="none" w:sz="0" w:space="0" w:color="auto"/>
            <w:right w:val="none" w:sz="0" w:space="0" w:color="auto"/>
          </w:divBdr>
        </w:div>
        <w:div w:id="1013192899">
          <w:marLeft w:val="480"/>
          <w:marRight w:val="0"/>
          <w:marTop w:val="0"/>
          <w:marBottom w:val="0"/>
          <w:divBdr>
            <w:top w:val="none" w:sz="0" w:space="0" w:color="auto"/>
            <w:left w:val="none" w:sz="0" w:space="0" w:color="auto"/>
            <w:bottom w:val="none" w:sz="0" w:space="0" w:color="auto"/>
            <w:right w:val="none" w:sz="0" w:space="0" w:color="auto"/>
          </w:divBdr>
        </w:div>
        <w:div w:id="1685979477">
          <w:marLeft w:val="480"/>
          <w:marRight w:val="0"/>
          <w:marTop w:val="0"/>
          <w:marBottom w:val="0"/>
          <w:divBdr>
            <w:top w:val="none" w:sz="0" w:space="0" w:color="auto"/>
            <w:left w:val="none" w:sz="0" w:space="0" w:color="auto"/>
            <w:bottom w:val="none" w:sz="0" w:space="0" w:color="auto"/>
            <w:right w:val="none" w:sz="0" w:space="0" w:color="auto"/>
          </w:divBdr>
        </w:div>
        <w:div w:id="1711953908">
          <w:marLeft w:val="480"/>
          <w:marRight w:val="0"/>
          <w:marTop w:val="0"/>
          <w:marBottom w:val="0"/>
          <w:divBdr>
            <w:top w:val="none" w:sz="0" w:space="0" w:color="auto"/>
            <w:left w:val="none" w:sz="0" w:space="0" w:color="auto"/>
            <w:bottom w:val="none" w:sz="0" w:space="0" w:color="auto"/>
            <w:right w:val="none" w:sz="0" w:space="0" w:color="auto"/>
          </w:divBdr>
        </w:div>
        <w:div w:id="1056776574">
          <w:marLeft w:val="480"/>
          <w:marRight w:val="0"/>
          <w:marTop w:val="0"/>
          <w:marBottom w:val="0"/>
          <w:divBdr>
            <w:top w:val="none" w:sz="0" w:space="0" w:color="auto"/>
            <w:left w:val="none" w:sz="0" w:space="0" w:color="auto"/>
            <w:bottom w:val="none" w:sz="0" w:space="0" w:color="auto"/>
            <w:right w:val="none" w:sz="0" w:space="0" w:color="auto"/>
          </w:divBdr>
        </w:div>
        <w:div w:id="245039149">
          <w:marLeft w:val="480"/>
          <w:marRight w:val="0"/>
          <w:marTop w:val="0"/>
          <w:marBottom w:val="0"/>
          <w:divBdr>
            <w:top w:val="none" w:sz="0" w:space="0" w:color="auto"/>
            <w:left w:val="none" w:sz="0" w:space="0" w:color="auto"/>
            <w:bottom w:val="none" w:sz="0" w:space="0" w:color="auto"/>
            <w:right w:val="none" w:sz="0" w:space="0" w:color="auto"/>
          </w:divBdr>
        </w:div>
        <w:div w:id="255671385">
          <w:marLeft w:val="480"/>
          <w:marRight w:val="0"/>
          <w:marTop w:val="0"/>
          <w:marBottom w:val="0"/>
          <w:divBdr>
            <w:top w:val="none" w:sz="0" w:space="0" w:color="auto"/>
            <w:left w:val="none" w:sz="0" w:space="0" w:color="auto"/>
            <w:bottom w:val="none" w:sz="0" w:space="0" w:color="auto"/>
            <w:right w:val="none" w:sz="0" w:space="0" w:color="auto"/>
          </w:divBdr>
        </w:div>
        <w:div w:id="1420517181">
          <w:marLeft w:val="480"/>
          <w:marRight w:val="0"/>
          <w:marTop w:val="0"/>
          <w:marBottom w:val="0"/>
          <w:divBdr>
            <w:top w:val="none" w:sz="0" w:space="0" w:color="auto"/>
            <w:left w:val="none" w:sz="0" w:space="0" w:color="auto"/>
            <w:bottom w:val="none" w:sz="0" w:space="0" w:color="auto"/>
            <w:right w:val="none" w:sz="0" w:space="0" w:color="auto"/>
          </w:divBdr>
        </w:div>
        <w:div w:id="1974211959">
          <w:marLeft w:val="480"/>
          <w:marRight w:val="0"/>
          <w:marTop w:val="0"/>
          <w:marBottom w:val="0"/>
          <w:divBdr>
            <w:top w:val="none" w:sz="0" w:space="0" w:color="auto"/>
            <w:left w:val="none" w:sz="0" w:space="0" w:color="auto"/>
            <w:bottom w:val="none" w:sz="0" w:space="0" w:color="auto"/>
            <w:right w:val="none" w:sz="0" w:space="0" w:color="auto"/>
          </w:divBdr>
        </w:div>
        <w:div w:id="243078018">
          <w:marLeft w:val="480"/>
          <w:marRight w:val="0"/>
          <w:marTop w:val="0"/>
          <w:marBottom w:val="0"/>
          <w:divBdr>
            <w:top w:val="none" w:sz="0" w:space="0" w:color="auto"/>
            <w:left w:val="none" w:sz="0" w:space="0" w:color="auto"/>
            <w:bottom w:val="none" w:sz="0" w:space="0" w:color="auto"/>
            <w:right w:val="none" w:sz="0" w:space="0" w:color="auto"/>
          </w:divBdr>
        </w:div>
        <w:div w:id="1292243328">
          <w:marLeft w:val="480"/>
          <w:marRight w:val="0"/>
          <w:marTop w:val="0"/>
          <w:marBottom w:val="0"/>
          <w:divBdr>
            <w:top w:val="none" w:sz="0" w:space="0" w:color="auto"/>
            <w:left w:val="none" w:sz="0" w:space="0" w:color="auto"/>
            <w:bottom w:val="none" w:sz="0" w:space="0" w:color="auto"/>
            <w:right w:val="none" w:sz="0" w:space="0" w:color="auto"/>
          </w:divBdr>
        </w:div>
        <w:div w:id="1406604783">
          <w:marLeft w:val="480"/>
          <w:marRight w:val="0"/>
          <w:marTop w:val="0"/>
          <w:marBottom w:val="0"/>
          <w:divBdr>
            <w:top w:val="none" w:sz="0" w:space="0" w:color="auto"/>
            <w:left w:val="none" w:sz="0" w:space="0" w:color="auto"/>
            <w:bottom w:val="none" w:sz="0" w:space="0" w:color="auto"/>
            <w:right w:val="none" w:sz="0" w:space="0" w:color="auto"/>
          </w:divBdr>
        </w:div>
        <w:div w:id="1534271616">
          <w:marLeft w:val="480"/>
          <w:marRight w:val="0"/>
          <w:marTop w:val="0"/>
          <w:marBottom w:val="0"/>
          <w:divBdr>
            <w:top w:val="none" w:sz="0" w:space="0" w:color="auto"/>
            <w:left w:val="none" w:sz="0" w:space="0" w:color="auto"/>
            <w:bottom w:val="none" w:sz="0" w:space="0" w:color="auto"/>
            <w:right w:val="none" w:sz="0" w:space="0" w:color="auto"/>
          </w:divBdr>
        </w:div>
        <w:div w:id="170801750">
          <w:marLeft w:val="480"/>
          <w:marRight w:val="0"/>
          <w:marTop w:val="0"/>
          <w:marBottom w:val="0"/>
          <w:divBdr>
            <w:top w:val="none" w:sz="0" w:space="0" w:color="auto"/>
            <w:left w:val="none" w:sz="0" w:space="0" w:color="auto"/>
            <w:bottom w:val="none" w:sz="0" w:space="0" w:color="auto"/>
            <w:right w:val="none" w:sz="0" w:space="0" w:color="auto"/>
          </w:divBdr>
        </w:div>
        <w:div w:id="1771124032">
          <w:marLeft w:val="480"/>
          <w:marRight w:val="0"/>
          <w:marTop w:val="0"/>
          <w:marBottom w:val="0"/>
          <w:divBdr>
            <w:top w:val="none" w:sz="0" w:space="0" w:color="auto"/>
            <w:left w:val="none" w:sz="0" w:space="0" w:color="auto"/>
            <w:bottom w:val="none" w:sz="0" w:space="0" w:color="auto"/>
            <w:right w:val="none" w:sz="0" w:space="0" w:color="auto"/>
          </w:divBdr>
        </w:div>
        <w:div w:id="2111465294">
          <w:marLeft w:val="480"/>
          <w:marRight w:val="0"/>
          <w:marTop w:val="0"/>
          <w:marBottom w:val="0"/>
          <w:divBdr>
            <w:top w:val="none" w:sz="0" w:space="0" w:color="auto"/>
            <w:left w:val="none" w:sz="0" w:space="0" w:color="auto"/>
            <w:bottom w:val="none" w:sz="0" w:space="0" w:color="auto"/>
            <w:right w:val="none" w:sz="0" w:space="0" w:color="auto"/>
          </w:divBdr>
        </w:div>
        <w:div w:id="777914886">
          <w:marLeft w:val="480"/>
          <w:marRight w:val="0"/>
          <w:marTop w:val="0"/>
          <w:marBottom w:val="0"/>
          <w:divBdr>
            <w:top w:val="none" w:sz="0" w:space="0" w:color="auto"/>
            <w:left w:val="none" w:sz="0" w:space="0" w:color="auto"/>
            <w:bottom w:val="none" w:sz="0" w:space="0" w:color="auto"/>
            <w:right w:val="none" w:sz="0" w:space="0" w:color="auto"/>
          </w:divBdr>
        </w:div>
        <w:div w:id="1166677283">
          <w:marLeft w:val="480"/>
          <w:marRight w:val="0"/>
          <w:marTop w:val="0"/>
          <w:marBottom w:val="0"/>
          <w:divBdr>
            <w:top w:val="none" w:sz="0" w:space="0" w:color="auto"/>
            <w:left w:val="none" w:sz="0" w:space="0" w:color="auto"/>
            <w:bottom w:val="none" w:sz="0" w:space="0" w:color="auto"/>
            <w:right w:val="none" w:sz="0" w:space="0" w:color="auto"/>
          </w:divBdr>
        </w:div>
        <w:div w:id="99646554">
          <w:marLeft w:val="480"/>
          <w:marRight w:val="0"/>
          <w:marTop w:val="0"/>
          <w:marBottom w:val="0"/>
          <w:divBdr>
            <w:top w:val="none" w:sz="0" w:space="0" w:color="auto"/>
            <w:left w:val="none" w:sz="0" w:space="0" w:color="auto"/>
            <w:bottom w:val="none" w:sz="0" w:space="0" w:color="auto"/>
            <w:right w:val="none" w:sz="0" w:space="0" w:color="auto"/>
          </w:divBdr>
        </w:div>
        <w:div w:id="681783343">
          <w:marLeft w:val="480"/>
          <w:marRight w:val="0"/>
          <w:marTop w:val="0"/>
          <w:marBottom w:val="0"/>
          <w:divBdr>
            <w:top w:val="none" w:sz="0" w:space="0" w:color="auto"/>
            <w:left w:val="none" w:sz="0" w:space="0" w:color="auto"/>
            <w:bottom w:val="none" w:sz="0" w:space="0" w:color="auto"/>
            <w:right w:val="none" w:sz="0" w:space="0" w:color="auto"/>
          </w:divBdr>
        </w:div>
        <w:div w:id="165365475">
          <w:marLeft w:val="480"/>
          <w:marRight w:val="0"/>
          <w:marTop w:val="0"/>
          <w:marBottom w:val="0"/>
          <w:divBdr>
            <w:top w:val="none" w:sz="0" w:space="0" w:color="auto"/>
            <w:left w:val="none" w:sz="0" w:space="0" w:color="auto"/>
            <w:bottom w:val="none" w:sz="0" w:space="0" w:color="auto"/>
            <w:right w:val="none" w:sz="0" w:space="0" w:color="auto"/>
          </w:divBdr>
        </w:div>
        <w:div w:id="1480263468">
          <w:marLeft w:val="480"/>
          <w:marRight w:val="0"/>
          <w:marTop w:val="0"/>
          <w:marBottom w:val="0"/>
          <w:divBdr>
            <w:top w:val="none" w:sz="0" w:space="0" w:color="auto"/>
            <w:left w:val="none" w:sz="0" w:space="0" w:color="auto"/>
            <w:bottom w:val="none" w:sz="0" w:space="0" w:color="auto"/>
            <w:right w:val="none" w:sz="0" w:space="0" w:color="auto"/>
          </w:divBdr>
        </w:div>
        <w:div w:id="553811794">
          <w:marLeft w:val="480"/>
          <w:marRight w:val="0"/>
          <w:marTop w:val="0"/>
          <w:marBottom w:val="0"/>
          <w:divBdr>
            <w:top w:val="none" w:sz="0" w:space="0" w:color="auto"/>
            <w:left w:val="none" w:sz="0" w:space="0" w:color="auto"/>
            <w:bottom w:val="none" w:sz="0" w:space="0" w:color="auto"/>
            <w:right w:val="none" w:sz="0" w:space="0" w:color="auto"/>
          </w:divBdr>
        </w:div>
        <w:div w:id="1494369367">
          <w:marLeft w:val="480"/>
          <w:marRight w:val="0"/>
          <w:marTop w:val="0"/>
          <w:marBottom w:val="0"/>
          <w:divBdr>
            <w:top w:val="none" w:sz="0" w:space="0" w:color="auto"/>
            <w:left w:val="none" w:sz="0" w:space="0" w:color="auto"/>
            <w:bottom w:val="none" w:sz="0" w:space="0" w:color="auto"/>
            <w:right w:val="none" w:sz="0" w:space="0" w:color="auto"/>
          </w:divBdr>
        </w:div>
        <w:div w:id="51202570">
          <w:marLeft w:val="480"/>
          <w:marRight w:val="0"/>
          <w:marTop w:val="0"/>
          <w:marBottom w:val="0"/>
          <w:divBdr>
            <w:top w:val="none" w:sz="0" w:space="0" w:color="auto"/>
            <w:left w:val="none" w:sz="0" w:space="0" w:color="auto"/>
            <w:bottom w:val="none" w:sz="0" w:space="0" w:color="auto"/>
            <w:right w:val="none" w:sz="0" w:space="0" w:color="auto"/>
          </w:divBdr>
        </w:div>
        <w:div w:id="2124618202">
          <w:marLeft w:val="480"/>
          <w:marRight w:val="0"/>
          <w:marTop w:val="0"/>
          <w:marBottom w:val="0"/>
          <w:divBdr>
            <w:top w:val="none" w:sz="0" w:space="0" w:color="auto"/>
            <w:left w:val="none" w:sz="0" w:space="0" w:color="auto"/>
            <w:bottom w:val="none" w:sz="0" w:space="0" w:color="auto"/>
            <w:right w:val="none" w:sz="0" w:space="0" w:color="auto"/>
          </w:divBdr>
        </w:div>
        <w:div w:id="835803708">
          <w:marLeft w:val="480"/>
          <w:marRight w:val="0"/>
          <w:marTop w:val="0"/>
          <w:marBottom w:val="0"/>
          <w:divBdr>
            <w:top w:val="none" w:sz="0" w:space="0" w:color="auto"/>
            <w:left w:val="none" w:sz="0" w:space="0" w:color="auto"/>
            <w:bottom w:val="none" w:sz="0" w:space="0" w:color="auto"/>
            <w:right w:val="none" w:sz="0" w:space="0" w:color="auto"/>
          </w:divBdr>
        </w:div>
        <w:div w:id="402220016">
          <w:marLeft w:val="480"/>
          <w:marRight w:val="0"/>
          <w:marTop w:val="0"/>
          <w:marBottom w:val="0"/>
          <w:divBdr>
            <w:top w:val="none" w:sz="0" w:space="0" w:color="auto"/>
            <w:left w:val="none" w:sz="0" w:space="0" w:color="auto"/>
            <w:bottom w:val="none" w:sz="0" w:space="0" w:color="auto"/>
            <w:right w:val="none" w:sz="0" w:space="0" w:color="auto"/>
          </w:divBdr>
        </w:div>
        <w:div w:id="611323418">
          <w:marLeft w:val="480"/>
          <w:marRight w:val="0"/>
          <w:marTop w:val="0"/>
          <w:marBottom w:val="0"/>
          <w:divBdr>
            <w:top w:val="none" w:sz="0" w:space="0" w:color="auto"/>
            <w:left w:val="none" w:sz="0" w:space="0" w:color="auto"/>
            <w:bottom w:val="none" w:sz="0" w:space="0" w:color="auto"/>
            <w:right w:val="none" w:sz="0" w:space="0" w:color="auto"/>
          </w:divBdr>
        </w:div>
        <w:div w:id="1603761489">
          <w:marLeft w:val="480"/>
          <w:marRight w:val="0"/>
          <w:marTop w:val="0"/>
          <w:marBottom w:val="0"/>
          <w:divBdr>
            <w:top w:val="none" w:sz="0" w:space="0" w:color="auto"/>
            <w:left w:val="none" w:sz="0" w:space="0" w:color="auto"/>
            <w:bottom w:val="none" w:sz="0" w:space="0" w:color="auto"/>
            <w:right w:val="none" w:sz="0" w:space="0" w:color="auto"/>
          </w:divBdr>
        </w:div>
        <w:div w:id="1234858011">
          <w:marLeft w:val="480"/>
          <w:marRight w:val="0"/>
          <w:marTop w:val="0"/>
          <w:marBottom w:val="0"/>
          <w:divBdr>
            <w:top w:val="none" w:sz="0" w:space="0" w:color="auto"/>
            <w:left w:val="none" w:sz="0" w:space="0" w:color="auto"/>
            <w:bottom w:val="none" w:sz="0" w:space="0" w:color="auto"/>
            <w:right w:val="none" w:sz="0" w:space="0" w:color="auto"/>
          </w:divBdr>
        </w:div>
        <w:div w:id="1010911635">
          <w:marLeft w:val="480"/>
          <w:marRight w:val="0"/>
          <w:marTop w:val="0"/>
          <w:marBottom w:val="0"/>
          <w:divBdr>
            <w:top w:val="none" w:sz="0" w:space="0" w:color="auto"/>
            <w:left w:val="none" w:sz="0" w:space="0" w:color="auto"/>
            <w:bottom w:val="none" w:sz="0" w:space="0" w:color="auto"/>
            <w:right w:val="none" w:sz="0" w:space="0" w:color="auto"/>
          </w:divBdr>
        </w:div>
        <w:div w:id="94448790">
          <w:marLeft w:val="480"/>
          <w:marRight w:val="0"/>
          <w:marTop w:val="0"/>
          <w:marBottom w:val="0"/>
          <w:divBdr>
            <w:top w:val="none" w:sz="0" w:space="0" w:color="auto"/>
            <w:left w:val="none" w:sz="0" w:space="0" w:color="auto"/>
            <w:bottom w:val="none" w:sz="0" w:space="0" w:color="auto"/>
            <w:right w:val="none" w:sz="0" w:space="0" w:color="auto"/>
          </w:divBdr>
        </w:div>
        <w:div w:id="1285575333">
          <w:marLeft w:val="480"/>
          <w:marRight w:val="0"/>
          <w:marTop w:val="0"/>
          <w:marBottom w:val="0"/>
          <w:divBdr>
            <w:top w:val="none" w:sz="0" w:space="0" w:color="auto"/>
            <w:left w:val="none" w:sz="0" w:space="0" w:color="auto"/>
            <w:bottom w:val="none" w:sz="0" w:space="0" w:color="auto"/>
            <w:right w:val="none" w:sz="0" w:space="0" w:color="auto"/>
          </w:divBdr>
        </w:div>
        <w:div w:id="1958177050">
          <w:marLeft w:val="480"/>
          <w:marRight w:val="0"/>
          <w:marTop w:val="0"/>
          <w:marBottom w:val="0"/>
          <w:divBdr>
            <w:top w:val="none" w:sz="0" w:space="0" w:color="auto"/>
            <w:left w:val="none" w:sz="0" w:space="0" w:color="auto"/>
            <w:bottom w:val="none" w:sz="0" w:space="0" w:color="auto"/>
            <w:right w:val="none" w:sz="0" w:space="0" w:color="auto"/>
          </w:divBdr>
        </w:div>
        <w:div w:id="153030965">
          <w:marLeft w:val="480"/>
          <w:marRight w:val="0"/>
          <w:marTop w:val="0"/>
          <w:marBottom w:val="0"/>
          <w:divBdr>
            <w:top w:val="none" w:sz="0" w:space="0" w:color="auto"/>
            <w:left w:val="none" w:sz="0" w:space="0" w:color="auto"/>
            <w:bottom w:val="none" w:sz="0" w:space="0" w:color="auto"/>
            <w:right w:val="none" w:sz="0" w:space="0" w:color="auto"/>
          </w:divBdr>
        </w:div>
        <w:div w:id="621962593">
          <w:marLeft w:val="480"/>
          <w:marRight w:val="0"/>
          <w:marTop w:val="0"/>
          <w:marBottom w:val="0"/>
          <w:divBdr>
            <w:top w:val="none" w:sz="0" w:space="0" w:color="auto"/>
            <w:left w:val="none" w:sz="0" w:space="0" w:color="auto"/>
            <w:bottom w:val="none" w:sz="0" w:space="0" w:color="auto"/>
            <w:right w:val="none" w:sz="0" w:space="0" w:color="auto"/>
          </w:divBdr>
        </w:div>
        <w:div w:id="2117867013">
          <w:marLeft w:val="480"/>
          <w:marRight w:val="0"/>
          <w:marTop w:val="0"/>
          <w:marBottom w:val="0"/>
          <w:divBdr>
            <w:top w:val="none" w:sz="0" w:space="0" w:color="auto"/>
            <w:left w:val="none" w:sz="0" w:space="0" w:color="auto"/>
            <w:bottom w:val="none" w:sz="0" w:space="0" w:color="auto"/>
            <w:right w:val="none" w:sz="0" w:space="0" w:color="auto"/>
          </w:divBdr>
        </w:div>
        <w:div w:id="1870528632">
          <w:marLeft w:val="480"/>
          <w:marRight w:val="0"/>
          <w:marTop w:val="0"/>
          <w:marBottom w:val="0"/>
          <w:divBdr>
            <w:top w:val="none" w:sz="0" w:space="0" w:color="auto"/>
            <w:left w:val="none" w:sz="0" w:space="0" w:color="auto"/>
            <w:bottom w:val="none" w:sz="0" w:space="0" w:color="auto"/>
            <w:right w:val="none" w:sz="0" w:space="0" w:color="auto"/>
          </w:divBdr>
        </w:div>
        <w:div w:id="990984691">
          <w:marLeft w:val="480"/>
          <w:marRight w:val="0"/>
          <w:marTop w:val="0"/>
          <w:marBottom w:val="0"/>
          <w:divBdr>
            <w:top w:val="none" w:sz="0" w:space="0" w:color="auto"/>
            <w:left w:val="none" w:sz="0" w:space="0" w:color="auto"/>
            <w:bottom w:val="none" w:sz="0" w:space="0" w:color="auto"/>
            <w:right w:val="none" w:sz="0" w:space="0" w:color="auto"/>
          </w:divBdr>
        </w:div>
        <w:div w:id="715549921">
          <w:marLeft w:val="480"/>
          <w:marRight w:val="0"/>
          <w:marTop w:val="0"/>
          <w:marBottom w:val="0"/>
          <w:divBdr>
            <w:top w:val="none" w:sz="0" w:space="0" w:color="auto"/>
            <w:left w:val="none" w:sz="0" w:space="0" w:color="auto"/>
            <w:bottom w:val="none" w:sz="0" w:space="0" w:color="auto"/>
            <w:right w:val="none" w:sz="0" w:space="0" w:color="auto"/>
          </w:divBdr>
        </w:div>
        <w:div w:id="961308924">
          <w:marLeft w:val="480"/>
          <w:marRight w:val="0"/>
          <w:marTop w:val="0"/>
          <w:marBottom w:val="0"/>
          <w:divBdr>
            <w:top w:val="none" w:sz="0" w:space="0" w:color="auto"/>
            <w:left w:val="none" w:sz="0" w:space="0" w:color="auto"/>
            <w:bottom w:val="none" w:sz="0" w:space="0" w:color="auto"/>
            <w:right w:val="none" w:sz="0" w:space="0" w:color="auto"/>
          </w:divBdr>
        </w:div>
        <w:div w:id="1329284763">
          <w:marLeft w:val="480"/>
          <w:marRight w:val="0"/>
          <w:marTop w:val="0"/>
          <w:marBottom w:val="0"/>
          <w:divBdr>
            <w:top w:val="none" w:sz="0" w:space="0" w:color="auto"/>
            <w:left w:val="none" w:sz="0" w:space="0" w:color="auto"/>
            <w:bottom w:val="none" w:sz="0" w:space="0" w:color="auto"/>
            <w:right w:val="none" w:sz="0" w:space="0" w:color="auto"/>
          </w:divBdr>
        </w:div>
        <w:div w:id="351028">
          <w:marLeft w:val="480"/>
          <w:marRight w:val="0"/>
          <w:marTop w:val="0"/>
          <w:marBottom w:val="0"/>
          <w:divBdr>
            <w:top w:val="none" w:sz="0" w:space="0" w:color="auto"/>
            <w:left w:val="none" w:sz="0" w:space="0" w:color="auto"/>
            <w:bottom w:val="none" w:sz="0" w:space="0" w:color="auto"/>
            <w:right w:val="none" w:sz="0" w:space="0" w:color="auto"/>
          </w:divBdr>
        </w:div>
        <w:div w:id="285083094">
          <w:marLeft w:val="480"/>
          <w:marRight w:val="0"/>
          <w:marTop w:val="0"/>
          <w:marBottom w:val="0"/>
          <w:divBdr>
            <w:top w:val="none" w:sz="0" w:space="0" w:color="auto"/>
            <w:left w:val="none" w:sz="0" w:space="0" w:color="auto"/>
            <w:bottom w:val="none" w:sz="0" w:space="0" w:color="auto"/>
            <w:right w:val="none" w:sz="0" w:space="0" w:color="auto"/>
          </w:divBdr>
        </w:div>
        <w:div w:id="840655965">
          <w:marLeft w:val="480"/>
          <w:marRight w:val="0"/>
          <w:marTop w:val="0"/>
          <w:marBottom w:val="0"/>
          <w:divBdr>
            <w:top w:val="none" w:sz="0" w:space="0" w:color="auto"/>
            <w:left w:val="none" w:sz="0" w:space="0" w:color="auto"/>
            <w:bottom w:val="none" w:sz="0" w:space="0" w:color="auto"/>
            <w:right w:val="none" w:sz="0" w:space="0" w:color="auto"/>
          </w:divBdr>
        </w:div>
        <w:div w:id="335958215">
          <w:marLeft w:val="480"/>
          <w:marRight w:val="0"/>
          <w:marTop w:val="0"/>
          <w:marBottom w:val="0"/>
          <w:divBdr>
            <w:top w:val="none" w:sz="0" w:space="0" w:color="auto"/>
            <w:left w:val="none" w:sz="0" w:space="0" w:color="auto"/>
            <w:bottom w:val="none" w:sz="0" w:space="0" w:color="auto"/>
            <w:right w:val="none" w:sz="0" w:space="0" w:color="auto"/>
          </w:divBdr>
        </w:div>
        <w:div w:id="927301495">
          <w:marLeft w:val="480"/>
          <w:marRight w:val="0"/>
          <w:marTop w:val="0"/>
          <w:marBottom w:val="0"/>
          <w:divBdr>
            <w:top w:val="none" w:sz="0" w:space="0" w:color="auto"/>
            <w:left w:val="none" w:sz="0" w:space="0" w:color="auto"/>
            <w:bottom w:val="none" w:sz="0" w:space="0" w:color="auto"/>
            <w:right w:val="none" w:sz="0" w:space="0" w:color="auto"/>
          </w:divBdr>
        </w:div>
        <w:div w:id="852845378">
          <w:marLeft w:val="480"/>
          <w:marRight w:val="0"/>
          <w:marTop w:val="0"/>
          <w:marBottom w:val="0"/>
          <w:divBdr>
            <w:top w:val="none" w:sz="0" w:space="0" w:color="auto"/>
            <w:left w:val="none" w:sz="0" w:space="0" w:color="auto"/>
            <w:bottom w:val="none" w:sz="0" w:space="0" w:color="auto"/>
            <w:right w:val="none" w:sz="0" w:space="0" w:color="auto"/>
          </w:divBdr>
        </w:div>
        <w:div w:id="1093890144">
          <w:marLeft w:val="480"/>
          <w:marRight w:val="0"/>
          <w:marTop w:val="0"/>
          <w:marBottom w:val="0"/>
          <w:divBdr>
            <w:top w:val="none" w:sz="0" w:space="0" w:color="auto"/>
            <w:left w:val="none" w:sz="0" w:space="0" w:color="auto"/>
            <w:bottom w:val="none" w:sz="0" w:space="0" w:color="auto"/>
            <w:right w:val="none" w:sz="0" w:space="0" w:color="auto"/>
          </w:divBdr>
        </w:div>
        <w:div w:id="1295409759">
          <w:marLeft w:val="480"/>
          <w:marRight w:val="0"/>
          <w:marTop w:val="0"/>
          <w:marBottom w:val="0"/>
          <w:divBdr>
            <w:top w:val="none" w:sz="0" w:space="0" w:color="auto"/>
            <w:left w:val="none" w:sz="0" w:space="0" w:color="auto"/>
            <w:bottom w:val="none" w:sz="0" w:space="0" w:color="auto"/>
            <w:right w:val="none" w:sz="0" w:space="0" w:color="auto"/>
          </w:divBdr>
        </w:div>
        <w:div w:id="1952786627">
          <w:marLeft w:val="480"/>
          <w:marRight w:val="0"/>
          <w:marTop w:val="0"/>
          <w:marBottom w:val="0"/>
          <w:divBdr>
            <w:top w:val="none" w:sz="0" w:space="0" w:color="auto"/>
            <w:left w:val="none" w:sz="0" w:space="0" w:color="auto"/>
            <w:bottom w:val="none" w:sz="0" w:space="0" w:color="auto"/>
            <w:right w:val="none" w:sz="0" w:space="0" w:color="auto"/>
          </w:divBdr>
        </w:div>
        <w:div w:id="466314216">
          <w:marLeft w:val="480"/>
          <w:marRight w:val="0"/>
          <w:marTop w:val="0"/>
          <w:marBottom w:val="0"/>
          <w:divBdr>
            <w:top w:val="none" w:sz="0" w:space="0" w:color="auto"/>
            <w:left w:val="none" w:sz="0" w:space="0" w:color="auto"/>
            <w:bottom w:val="none" w:sz="0" w:space="0" w:color="auto"/>
            <w:right w:val="none" w:sz="0" w:space="0" w:color="auto"/>
          </w:divBdr>
        </w:div>
        <w:div w:id="261111248">
          <w:marLeft w:val="480"/>
          <w:marRight w:val="0"/>
          <w:marTop w:val="0"/>
          <w:marBottom w:val="0"/>
          <w:divBdr>
            <w:top w:val="none" w:sz="0" w:space="0" w:color="auto"/>
            <w:left w:val="none" w:sz="0" w:space="0" w:color="auto"/>
            <w:bottom w:val="none" w:sz="0" w:space="0" w:color="auto"/>
            <w:right w:val="none" w:sz="0" w:space="0" w:color="auto"/>
          </w:divBdr>
        </w:div>
        <w:div w:id="801465184">
          <w:marLeft w:val="480"/>
          <w:marRight w:val="0"/>
          <w:marTop w:val="0"/>
          <w:marBottom w:val="0"/>
          <w:divBdr>
            <w:top w:val="none" w:sz="0" w:space="0" w:color="auto"/>
            <w:left w:val="none" w:sz="0" w:space="0" w:color="auto"/>
            <w:bottom w:val="none" w:sz="0" w:space="0" w:color="auto"/>
            <w:right w:val="none" w:sz="0" w:space="0" w:color="auto"/>
          </w:divBdr>
        </w:div>
        <w:div w:id="295987488">
          <w:marLeft w:val="480"/>
          <w:marRight w:val="0"/>
          <w:marTop w:val="0"/>
          <w:marBottom w:val="0"/>
          <w:divBdr>
            <w:top w:val="none" w:sz="0" w:space="0" w:color="auto"/>
            <w:left w:val="none" w:sz="0" w:space="0" w:color="auto"/>
            <w:bottom w:val="none" w:sz="0" w:space="0" w:color="auto"/>
            <w:right w:val="none" w:sz="0" w:space="0" w:color="auto"/>
          </w:divBdr>
        </w:div>
        <w:div w:id="1109201172">
          <w:marLeft w:val="480"/>
          <w:marRight w:val="0"/>
          <w:marTop w:val="0"/>
          <w:marBottom w:val="0"/>
          <w:divBdr>
            <w:top w:val="none" w:sz="0" w:space="0" w:color="auto"/>
            <w:left w:val="none" w:sz="0" w:space="0" w:color="auto"/>
            <w:bottom w:val="none" w:sz="0" w:space="0" w:color="auto"/>
            <w:right w:val="none" w:sz="0" w:space="0" w:color="auto"/>
          </w:divBdr>
        </w:div>
        <w:div w:id="409696486">
          <w:marLeft w:val="480"/>
          <w:marRight w:val="0"/>
          <w:marTop w:val="0"/>
          <w:marBottom w:val="0"/>
          <w:divBdr>
            <w:top w:val="none" w:sz="0" w:space="0" w:color="auto"/>
            <w:left w:val="none" w:sz="0" w:space="0" w:color="auto"/>
            <w:bottom w:val="none" w:sz="0" w:space="0" w:color="auto"/>
            <w:right w:val="none" w:sz="0" w:space="0" w:color="auto"/>
          </w:divBdr>
        </w:div>
        <w:div w:id="1652905439">
          <w:marLeft w:val="480"/>
          <w:marRight w:val="0"/>
          <w:marTop w:val="0"/>
          <w:marBottom w:val="0"/>
          <w:divBdr>
            <w:top w:val="none" w:sz="0" w:space="0" w:color="auto"/>
            <w:left w:val="none" w:sz="0" w:space="0" w:color="auto"/>
            <w:bottom w:val="none" w:sz="0" w:space="0" w:color="auto"/>
            <w:right w:val="none" w:sz="0" w:space="0" w:color="auto"/>
          </w:divBdr>
        </w:div>
        <w:div w:id="1666087850">
          <w:marLeft w:val="480"/>
          <w:marRight w:val="0"/>
          <w:marTop w:val="0"/>
          <w:marBottom w:val="0"/>
          <w:divBdr>
            <w:top w:val="none" w:sz="0" w:space="0" w:color="auto"/>
            <w:left w:val="none" w:sz="0" w:space="0" w:color="auto"/>
            <w:bottom w:val="none" w:sz="0" w:space="0" w:color="auto"/>
            <w:right w:val="none" w:sz="0" w:space="0" w:color="auto"/>
          </w:divBdr>
        </w:div>
        <w:div w:id="49160326">
          <w:marLeft w:val="480"/>
          <w:marRight w:val="0"/>
          <w:marTop w:val="0"/>
          <w:marBottom w:val="0"/>
          <w:divBdr>
            <w:top w:val="none" w:sz="0" w:space="0" w:color="auto"/>
            <w:left w:val="none" w:sz="0" w:space="0" w:color="auto"/>
            <w:bottom w:val="none" w:sz="0" w:space="0" w:color="auto"/>
            <w:right w:val="none" w:sz="0" w:space="0" w:color="auto"/>
          </w:divBdr>
        </w:div>
        <w:div w:id="894438694">
          <w:marLeft w:val="480"/>
          <w:marRight w:val="0"/>
          <w:marTop w:val="0"/>
          <w:marBottom w:val="0"/>
          <w:divBdr>
            <w:top w:val="none" w:sz="0" w:space="0" w:color="auto"/>
            <w:left w:val="none" w:sz="0" w:space="0" w:color="auto"/>
            <w:bottom w:val="none" w:sz="0" w:space="0" w:color="auto"/>
            <w:right w:val="none" w:sz="0" w:space="0" w:color="auto"/>
          </w:divBdr>
        </w:div>
        <w:div w:id="1013186613">
          <w:marLeft w:val="480"/>
          <w:marRight w:val="0"/>
          <w:marTop w:val="0"/>
          <w:marBottom w:val="0"/>
          <w:divBdr>
            <w:top w:val="none" w:sz="0" w:space="0" w:color="auto"/>
            <w:left w:val="none" w:sz="0" w:space="0" w:color="auto"/>
            <w:bottom w:val="none" w:sz="0" w:space="0" w:color="auto"/>
            <w:right w:val="none" w:sz="0" w:space="0" w:color="auto"/>
          </w:divBdr>
        </w:div>
        <w:div w:id="580603624">
          <w:marLeft w:val="480"/>
          <w:marRight w:val="0"/>
          <w:marTop w:val="0"/>
          <w:marBottom w:val="0"/>
          <w:divBdr>
            <w:top w:val="none" w:sz="0" w:space="0" w:color="auto"/>
            <w:left w:val="none" w:sz="0" w:space="0" w:color="auto"/>
            <w:bottom w:val="none" w:sz="0" w:space="0" w:color="auto"/>
            <w:right w:val="none" w:sz="0" w:space="0" w:color="auto"/>
          </w:divBdr>
        </w:div>
        <w:div w:id="212622203">
          <w:marLeft w:val="480"/>
          <w:marRight w:val="0"/>
          <w:marTop w:val="0"/>
          <w:marBottom w:val="0"/>
          <w:divBdr>
            <w:top w:val="none" w:sz="0" w:space="0" w:color="auto"/>
            <w:left w:val="none" w:sz="0" w:space="0" w:color="auto"/>
            <w:bottom w:val="none" w:sz="0" w:space="0" w:color="auto"/>
            <w:right w:val="none" w:sz="0" w:space="0" w:color="auto"/>
          </w:divBdr>
        </w:div>
        <w:div w:id="196747489">
          <w:marLeft w:val="480"/>
          <w:marRight w:val="0"/>
          <w:marTop w:val="0"/>
          <w:marBottom w:val="0"/>
          <w:divBdr>
            <w:top w:val="none" w:sz="0" w:space="0" w:color="auto"/>
            <w:left w:val="none" w:sz="0" w:space="0" w:color="auto"/>
            <w:bottom w:val="none" w:sz="0" w:space="0" w:color="auto"/>
            <w:right w:val="none" w:sz="0" w:space="0" w:color="auto"/>
          </w:divBdr>
        </w:div>
        <w:div w:id="1386292147">
          <w:marLeft w:val="480"/>
          <w:marRight w:val="0"/>
          <w:marTop w:val="0"/>
          <w:marBottom w:val="0"/>
          <w:divBdr>
            <w:top w:val="none" w:sz="0" w:space="0" w:color="auto"/>
            <w:left w:val="none" w:sz="0" w:space="0" w:color="auto"/>
            <w:bottom w:val="none" w:sz="0" w:space="0" w:color="auto"/>
            <w:right w:val="none" w:sz="0" w:space="0" w:color="auto"/>
          </w:divBdr>
        </w:div>
        <w:div w:id="1803114884">
          <w:marLeft w:val="480"/>
          <w:marRight w:val="0"/>
          <w:marTop w:val="0"/>
          <w:marBottom w:val="0"/>
          <w:divBdr>
            <w:top w:val="none" w:sz="0" w:space="0" w:color="auto"/>
            <w:left w:val="none" w:sz="0" w:space="0" w:color="auto"/>
            <w:bottom w:val="none" w:sz="0" w:space="0" w:color="auto"/>
            <w:right w:val="none" w:sz="0" w:space="0" w:color="auto"/>
          </w:divBdr>
        </w:div>
      </w:divsChild>
    </w:div>
    <w:div w:id="779178045">
      <w:bodyDiv w:val="1"/>
      <w:marLeft w:val="0"/>
      <w:marRight w:val="0"/>
      <w:marTop w:val="0"/>
      <w:marBottom w:val="0"/>
      <w:divBdr>
        <w:top w:val="none" w:sz="0" w:space="0" w:color="auto"/>
        <w:left w:val="none" w:sz="0" w:space="0" w:color="auto"/>
        <w:bottom w:val="none" w:sz="0" w:space="0" w:color="auto"/>
        <w:right w:val="none" w:sz="0" w:space="0" w:color="auto"/>
      </w:divBdr>
    </w:div>
    <w:div w:id="779955391">
      <w:bodyDiv w:val="1"/>
      <w:marLeft w:val="0"/>
      <w:marRight w:val="0"/>
      <w:marTop w:val="0"/>
      <w:marBottom w:val="0"/>
      <w:divBdr>
        <w:top w:val="none" w:sz="0" w:space="0" w:color="auto"/>
        <w:left w:val="none" w:sz="0" w:space="0" w:color="auto"/>
        <w:bottom w:val="none" w:sz="0" w:space="0" w:color="auto"/>
        <w:right w:val="none" w:sz="0" w:space="0" w:color="auto"/>
      </w:divBdr>
      <w:divsChild>
        <w:div w:id="1230847021">
          <w:marLeft w:val="480"/>
          <w:marRight w:val="0"/>
          <w:marTop w:val="0"/>
          <w:marBottom w:val="0"/>
          <w:divBdr>
            <w:top w:val="none" w:sz="0" w:space="0" w:color="auto"/>
            <w:left w:val="none" w:sz="0" w:space="0" w:color="auto"/>
            <w:bottom w:val="none" w:sz="0" w:space="0" w:color="auto"/>
            <w:right w:val="none" w:sz="0" w:space="0" w:color="auto"/>
          </w:divBdr>
        </w:div>
        <w:div w:id="1762023612">
          <w:marLeft w:val="480"/>
          <w:marRight w:val="0"/>
          <w:marTop w:val="0"/>
          <w:marBottom w:val="0"/>
          <w:divBdr>
            <w:top w:val="none" w:sz="0" w:space="0" w:color="auto"/>
            <w:left w:val="none" w:sz="0" w:space="0" w:color="auto"/>
            <w:bottom w:val="none" w:sz="0" w:space="0" w:color="auto"/>
            <w:right w:val="none" w:sz="0" w:space="0" w:color="auto"/>
          </w:divBdr>
        </w:div>
        <w:div w:id="1661032788">
          <w:marLeft w:val="480"/>
          <w:marRight w:val="0"/>
          <w:marTop w:val="0"/>
          <w:marBottom w:val="0"/>
          <w:divBdr>
            <w:top w:val="none" w:sz="0" w:space="0" w:color="auto"/>
            <w:left w:val="none" w:sz="0" w:space="0" w:color="auto"/>
            <w:bottom w:val="none" w:sz="0" w:space="0" w:color="auto"/>
            <w:right w:val="none" w:sz="0" w:space="0" w:color="auto"/>
          </w:divBdr>
        </w:div>
        <w:div w:id="170485730">
          <w:marLeft w:val="480"/>
          <w:marRight w:val="0"/>
          <w:marTop w:val="0"/>
          <w:marBottom w:val="0"/>
          <w:divBdr>
            <w:top w:val="none" w:sz="0" w:space="0" w:color="auto"/>
            <w:left w:val="none" w:sz="0" w:space="0" w:color="auto"/>
            <w:bottom w:val="none" w:sz="0" w:space="0" w:color="auto"/>
            <w:right w:val="none" w:sz="0" w:space="0" w:color="auto"/>
          </w:divBdr>
        </w:div>
        <w:div w:id="1948779953">
          <w:marLeft w:val="480"/>
          <w:marRight w:val="0"/>
          <w:marTop w:val="0"/>
          <w:marBottom w:val="0"/>
          <w:divBdr>
            <w:top w:val="none" w:sz="0" w:space="0" w:color="auto"/>
            <w:left w:val="none" w:sz="0" w:space="0" w:color="auto"/>
            <w:bottom w:val="none" w:sz="0" w:space="0" w:color="auto"/>
            <w:right w:val="none" w:sz="0" w:space="0" w:color="auto"/>
          </w:divBdr>
        </w:div>
        <w:div w:id="786462344">
          <w:marLeft w:val="480"/>
          <w:marRight w:val="0"/>
          <w:marTop w:val="0"/>
          <w:marBottom w:val="0"/>
          <w:divBdr>
            <w:top w:val="none" w:sz="0" w:space="0" w:color="auto"/>
            <w:left w:val="none" w:sz="0" w:space="0" w:color="auto"/>
            <w:bottom w:val="none" w:sz="0" w:space="0" w:color="auto"/>
            <w:right w:val="none" w:sz="0" w:space="0" w:color="auto"/>
          </w:divBdr>
        </w:div>
        <w:div w:id="1012297381">
          <w:marLeft w:val="480"/>
          <w:marRight w:val="0"/>
          <w:marTop w:val="0"/>
          <w:marBottom w:val="0"/>
          <w:divBdr>
            <w:top w:val="none" w:sz="0" w:space="0" w:color="auto"/>
            <w:left w:val="none" w:sz="0" w:space="0" w:color="auto"/>
            <w:bottom w:val="none" w:sz="0" w:space="0" w:color="auto"/>
            <w:right w:val="none" w:sz="0" w:space="0" w:color="auto"/>
          </w:divBdr>
        </w:div>
        <w:div w:id="87704289">
          <w:marLeft w:val="480"/>
          <w:marRight w:val="0"/>
          <w:marTop w:val="0"/>
          <w:marBottom w:val="0"/>
          <w:divBdr>
            <w:top w:val="none" w:sz="0" w:space="0" w:color="auto"/>
            <w:left w:val="none" w:sz="0" w:space="0" w:color="auto"/>
            <w:bottom w:val="none" w:sz="0" w:space="0" w:color="auto"/>
            <w:right w:val="none" w:sz="0" w:space="0" w:color="auto"/>
          </w:divBdr>
        </w:div>
        <w:div w:id="1107115711">
          <w:marLeft w:val="480"/>
          <w:marRight w:val="0"/>
          <w:marTop w:val="0"/>
          <w:marBottom w:val="0"/>
          <w:divBdr>
            <w:top w:val="none" w:sz="0" w:space="0" w:color="auto"/>
            <w:left w:val="none" w:sz="0" w:space="0" w:color="auto"/>
            <w:bottom w:val="none" w:sz="0" w:space="0" w:color="auto"/>
            <w:right w:val="none" w:sz="0" w:space="0" w:color="auto"/>
          </w:divBdr>
        </w:div>
        <w:div w:id="223301904">
          <w:marLeft w:val="480"/>
          <w:marRight w:val="0"/>
          <w:marTop w:val="0"/>
          <w:marBottom w:val="0"/>
          <w:divBdr>
            <w:top w:val="none" w:sz="0" w:space="0" w:color="auto"/>
            <w:left w:val="none" w:sz="0" w:space="0" w:color="auto"/>
            <w:bottom w:val="none" w:sz="0" w:space="0" w:color="auto"/>
            <w:right w:val="none" w:sz="0" w:space="0" w:color="auto"/>
          </w:divBdr>
        </w:div>
        <w:div w:id="1000087779">
          <w:marLeft w:val="480"/>
          <w:marRight w:val="0"/>
          <w:marTop w:val="0"/>
          <w:marBottom w:val="0"/>
          <w:divBdr>
            <w:top w:val="none" w:sz="0" w:space="0" w:color="auto"/>
            <w:left w:val="none" w:sz="0" w:space="0" w:color="auto"/>
            <w:bottom w:val="none" w:sz="0" w:space="0" w:color="auto"/>
            <w:right w:val="none" w:sz="0" w:space="0" w:color="auto"/>
          </w:divBdr>
        </w:div>
        <w:div w:id="147484741">
          <w:marLeft w:val="480"/>
          <w:marRight w:val="0"/>
          <w:marTop w:val="0"/>
          <w:marBottom w:val="0"/>
          <w:divBdr>
            <w:top w:val="none" w:sz="0" w:space="0" w:color="auto"/>
            <w:left w:val="none" w:sz="0" w:space="0" w:color="auto"/>
            <w:bottom w:val="none" w:sz="0" w:space="0" w:color="auto"/>
            <w:right w:val="none" w:sz="0" w:space="0" w:color="auto"/>
          </w:divBdr>
        </w:div>
        <w:div w:id="1387144869">
          <w:marLeft w:val="480"/>
          <w:marRight w:val="0"/>
          <w:marTop w:val="0"/>
          <w:marBottom w:val="0"/>
          <w:divBdr>
            <w:top w:val="none" w:sz="0" w:space="0" w:color="auto"/>
            <w:left w:val="none" w:sz="0" w:space="0" w:color="auto"/>
            <w:bottom w:val="none" w:sz="0" w:space="0" w:color="auto"/>
            <w:right w:val="none" w:sz="0" w:space="0" w:color="auto"/>
          </w:divBdr>
        </w:div>
        <w:div w:id="483089272">
          <w:marLeft w:val="480"/>
          <w:marRight w:val="0"/>
          <w:marTop w:val="0"/>
          <w:marBottom w:val="0"/>
          <w:divBdr>
            <w:top w:val="none" w:sz="0" w:space="0" w:color="auto"/>
            <w:left w:val="none" w:sz="0" w:space="0" w:color="auto"/>
            <w:bottom w:val="none" w:sz="0" w:space="0" w:color="auto"/>
            <w:right w:val="none" w:sz="0" w:space="0" w:color="auto"/>
          </w:divBdr>
        </w:div>
        <w:div w:id="1119684367">
          <w:marLeft w:val="480"/>
          <w:marRight w:val="0"/>
          <w:marTop w:val="0"/>
          <w:marBottom w:val="0"/>
          <w:divBdr>
            <w:top w:val="none" w:sz="0" w:space="0" w:color="auto"/>
            <w:left w:val="none" w:sz="0" w:space="0" w:color="auto"/>
            <w:bottom w:val="none" w:sz="0" w:space="0" w:color="auto"/>
            <w:right w:val="none" w:sz="0" w:space="0" w:color="auto"/>
          </w:divBdr>
        </w:div>
        <w:div w:id="591668567">
          <w:marLeft w:val="480"/>
          <w:marRight w:val="0"/>
          <w:marTop w:val="0"/>
          <w:marBottom w:val="0"/>
          <w:divBdr>
            <w:top w:val="none" w:sz="0" w:space="0" w:color="auto"/>
            <w:left w:val="none" w:sz="0" w:space="0" w:color="auto"/>
            <w:bottom w:val="none" w:sz="0" w:space="0" w:color="auto"/>
            <w:right w:val="none" w:sz="0" w:space="0" w:color="auto"/>
          </w:divBdr>
        </w:div>
        <w:div w:id="929003425">
          <w:marLeft w:val="480"/>
          <w:marRight w:val="0"/>
          <w:marTop w:val="0"/>
          <w:marBottom w:val="0"/>
          <w:divBdr>
            <w:top w:val="none" w:sz="0" w:space="0" w:color="auto"/>
            <w:left w:val="none" w:sz="0" w:space="0" w:color="auto"/>
            <w:bottom w:val="none" w:sz="0" w:space="0" w:color="auto"/>
            <w:right w:val="none" w:sz="0" w:space="0" w:color="auto"/>
          </w:divBdr>
        </w:div>
        <w:div w:id="105125977">
          <w:marLeft w:val="480"/>
          <w:marRight w:val="0"/>
          <w:marTop w:val="0"/>
          <w:marBottom w:val="0"/>
          <w:divBdr>
            <w:top w:val="none" w:sz="0" w:space="0" w:color="auto"/>
            <w:left w:val="none" w:sz="0" w:space="0" w:color="auto"/>
            <w:bottom w:val="none" w:sz="0" w:space="0" w:color="auto"/>
            <w:right w:val="none" w:sz="0" w:space="0" w:color="auto"/>
          </w:divBdr>
        </w:div>
        <w:div w:id="581263279">
          <w:marLeft w:val="480"/>
          <w:marRight w:val="0"/>
          <w:marTop w:val="0"/>
          <w:marBottom w:val="0"/>
          <w:divBdr>
            <w:top w:val="none" w:sz="0" w:space="0" w:color="auto"/>
            <w:left w:val="none" w:sz="0" w:space="0" w:color="auto"/>
            <w:bottom w:val="none" w:sz="0" w:space="0" w:color="auto"/>
            <w:right w:val="none" w:sz="0" w:space="0" w:color="auto"/>
          </w:divBdr>
        </w:div>
        <w:div w:id="1335642425">
          <w:marLeft w:val="480"/>
          <w:marRight w:val="0"/>
          <w:marTop w:val="0"/>
          <w:marBottom w:val="0"/>
          <w:divBdr>
            <w:top w:val="none" w:sz="0" w:space="0" w:color="auto"/>
            <w:left w:val="none" w:sz="0" w:space="0" w:color="auto"/>
            <w:bottom w:val="none" w:sz="0" w:space="0" w:color="auto"/>
            <w:right w:val="none" w:sz="0" w:space="0" w:color="auto"/>
          </w:divBdr>
        </w:div>
        <w:div w:id="785738388">
          <w:marLeft w:val="480"/>
          <w:marRight w:val="0"/>
          <w:marTop w:val="0"/>
          <w:marBottom w:val="0"/>
          <w:divBdr>
            <w:top w:val="none" w:sz="0" w:space="0" w:color="auto"/>
            <w:left w:val="none" w:sz="0" w:space="0" w:color="auto"/>
            <w:bottom w:val="none" w:sz="0" w:space="0" w:color="auto"/>
            <w:right w:val="none" w:sz="0" w:space="0" w:color="auto"/>
          </w:divBdr>
        </w:div>
        <w:div w:id="848985109">
          <w:marLeft w:val="480"/>
          <w:marRight w:val="0"/>
          <w:marTop w:val="0"/>
          <w:marBottom w:val="0"/>
          <w:divBdr>
            <w:top w:val="none" w:sz="0" w:space="0" w:color="auto"/>
            <w:left w:val="none" w:sz="0" w:space="0" w:color="auto"/>
            <w:bottom w:val="none" w:sz="0" w:space="0" w:color="auto"/>
            <w:right w:val="none" w:sz="0" w:space="0" w:color="auto"/>
          </w:divBdr>
        </w:div>
        <w:div w:id="160196166">
          <w:marLeft w:val="480"/>
          <w:marRight w:val="0"/>
          <w:marTop w:val="0"/>
          <w:marBottom w:val="0"/>
          <w:divBdr>
            <w:top w:val="none" w:sz="0" w:space="0" w:color="auto"/>
            <w:left w:val="none" w:sz="0" w:space="0" w:color="auto"/>
            <w:bottom w:val="none" w:sz="0" w:space="0" w:color="auto"/>
            <w:right w:val="none" w:sz="0" w:space="0" w:color="auto"/>
          </w:divBdr>
        </w:div>
        <w:div w:id="524176565">
          <w:marLeft w:val="480"/>
          <w:marRight w:val="0"/>
          <w:marTop w:val="0"/>
          <w:marBottom w:val="0"/>
          <w:divBdr>
            <w:top w:val="none" w:sz="0" w:space="0" w:color="auto"/>
            <w:left w:val="none" w:sz="0" w:space="0" w:color="auto"/>
            <w:bottom w:val="none" w:sz="0" w:space="0" w:color="auto"/>
            <w:right w:val="none" w:sz="0" w:space="0" w:color="auto"/>
          </w:divBdr>
        </w:div>
        <w:div w:id="295725466">
          <w:marLeft w:val="480"/>
          <w:marRight w:val="0"/>
          <w:marTop w:val="0"/>
          <w:marBottom w:val="0"/>
          <w:divBdr>
            <w:top w:val="none" w:sz="0" w:space="0" w:color="auto"/>
            <w:left w:val="none" w:sz="0" w:space="0" w:color="auto"/>
            <w:bottom w:val="none" w:sz="0" w:space="0" w:color="auto"/>
            <w:right w:val="none" w:sz="0" w:space="0" w:color="auto"/>
          </w:divBdr>
        </w:div>
        <w:div w:id="594436848">
          <w:marLeft w:val="480"/>
          <w:marRight w:val="0"/>
          <w:marTop w:val="0"/>
          <w:marBottom w:val="0"/>
          <w:divBdr>
            <w:top w:val="none" w:sz="0" w:space="0" w:color="auto"/>
            <w:left w:val="none" w:sz="0" w:space="0" w:color="auto"/>
            <w:bottom w:val="none" w:sz="0" w:space="0" w:color="auto"/>
            <w:right w:val="none" w:sz="0" w:space="0" w:color="auto"/>
          </w:divBdr>
        </w:div>
        <w:div w:id="1787037260">
          <w:marLeft w:val="480"/>
          <w:marRight w:val="0"/>
          <w:marTop w:val="0"/>
          <w:marBottom w:val="0"/>
          <w:divBdr>
            <w:top w:val="none" w:sz="0" w:space="0" w:color="auto"/>
            <w:left w:val="none" w:sz="0" w:space="0" w:color="auto"/>
            <w:bottom w:val="none" w:sz="0" w:space="0" w:color="auto"/>
            <w:right w:val="none" w:sz="0" w:space="0" w:color="auto"/>
          </w:divBdr>
        </w:div>
        <w:div w:id="154302577">
          <w:marLeft w:val="480"/>
          <w:marRight w:val="0"/>
          <w:marTop w:val="0"/>
          <w:marBottom w:val="0"/>
          <w:divBdr>
            <w:top w:val="none" w:sz="0" w:space="0" w:color="auto"/>
            <w:left w:val="none" w:sz="0" w:space="0" w:color="auto"/>
            <w:bottom w:val="none" w:sz="0" w:space="0" w:color="auto"/>
            <w:right w:val="none" w:sz="0" w:space="0" w:color="auto"/>
          </w:divBdr>
        </w:div>
        <w:div w:id="940528008">
          <w:marLeft w:val="480"/>
          <w:marRight w:val="0"/>
          <w:marTop w:val="0"/>
          <w:marBottom w:val="0"/>
          <w:divBdr>
            <w:top w:val="none" w:sz="0" w:space="0" w:color="auto"/>
            <w:left w:val="none" w:sz="0" w:space="0" w:color="auto"/>
            <w:bottom w:val="none" w:sz="0" w:space="0" w:color="auto"/>
            <w:right w:val="none" w:sz="0" w:space="0" w:color="auto"/>
          </w:divBdr>
        </w:div>
        <w:div w:id="1933320259">
          <w:marLeft w:val="480"/>
          <w:marRight w:val="0"/>
          <w:marTop w:val="0"/>
          <w:marBottom w:val="0"/>
          <w:divBdr>
            <w:top w:val="none" w:sz="0" w:space="0" w:color="auto"/>
            <w:left w:val="none" w:sz="0" w:space="0" w:color="auto"/>
            <w:bottom w:val="none" w:sz="0" w:space="0" w:color="auto"/>
            <w:right w:val="none" w:sz="0" w:space="0" w:color="auto"/>
          </w:divBdr>
        </w:div>
        <w:div w:id="470364155">
          <w:marLeft w:val="480"/>
          <w:marRight w:val="0"/>
          <w:marTop w:val="0"/>
          <w:marBottom w:val="0"/>
          <w:divBdr>
            <w:top w:val="none" w:sz="0" w:space="0" w:color="auto"/>
            <w:left w:val="none" w:sz="0" w:space="0" w:color="auto"/>
            <w:bottom w:val="none" w:sz="0" w:space="0" w:color="auto"/>
            <w:right w:val="none" w:sz="0" w:space="0" w:color="auto"/>
          </w:divBdr>
        </w:div>
        <w:div w:id="926035658">
          <w:marLeft w:val="480"/>
          <w:marRight w:val="0"/>
          <w:marTop w:val="0"/>
          <w:marBottom w:val="0"/>
          <w:divBdr>
            <w:top w:val="none" w:sz="0" w:space="0" w:color="auto"/>
            <w:left w:val="none" w:sz="0" w:space="0" w:color="auto"/>
            <w:bottom w:val="none" w:sz="0" w:space="0" w:color="auto"/>
            <w:right w:val="none" w:sz="0" w:space="0" w:color="auto"/>
          </w:divBdr>
        </w:div>
        <w:div w:id="500854314">
          <w:marLeft w:val="480"/>
          <w:marRight w:val="0"/>
          <w:marTop w:val="0"/>
          <w:marBottom w:val="0"/>
          <w:divBdr>
            <w:top w:val="none" w:sz="0" w:space="0" w:color="auto"/>
            <w:left w:val="none" w:sz="0" w:space="0" w:color="auto"/>
            <w:bottom w:val="none" w:sz="0" w:space="0" w:color="auto"/>
            <w:right w:val="none" w:sz="0" w:space="0" w:color="auto"/>
          </w:divBdr>
        </w:div>
        <w:div w:id="13895060">
          <w:marLeft w:val="480"/>
          <w:marRight w:val="0"/>
          <w:marTop w:val="0"/>
          <w:marBottom w:val="0"/>
          <w:divBdr>
            <w:top w:val="none" w:sz="0" w:space="0" w:color="auto"/>
            <w:left w:val="none" w:sz="0" w:space="0" w:color="auto"/>
            <w:bottom w:val="none" w:sz="0" w:space="0" w:color="auto"/>
            <w:right w:val="none" w:sz="0" w:space="0" w:color="auto"/>
          </w:divBdr>
        </w:div>
        <w:div w:id="394395815">
          <w:marLeft w:val="480"/>
          <w:marRight w:val="0"/>
          <w:marTop w:val="0"/>
          <w:marBottom w:val="0"/>
          <w:divBdr>
            <w:top w:val="none" w:sz="0" w:space="0" w:color="auto"/>
            <w:left w:val="none" w:sz="0" w:space="0" w:color="auto"/>
            <w:bottom w:val="none" w:sz="0" w:space="0" w:color="auto"/>
            <w:right w:val="none" w:sz="0" w:space="0" w:color="auto"/>
          </w:divBdr>
        </w:div>
        <w:div w:id="49694916">
          <w:marLeft w:val="480"/>
          <w:marRight w:val="0"/>
          <w:marTop w:val="0"/>
          <w:marBottom w:val="0"/>
          <w:divBdr>
            <w:top w:val="none" w:sz="0" w:space="0" w:color="auto"/>
            <w:left w:val="none" w:sz="0" w:space="0" w:color="auto"/>
            <w:bottom w:val="none" w:sz="0" w:space="0" w:color="auto"/>
            <w:right w:val="none" w:sz="0" w:space="0" w:color="auto"/>
          </w:divBdr>
        </w:div>
        <w:div w:id="1928298419">
          <w:marLeft w:val="480"/>
          <w:marRight w:val="0"/>
          <w:marTop w:val="0"/>
          <w:marBottom w:val="0"/>
          <w:divBdr>
            <w:top w:val="none" w:sz="0" w:space="0" w:color="auto"/>
            <w:left w:val="none" w:sz="0" w:space="0" w:color="auto"/>
            <w:bottom w:val="none" w:sz="0" w:space="0" w:color="auto"/>
            <w:right w:val="none" w:sz="0" w:space="0" w:color="auto"/>
          </w:divBdr>
        </w:div>
        <w:div w:id="363751156">
          <w:marLeft w:val="480"/>
          <w:marRight w:val="0"/>
          <w:marTop w:val="0"/>
          <w:marBottom w:val="0"/>
          <w:divBdr>
            <w:top w:val="none" w:sz="0" w:space="0" w:color="auto"/>
            <w:left w:val="none" w:sz="0" w:space="0" w:color="auto"/>
            <w:bottom w:val="none" w:sz="0" w:space="0" w:color="auto"/>
            <w:right w:val="none" w:sz="0" w:space="0" w:color="auto"/>
          </w:divBdr>
        </w:div>
        <w:div w:id="1741321428">
          <w:marLeft w:val="480"/>
          <w:marRight w:val="0"/>
          <w:marTop w:val="0"/>
          <w:marBottom w:val="0"/>
          <w:divBdr>
            <w:top w:val="none" w:sz="0" w:space="0" w:color="auto"/>
            <w:left w:val="none" w:sz="0" w:space="0" w:color="auto"/>
            <w:bottom w:val="none" w:sz="0" w:space="0" w:color="auto"/>
            <w:right w:val="none" w:sz="0" w:space="0" w:color="auto"/>
          </w:divBdr>
        </w:div>
        <w:div w:id="934748667">
          <w:marLeft w:val="480"/>
          <w:marRight w:val="0"/>
          <w:marTop w:val="0"/>
          <w:marBottom w:val="0"/>
          <w:divBdr>
            <w:top w:val="none" w:sz="0" w:space="0" w:color="auto"/>
            <w:left w:val="none" w:sz="0" w:space="0" w:color="auto"/>
            <w:bottom w:val="none" w:sz="0" w:space="0" w:color="auto"/>
            <w:right w:val="none" w:sz="0" w:space="0" w:color="auto"/>
          </w:divBdr>
        </w:div>
        <w:div w:id="467237320">
          <w:marLeft w:val="480"/>
          <w:marRight w:val="0"/>
          <w:marTop w:val="0"/>
          <w:marBottom w:val="0"/>
          <w:divBdr>
            <w:top w:val="none" w:sz="0" w:space="0" w:color="auto"/>
            <w:left w:val="none" w:sz="0" w:space="0" w:color="auto"/>
            <w:bottom w:val="none" w:sz="0" w:space="0" w:color="auto"/>
            <w:right w:val="none" w:sz="0" w:space="0" w:color="auto"/>
          </w:divBdr>
        </w:div>
        <w:div w:id="1301963602">
          <w:marLeft w:val="480"/>
          <w:marRight w:val="0"/>
          <w:marTop w:val="0"/>
          <w:marBottom w:val="0"/>
          <w:divBdr>
            <w:top w:val="none" w:sz="0" w:space="0" w:color="auto"/>
            <w:left w:val="none" w:sz="0" w:space="0" w:color="auto"/>
            <w:bottom w:val="none" w:sz="0" w:space="0" w:color="auto"/>
            <w:right w:val="none" w:sz="0" w:space="0" w:color="auto"/>
          </w:divBdr>
        </w:div>
        <w:div w:id="7298893">
          <w:marLeft w:val="480"/>
          <w:marRight w:val="0"/>
          <w:marTop w:val="0"/>
          <w:marBottom w:val="0"/>
          <w:divBdr>
            <w:top w:val="none" w:sz="0" w:space="0" w:color="auto"/>
            <w:left w:val="none" w:sz="0" w:space="0" w:color="auto"/>
            <w:bottom w:val="none" w:sz="0" w:space="0" w:color="auto"/>
            <w:right w:val="none" w:sz="0" w:space="0" w:color="auto"/>
          </w:divBdr>
        </w:div>
        <w:div w:id="2045518961">
          <w:marLeft w:val="480"/>
          <w:marRight w:val="0"/>
          <w:marTop w:val="0"/>
          <w:marBottom w:val="0"/>
          <w:divBdr>
            <w:top w:val="none" w:sz="0" w:space="0" w:color="auto"/>
            <w:left w:val="none" w:sz="0" w:space="0" w:color="auto"/>
            <w:bottom w:val="none" w:sz="0" w:space="0" w:color="auto"/>
            <w:right w:val="none" w:sz="0" w:space="0" w:color="auto"/>
          </w:divBdr>
        </w:div>
        <w:div w:id="685518495">
          <w:marLeft w:val="480"/>
          <w:marRight w:val="0"/>
          <w:marTop w:val="0"/>
          <w:marBottom w:val="0"/>
          <w:divBdr>
            <w:top w:val="none" w:sz="0" w:space="0" w:color="auto"/>
            <w:left w:val="none" w:sz="0" w:space="0" w:color="auto"/>
            <w:bottom w:val="none" w:sz="0" w:space="0" w:color="auto"/>
            <w:right w:val="none" w:sz="0" w:space="0" w:color="auto"/>
          </w:divBdr>
        </w:div>
        <w:div w:id="1588154688">
          <w:marLeft w:val="480"/>
          <w:marRight w:val="0"/>
          <w:marTop w:val="0"/>
          <w:marBottom w:val="0"/>
          <w:divBdr>
            <w:top w:val="none" w:sz="0" w:space="0" w:color="auto"/>
            <w:left w:val="none" w:sz="0" w:space="0" w:color="auto"/>
            <w:bottom w:val="none" w:sz="0" w:space="0" w:color="auto"/>
            <w:right w:val="none" w:sz="0" w:space="0" w:color="auto"/>
          </w:divBdr>
        </w:div>
        <w:div w:id="1755735997">
          <w:marLeft w:val="480"/>
          <w:marRight w:val="0"/>
          <w:marTop w:val="0"/>
          <w:marBottom w:val="0"/>
          <w:divBdr>
            <w:top w:val="none" w:sz="0" w:space="0" w:color="auto"/>
            <w:left w:val="none" w:sz="0" w:space="0" w:color="auto"/>
            <w:bottom w:val="none" w:sz="0" w:space="0" w:color="auto"/>
            <w:right w:val="none" w:sz="0" w:space="0" w:color="auto"/>
          </w:divBdr>
        </w:div>
        <w:div w:id="361631963">
          <w:marLeft w:val="480"/>
          <w:marRight w:val="0"/>
          <w:marTop w:val="0"/>
          <w:marBottom w:val="0"/>
          <w:divBdr>
            <w:top w:val="none" w:sz="0" w:space="0" w:color="auto"/>
            <w:left w:val="none" w:sz="0" w:space="0" w:color="auto"/>
            <w:bottom w:val="none" w:sz="0" w:space="0" w:color="auto"/>
            <w:right w:val="none" w:sz="0" w:space="0" w:color="auto"/>
          </w:divBdr>
        </w:div>
        <w:div w:id="130682144">
          <w:marLeft w:val="480"/>
          <w:marRight w:val="0"/>
          <w:marTop w:val="0"/>
          <w:marBottom w:val="0"/>
          <w:divBdr>
            <w:top w:val="none" w:sz="0" w:space="0" w:color="auto"/>
            <w:left w:val="none" w:sz="0" w:space="0" w:color="auto"/>
            <w:bottom w:val="none" w:sz="0" w:space="0" w:color="auto"/>
            <w:right w:val="none" w:sz="0" w:space="0" w:color="auto"/>
          </w:divBdr>
        </w:div>
        <w:div w:id="864758590">
          <w:marLeft w:val="480"/>
          <w:marRight w:val="0"/>
          <w:marTop w:val="0"/>
          <w:marBottom w:val="0"/>
          <w:divBdr>
            <w:top w:val="none" w:sz="0" w:space="0" w:color="auto"/>
            <w:left w:val="none" w:sz="0" w:space="0" w:color="auto"/>
            <w:bottom w:val="none" w:sz="0" w:space="0" w:color="auto"/>
            <w:right w:val="none" w:sz="0" w:space="0" w:color="auto"/>
          </w:divBdr>
        </w:div>
        <w:div w:id="1100174809">
          <w:marLeft w:val="480"/>
          <w:marRight w:val="0"/>
          <w:marTop w:val="0"/>
          <w:marBottom w:val="0"/>
          <w:divBdr>
            <w:top w:val="none" w:sz="0" w:space="0" w:color="auto"/>
            <w:left w:val="none" w:sz="0" w:space="0" w:color="auto"/>
            <w:bottom w:val="none" w:sz="0" w:space="0" w:color="auto"/>
            <w:right w:val="none" w:sz="0" w:space="0" w:color="auto"/>
          </w:divBdr>
        </w:div>
        <w:div w:id="398022294">
          <w:marLeft w:val="480"/>
          <w:marRight w:val="0"/>
          <w:marTop w:val="0"/>
          <w:marBottom w:val="0"/>
          <w:divBdr>
            <w:top w:val="none" w:sz="0" w:space="0" w:color="auto"/>
            <w:left w:val="none" w:sz="0" w:space="0" w:color="auto"/>
            <w:bottom w:val="none" w:sz="0" w:space="0" w:color="auto"/>
            <w:right w:val="none" w:sz="0" w:space="0" w:color="auto"/>
          </w:divBdr>
        </w:div>
        <w:div w:id="494610668">
          <w:marLeft w:val="480"/>
          <w:marRight w:val="0"/>
          <w:marTop w:val="0"/>
          <w:marBottom w:val="0"/>
          <w:divBdr>
            <w:top w:val="none" w:sz="0" w:space="0" w:color="auto"/>
            <w:left w:val="none" w:sz="0" w:space="0" w:color="auto"/>
            <w:bottom w:val="none" w:sz="0" w:space="0" w:color="auto"/>
            <w:right w:val="none" w:sz="0" w:space="0" w:color="auto"/>
          </w:divBdr>
        </w:div>
        <w:div w:id="974333183">
          <w:marLeft w:val="480"/>
          <w:marRight w:val="0"/>
          <w:marTop w:val="0"/>
          <w:marBottom w:val="0"/>
          <w:divBdr>
            <w:top w:val="none" w:sz="0" w:space="0" w:color="auto"/>
            <w:left w:val="none" w:sz="0" w:space="0" w:color="auto"/>
            <w:bottom w:val="none" w:sz="0" w:space="0" w:color="auto"/>
            <w:right w:val="none" w:sz="0" w:space="0" w:color="auto"/>
          </w:divBdr>
        </w:div>
        <w:div w:id="570233328">
          <w:marLeft w:val="480"/>
          <w:marRight w:val="0"/>
          <w:marTop w:val="0"/>
          <w:marBottom w:val="0"/>
          <w:divBdr>
            <w:top w:val="none" w:sz="0" w:space="0" w:color="auto"/>
            <w:left w:val="none" w:sz="0" w:space="0" w:color="auto"/>
            <w:bottom w:val="none" w:sz="0" w:space="0" w:color="auto"/>
            <w:right w:val="none" w:sz="0" w:space="0" w:color="auto"/>
          </w:divBdr>
        </w:div>
        <w:div w:id="833302150">
          <w:marLeft w:val="480"/>
          <w:marRight w:val="0"/>
          <w:marTop w:val="0"/>
          <w:marBottom w:val="0"/>
          <w:divBdr>
            <w:top w:val="none" w:sz="0" w:space="0" w:color="auto"/>
            <w:left w:val="none" w:sz="0" w:space="0" w:color="auto"/>
            <w:bottom w:val="none" w:sz="0" w:space="0" w:color="auto"/>
            <w:right w:val="none" w:sz="0" w:space="0" w:color="auto"/>
          </w:divBdr>
        </w:div>
        <w:div w:id="401685210">
          <w:marLeft w:val="480"/>
          <w:marRight w:val="0"/>
          <w:marTop w:val="0"/>
          <w:marBottom w:val="0"/>
          <w:divBdr>
            <w:top w:val="none" w:sz="0" w:space="0" w:color="auto"/>
            <w:left w:val="none" w:sz="0" w:space="0" w:color="auto"/>
            <w:bottom w:val="none" w:sz="0" w:space="0" w:color="auto"/>
            <w:right w:val="none" w:sz="0" w:space="0" w:color="auto"/>
          </w:divBdr>
        </w:div>
        <w:div w:id="1383292720">
          <w:marLeft w:val="480"/>
          <w:marRight w:val="0"/>
          <w:marTop w:val="0"/>
          <w:marBottom w:val="0"/>
          <w:divBdr>
            <w:top w:val="none" w:sz="0" w:space="0" w:color="auto"/>
            <w:left w:val="none" w:sz="0" w:space="0" w:color="auto"/>
            <w:bottom w:val="none" w:sz="0" w:space="0" w:color="auto"/>
            <w:right w:val="none" w:sz="0" w:space="0" w:color="auto"/>
          </w:divBdr>
        </w:div>
        <w:div w:id="1632008498">
          <w:marLeft w:val="480"/>
          <w:marRight w:val="0"/>
          <w:marTop w:val="0"/>
          <w:marBottom w:val="0"/>
          <w:divBdr>
            <w:top w:val="none" w:sz="0" w:space="0" w:color="auto"/>
            <w:left w:val="none" w:sz="0" w:space="0" w:color="auto"/>
            <w:bottom w:val="none" w:sz="0" w:space="0" w:color="auto"/>
            <w:right w:val="none" w:sz="0" w:space="0" w:color="auto"/>
          </w:divBdr>
        </w:div>
        <w:div w:id="1437943114">
          <w:marLeft w:val="480"/>
          <w:marRight w:val="0"/>
          <w:marTop w:val="0"/>
          <w:marBottom w:val="0"/>
          <w:divBdr>
            <w:top w:val="none" w:sz="0" w:space="0" w:color="auto"/>
            <w:left w:val="none" w:sz="0" w:space="0" w:color="auto"/>
            <w:bottom w:val="none" w:sz="0" w:space="0" w:color="auto"/>
            <w:right w:val="none" w:sz="0" w:space="0" w:color="auto"/>
          </w:divBdr>
        </w:div>
        <w:div w:id="822698062">
          <w:marLeft w:val="480"/>
          <w:marRight w:val="0"/>
          <w:marTop w:val="0"/>
          <w:marBottom w:val="0"/>
          <w:divBdr>
            <w:top w:val="none" w:sz="0" w:space="0" w:color="auto"/>
            <w:left w:val="none" w:sz="0" w:space="0" w:color="auto"/>
            <w:bottom w:val="none" w:sz="0" w:space="0" w:color="auto"/>
            <w:right w:val="none" w:sz="0" w:space="0" w:color="auto"/>
          </w:divBdr>
        </w:div>
        <w:div w:id="1623460106">
          <w:marLeft w:val="480"/>
          <w:marRight w:val="0"/>
          <w:marTop w:val="0"/>
          <w:marBottom w:val="0"/>
          <w:divBdr>
            <w:top w:val="none" w:sz="0" w:space="0" w:color="auto"/>
            <w:left w:val="none" w:sz="0" w:space="0" w:color="auto"/>
            <w:bottom w:val="none" w:sz="0" w:space="0" w:color="auto"/>
            <w:right w:val="none" w:sz="0" w:space="0" w:color="auto"/>
          </w:divBdr>
        </w:div>
        <w:div w:id="1732582419">
          <w:marLeft w:val="480"/>
          <w:marRight w:val="0"/>
          <w:marTop w:val="0"/>
          <w:marBottom w:val="0"/>
          <w:divBdr>
            <w:top w:val="none" w:sz="0" w:space="0" w:color="auto"/>
            <w:left w:val="none" w:sz="0" w:space="0" w:color="auto"/>
            <w:bottom w:val="none" w:sz="0" w:space="0" w:color="auto"/>
            <w:right w:val="none" w:sz="0" w:space="0" w:color="auto"/>
          </w:divBdr>
        </w:div>
        <w:div w:id="754087134">
          <w:marLeft w:val="480"/>
          <w:marRight w:val="0"/>
          <w:marTop w:val="0"/>
          <w:marBottom w:val="0"/>
          <w:divBdr>
            <w:top w:val="none" w:sz="0" w:space="0" w:color="auto"/>
            <w:left w:val="none" w:sz="0" w:space="0" w:color="auto"/>
            <w:bottom w:val="none" w:sz="0" w:space="0" w:color="auto"/>
            <w:right w:val="none" w:sz="0" w:space="0" w:color="auto"/>
          </w:divBdr>
        </w:div>
        <w:div w:id="1106849822">
          <w:marLeft w:val="480"/>
          <w:marRight w:val="0"/>
          <w:marTop w:val="0"/>
          <w:marBottom w:val="0"/>
          <w:divBdr>
            <w:top w:val="none" w:sz="0" w:space="0" w:color="auto"/>
            <w:left w:val="none" w:sz="0" w:space="0" w:color="auto"/>
            <w:bottom w:val="none" w:sz="0" w:space="0" w:color="auto"/>
            <w:right w:val="none" w:sz="0" w:space="0" w:color="auto"/>
          </w:divBdr>
        </w:div>
        <w:div w:id="893397077">
          <w:marLeft w:val="480"/>
          <w:marRight w:val="0"/>
          <w:marTop w:val="0"/>
          <w:marBottom w:val="0"/>
          <w:divBdr>
            <w:top w:val="none" w:sz="0" w:space="0" w:color="auto"/>
            <w:left w:val="none" w:sz="0" w:space="0" w:color="auto"/>
            <w:bottom w:val="none" w:sz="0" w:space="0" w:color="auto"/>
            <w:right w:val="none" w:sz="0" w:space="0" w:color="auto"/>
          </w:divBdr>
        </w:div>
        <w:div w:id="1418940180">
          <w:marLeft w:val="480"/>
          <w:marRight w:val="0"/>
          <w:marTop w:val="0"/>
          <w:marBottom w:val="0"/>
          <w:divBdr>
            <w:top w:val="none" w:sz="0" w:space="0" w:color="auto"/>
            <w:left w:val="none" w:sz="0" w:space="0" w:color="auto"/>
            <w:bottom w:val="none" w:sz="0" w:space="0" w:color="auto"/>
            <w:right w:val="none" w:sz="0" w:space="0" w:color="auto"/>
          </w:divBdr>
        </w:div>
        <w:div w:id="1486050140">
          <w:marLeft w:val="480"/>
          <w:marRight w:val="0"/>
          <w:marTop w:val="0"/>
          <w:marBottom w:val="0"/>
          <w:divBdr>
            <w:top w:val="none" w:sz="0" w:space="0" w:color="auto"/>
            <w:left w:val="none" w:sz="0" w:space="0" w:color="auto"/>
            <w:bottom w:val="none" w:sz="0" w:space="0" w:color="auto"/>
            <w:right w:val="none" w:sz="0" w:space="0" w:color="auto"/>
          </w:divBdr>
        </w:div>
        <w:div w:id="427503824">
          <w:marLeft w:val="480"/>
          <w:marRight w:val="0"/>
          <w:marTop w:val="0"/>
          <w:marBottom w:val="0"/>
          <w:divBdr>
            <w:top w:val="none" w:sz="0" w:space="0" w:color="auto"/>
            <w:left w:val="none" w:sz="0" w:space="0" w:color="auto"/>
            <w:bottom w:val="none" w:sz="0" w:space="0" w:color="auto"/>
            <w:right w:val="none" w:sz="0" w:space="0" w:color="auto"/>
          </w:divBdr>
        </w:div>
        <w:div w:id="523373359">
          <w:marLeft w:val="480"/>
          <w:marRight w:val="0"/>
          <w:marTop w:val="0"/>
          <w:marBottom w:val="0"/>
          <w:divBdr>
            <w:top w:val="none" w:sz="0" w:space="0" w:color="auto"/>
            <w:left w:val="none" w:sz="0" w:space="0" w:color="auto"/>
            <w:bottom w:val="none" w:sz="0" w:space="0" w:color="auto"/>
            <w:right w:val="none" w:sz="0" w:space="0" w:color="auto"/>
          </w:divBdr>
        </w:div>
        <w:div w:id="333531941">
          <w:marLeft w:val="480"/>
          <w:marRight w:val="0"/>
          <w:marTop w:val="0"/>
          <w:marBottom w:val="0"/>
          <w:divBdr>
            <w:top w:val="none" w:sz="0" w:space="0" w:color="auto"/>
            <w:left w:val="none" w:sz="0" w:space="0" w:color="auto"/>
            <w:bottom w:val="none" w:sz="0" w:space="0" w:color="auto"/>
            <w:right w:val="none" w:sz="0" w:space="0" w:color="auto"/>
          </w:divBdr>
        </w:div>
        <w:div w:id="654333913">
          <w:marLeft w:val="480"/>
          <w:marRight w:val="0"/>
          <w:marTop w:val="0"/>
          <w:marBottom w:val="0"/>
          <w:divBdr>
            <w:top w:val="none" w:sz="0" w:space="0" w:color="auto"/>
            <w:left w:val="none" w:sz="0" w:space="0" w:color="auto"/>
            <w:bottom w:val="none" w:sz="0" w:space="0" w:color="auto"/>
            <w:right w:val="none" w:sz="0" w:space="0" w:color="auto"/>
          </w:divBdr>
        </w:div>
        <w:div w:id="2119256850">
          <w:marLeft w:val="480"/>
          <w:marRight w:val="0"/>
          <w:marTop w:val="0"/>
          <w:marBottom w:val="0"/>
          <w:divBdr>
            <w:top w:val="none" w:sz="0" w:space="0" w:color="auto"/>
            <w:left w:val="none" w:sz="0" w:space="0" w:color="auto"/>
            <w:bottom w:val="none" w:sz="0" w:space="0" w:color="auto"/>
            <w:right w:val="none" w:sz="0" w:space="0" w:color="auto"/>
          </w:divBdr>
        </w:div>
        <w:div w:id="1943492779">
          <w:marLeft w:val="480"/>
          <w:marRight w:val="0"/>
          <w:marTop w:val="0"/>
          <w:marBottom w:val="0"/>
          <w:divBdr>
            <w:top w:val="none" w:sz="0" w:space="0" w:color="auto"/>
            <w:left w:val="none" w:sz="0" w:space="0" w:color="auto"/>
            <w:bottom w:val="none" w:sz="0" w:space="0" w:color="auto"/>
            <w:right w:val="none" w:sz="0" w:space="0" w:color="auto"/>
          </w:divBdr>
        </w:div>
        <w:div w:id="1746301512">
          <w:marLeft w:val="480"/>
          <w:marRight w:val="0"/>
          <w:marTop w:val="0"/>
          <w:marBottom w:val="0"/>
          <w:divBdr>
            <w:top w:val="none" w:sz="0" w:space="0" w:color="auto"/>
            <w:left w:val="none" w:sz="0" w:space="0" w:color="auto"/>
            <w:bottom w:val="none" w:sz="0" w:space="0" w:color="auto"/>
            <w:right w:val="none" w:sz="0" w:space="0" w:color="auto"/>
          </w:divBdr>
        </w:div>
        <w:div w:id="1444305161">
          <w:marLeft w:val="480"/>
          <w:marRight w:val="0"/>
          <w:marTop w:val="0"/>
          <w:marBottom w:val="0"/>
          <w:divBdr>
            <w:top w:val="none" w:sz="0" w:space="0" w:color="auto"/>
            <w:left w:val="none" w:sz="0" w:space="0" w:color="auto"/>
            <w:bottom w:val="none" w:sz="0" w:space="0" w:color="auto"/>
            <w:right w:val="none" w:sz="0" w:space="0" w:color="auto"/>
          </w:divBdr>
        </w:div>
        <w:div w:id="905527051">
          <w:marLeft w:val="480"/>
          <w:marRight w:val="0"/>
          <w:marTop w:val="0"/>
          <w:marBottom w:val="0"/>
          <w:divBdr>
            <w:top w:val="none" w:sz="0" w:space="0" w:color="auto"/>
            <w:left w:val="none" w:sz="0" w:space="0" w:color="auto"/>
            <w:bottom w:val="none" w:sz="0" w:space="0" w:color="auto"/>
            <w:right w:val="none" w:sz="0" w:space="0" w:color="auto"/>
          </w:divBdr>
        </w:div>
      </w:divsChild>
    </w:div>
    <w:div w:id="780300605">
      <w:bodyDiv w:val="1"/>
      <w:marLeft w:val="0"/>
      <w:marRight w:val="0"/>
      <w:marTop w:val="0"/>
      <w:marBottom w:val="0"/>
      <w:divBdr>
        <w:top w:val="none" w:sz="0" w:space="0" w:color="auto"/>
        <w:left w:val="none" w:sz="0" w:space="0" w:color="auto"/>
        <w:bottom w:val="none" w:sz="0" w:space="0" w:color="auto"/>
        <w:right w:val="none" w:sz="0" w:space="0" w:color="auto"/>
      </w:divBdr>
    </w:div>
    <w:div w:id="780419554">
      <w:bodyDiv w:val="1"/>
      <w:marLeft w:val="0"/>
      <w:marRight w:val="0"/>
      <w:marTop w:val="0"/>
      <w:marBottom w:val="0"/>
      <w:divBdr>
        <w:top w:val="none" w:sz="0" w:space="0" w:color="auto"/>
        <w:left w:val="none" w:sz="0" w:space="0" w:color="auto"/>
        <w:bottom w:val="none" w:sz="0" w:space="0" w:color="auto"/>
        <w:right w:val="none" w:sz="0" w:space="0" w:color="auto"/>
      </w:divBdr>
    </w:div>
    <w:div w:id="780421492">
      <w:bodyDiv w:val="1"/>
      <w:marLeft w:val="0"/>
      <w:marRight w:val="0"/>
      <w:marTop w:val="0"/>
      <w:marBottom w:val="0"/>
      <w:divBdr>
        <w:top w:val="none" w:sz="0" w:space="0" w:color="auto"/>
        <w:left w:val="none" w:sz="0" w:space="0" w:color="auto"/>
        <w:bottom w:val="none" w:sz="0" w:space="0" w:color="auto"/>
        <w:right w:val="none" w:sz="0" w:space="0" w:color="auto"/>
      </w:divBdr>
    </w:div>
    <w:div w:id="780491053">
      <w:bodyDiv w:val="1"/>
      <w:marLeft w:val="0"/>
      <w:marRight w:val="0"/>
      <w:marTop w:val="0"/>
      <w:marBottom w:val="0"/>
      <w:divBdr>
        <w:top w:val="none" w:sz="0" w:space="0" w:color="auto"/>
        <w:left w:val="none" w:sz="0" w:space="0" w:color="auto"/>
        <w:bottom w:val="none" w:sz="0" w:space="0" w:color="auto"/>
        <w:right w:val="none" w:sz="0" w:space="0" w:color="auto"/>
      </w:divBdr>
    </w:div>
    <w:div w:id="780538315">
      <w:bodyDiv w:val="1"/>
      <w:marLeft w:val="0"/>
      <w:marRight w:val="0"/>
      <w:marTop w:val="0"/>
      <w:marBottom w:val="0"/>
      <w:divBdr>
        <w:top w:val="none" w:sz="0" w:space="0" w:color="auto"/>
        <w:left w:val="none" w:sz="0" w:space="0" w:color="auto"/>
        <w:bottom w:val="none" w:sz="0" w:space="0" w:color="auto"/>
        <w:right w:val="none" w:sz="0" w:space="0" w:color="auto"/>
      </w:divBdr>
    </w:div>
    <w:div w:id="780876455">
      <w:bodyDiv w:val="1"/>
      <w:marLeft w:val="0"/>
      <w:marRight w:val="0"/>
      <w:marTop w:val="0"/>
      <w:marBottom w:val="0"/>
      <w:divBdr>
        <w:top w:val="none" w:sz="0" w:space="0" w:color="auto"/>
        <w:left w:val="none" w:sz="0" w:space="0" w:color="auto"/>
        <w:bottom w:val="none" w:sz="0" w:space="0" w:color="auto"/>
        <w:right w:val="none" w:sz="0" w:space="0" w:color="auto"/>
      </w:divBdr>
    </w:div>
    <w:div w:id="781261410">
      <w:bodyDiv w:val="1"/>
      <w:marLeft w:val="0"/>
      <w:marRight w:val="0"/>
      <w:marTop w:val="0"/>
      <w:marBottom w:val="0"/>
      <w:divBdr>
        <w:top w:val="none" w:sz="0" w:space="0" w:color="auto"/>
        <w:left w:val="none" w:sz="0" w:space="0" w:color="auto"/>
        <w:bottom w:val="none" w:sz="0" w:space="0" w:color="auto"/>
        <w:right w:val="none" w:sz="0" w:space="0" w:color="auto"/>
      </w:divBdr>
    </w:div>
    <w:div w:id="781536160">
      <w:bodyDiv w:val="1"/>
      <w:marLeft w:val="0"/>
      <w:marRight w:val="0"/>
      <w:marTop w:val="0"/>
      <w:marBottom w:val="0"/>
      <w:divBdr>
        <w:top w:val="none" w:sz="0" w:space="0" w:color="auto"/>
        <w:left w:val="none" w:sz="0" w:space="0" w:color="auto"/>
        <w:bottom w:val="none" w:sz="0" w:space="0" w:color="auto"/>
        <w:right w:val="none" w:sz="0" w:space="0" w:color="auto"/>
      </w:divBdr>
    </w:div>
    <w:div w:id="781846936">
      <w:bodyDiv w:val="1"/>
      <w:marLeft w:val="0"/>
      <w:marRight w:val="0"/>
      <w:marTop w:val="0"/>
      <w:marBottom w:val="0"/>
      <w:divBdr>
        <w:top w:val="none" w:sz="0" w:space="0" w:color="auto"/>
        <w:left w:val="none" w:sz="0" w:space="0" w:color="auto"/>
        <w:bottom w:val="none" w:sz="0" w:space="0" w:color="auto"/>
        <w:right w:val="none" w:sz="0" w:space="0" w:color="auto"/>
      </w:divBdr>
    </w:div>
    <w:div w:id="782383583">
      <w:bodyDiv w:val="1"/>
      <w:marLeft w:val="0"/>
      <w:marRight w:val="0"/>
      <w:marTop w:val="0"/>
      <w:marBottom w:val="0"/>
      <w:divBdr>
        <w:top w:val="none" w:sz="0" w:space="0" w:color="auto"/>
        <w:left w:val="none" w:sz="0" w:space="0" w:color="auto"/>
        <w:bottom w:val="none" w:sz="0" w:space="0" w:color="auto"/>
        <w:right w:val="none" w:sz="0" w:space="0" w:color="auto"/>
      </w:divBdr>
    </w:div>
    <w:div w:id="782849928">
      <w:bodyDiv w:val="1"/>
      <w:marLeft w:val="0"/>
      <w:marRight w:val="0"/>
      <w:marTop w:val="0"/>
      <w:marBottom w:val="0"/>
      <w:divBdr>
        <w:top w:val="none" w:sz="0" w:space="0" w:color="auto"/>
        <w:left w:val="none" w:sz="0" w:space="0" w:color="auto"/>
        <w:bottom w:val="none" w:sz="0" w:space="0" w:color="auto"/>
        <w:right w:val="none" w:sz="0" w:space="0" w:color="auto"/>
      </w:divBdr>
    </w:div>
    <w:div w:id="783502121">
      <w:bodyDiv w:val="1"/>
      <w:marLeft w:val="0"/>
      <w:marRight w:val="0"/>
      <w:marTop w:val="0"/>
      <w:marBottom w:val="0"/>
      <w:divBdr>
        <w:top w:val="none" w:sz="0" w:space="0" w:color="auto"/>
        <w:left w:val="none" w:sz="0" w:space="0" w:color="auto"/>
        <w:bottom w:val="none" w:sz="0" w:space="0" w:color="auto"/>
        <w:right w:val="none" w:sz="0" w:space="0" w:color="auto"/>
      </w:divBdr>
    </w:div>
    <w:div w:id="783889586">
      <w:bodyDiv w:val="1"/>
      <w:marLeft w:val="0"/>
      <w:marRight w:val="0"/>
      <w:marTop w:val="0"/>
      <w:marBottom w:val="0"/>
      <w:divBdr>
        <w:top w:val="none" w:sz="0" w:space="0" w:color="auto"/>
        <w:left w:val="none" w:sz="0" w:space="0" w:color="auto"/>
        <w:bottom w:val="none" w:sz="0" w:space="0" w:color="auto"/>
        <w:right w:val="none" w:sz="0" w:space="0" w:color="auto"/>
      </w:divBdr>
    </w:div>
    <w:div w:id="785194265">
      <w:bodyDiv w:val="1"/>
      <w:marLeft w:val="0"/>
      <w:marRight w:val="0"/>
      <w:marTop w:val="0"/>
      <w:marBottom w:val="0"/>
      <w:divBdr>
        <w:top w:val="none" w:sz="0" w:space="0" w:color="auto"/>
        <w:left w:val="none" w:sz="0" w:space="0" w:color="auto"/>
        <w:bottom w:val="none" w:sz="0" w:space="0" w:color="auto"/>
        <w:right w:val="none" w:sz="0" w:space="0" w:color="auto"/>
      </w:divBdr>
    </w:div>
    <w:div w:id="785393099">
      <w:bodyDiv w:val="1"/>
      <w:marLeft w:val="0"/>
      <w:marRight w:val="0"/>
      <w:marTop w:val="0"/>
      <w:marBottom w:val="0"/>
      <w:divBdr>
        <w:top w:val="none" w:sz="0" w:space="0" w:color="auto"/>
        <w:left w:val="none" w:sz="0" w:space="0" w:color="auto"/>
        <w:bottom w:val="none" w:sz="0" w:space="0" w:color="auto"/>
        <w:right w:val="none" w:sz="0" w:space="0" w:color="auto"/>
      </w:divBdr>
    </w:div>
    <w:div w:id="786124651">
      <w:bodyDiv w:val="1"/>
      <w:marLeft w:val="0"/>
      <w:marRight w:val="0"/>
      <w:marTop w:val="0"/>
      <w:marBottom w:val="0"/>
      <w:divBdr>
        <w:top w:val="none" w:sz="0" w:space="0" w:color="auto"/>
        <w:left w:val="none" w:sz="0" w:space="0" w:color="auto"/>
        <w:bottom w:val="none" w:sz="0" w:space="0" w:color="auto"/>
        <w:right w:val="none" w:sz="0" w:space="0" w:color="auto"/>
      </w:divBdr>
    </w:div>
    <w:div w:id="786461164">
      <w:bodyDiv w:val="1"/>
      <w:marLeft w:val="0"/>
      <w:marRight w:val="0"/>
      <w:marTop w:val="0"/>
      <w:marBottom w:val="0"/>
      <w:divBdr>
        <w:top w:val="none" w:sz="0" w:space="0" w:color="auto"/>
        <w:left w:val="none" w:sz="0" w:space="0" w:color="auto"/>
        <w:bottom w:val="none" w:sz="0" w:space="0" w:color="auto"/>
        <w:right w:val="none" w:sz="0" w:space="0" w:color="auto"/>
      </w:divBdr>
    </w:div>
    <w:div w:id="787744207">
      <w:bodyDiv w:val="1"/>
      <w:marLeft w:val="0"/>
      <w:marRight w:val="0"/>
      <w:marTop w:val="0"/>
      <w:marBottom w:val="0"/>
      <w:divBdr>
        <w:top w:val="none" w:sz="0" w:space="0" w:color="auto"/>
        <w:left w:val="none" w:sz="0" w:space="0" w:color="auto"/>
        <w:bottom w:val="none" w:sz="0" w:space="0" w:color="auto"/>
        <w:right w:val="none" w:sz="0" w:space="0" w:color="auto"/>
      </w:divBdr>
    </w:div>
    <w:div w:id="789395914">
      <w:bodyDiv w:val="1"/>
      <w:marLeft w:val="0"/>
      <w:marRight w:val="0"/>
      <w:marTop w:val="0"/>
      <w:marBottom w:val="0"/>
      <w:divBdr>
        <w:top w:val="none" w:sz="0" w:space="0" w:color="auto"/>
        <w:left w:val="none" w:sz="0" w:space="0" w:color="auto"/>
        <w:bottom w:val="none" w:sz="0" w:space="0" w:color="auto"/>
        <w:right w:val="none" w:sz="0" w:space="0" w:color="auto"/>
      </w:divBdr>
    </w:div>
    <w:div w:id="790246598">
      <w:bodyDiv w:val="1"/>
      <w:marLeft w:val="0"/>
      <w:marRight w:val="0"/>
      <w:marTop w:val="0"/>
      <w:marBottom w:val="0"/>
      <w:divBdr>
        <w:top w:val="none" w:sz="0" w:space="0" w:color="auto"/>
        <w:left w:val="none" w:sz="0" w:space="0" w:color="auto"/>
        <w:bottom w:val="none" w:sz="0" w:space="0" w:color="auto"/>
        <w:right w:val="none" w:sz="0" w:space="0" w:color="auto"/>
      </w:divBdr>
    </w:div>
    <w:div w:id="790637396">
      <w:bodyDiv w:val="1"/>
      <w:marLeft w:val="0"/>
      <w:marRight w:val="0"/>
      <w:marTop w:val="0"/>
      <w:marBottom w:val="0"/>
      <w:divBdr>
        <w:top w:val="none" w:sz="0" w:space="0" w:color="auto"/>
        <w:left w:val="none" w:sz="0" w:space="0" w:color="auto"/>
        <w:bottom w:val="none" w:sz="0" w:space="0" w:color="auto"/>
        <w:right w:val="none" w:sz="0" w:space="0" w:color="auto"/>
      </w:divBdr>
    </w:div>
    <w:div w:id="793523074">
      <w:bodyDiv w:val="1"/>
      <w:marLeft w:val="0"/>
      <w:marRight w:val="0"/>
      <w:marTop w:val="0"/>
      <w:marBottom w:val="0"/>
      <w:divBdr>
        <w:top w:val="none" w:sz="0" w:space="0" w:color="auto"/>
        <w:left w:val="none" w:sz="0" w:space="0" w:color="auto"/>
        <w:bottom w:val="none" w:sz="0" w:space="0" w:color="auto"/>
        <w:right w:val="none" w:sz="0" w:space="0" w:color="auto"/>
      </w:divBdr>
    </w:div>
    <w:div w:id="793643658">
      <w:bodyDiv w:val="1"/>
      <w:marLeft w:val="0"/>
      <w:marRight w:val="0"/>
      <w:marTop w:val="0"/>
      <w:marBottom w:val="0"/>
      <w:divBdr>
        <w:top w:val="none" w:sz="0" w:space="0" w:color="auto"/>
        <w:left w:val="none" w:sz="0" w:space="0" w:color="auto"/>
        <w:bottom w:val="none" w:sz="0" w:space="0" w:color="auto"/>
        <w:right w:val="none" w:sz="0" w:space="0" w:color="auto"/>
      </w:divBdr>
    </w:div>
    <w:div w:id="793988548">
      <w:bodyDiv w:val="1"/>
      <w:marLeft w:val="0"/>
      <w:marRight w:val="0"/>
      <w:marTop w:val="0"/>
      <w:marBottom w:val="0"/>
      <w:divBdr>
        <w:top w:val="none" w:sz="0" w:space="0" w:color="auto"/>
        <w:left w:val="none" w:sz="0" w:space="0" w:color="auto"/>
        <w:bottom w:val="none" w:sz="0" w:space="0" w:color="auto"/>
        <w:right w:val="none" w:sz="0" w:space="0" w:color="auto"/>
      </w:divBdr>
    </w:div>
    <w:div w:id="794057932">
      <w:bodyDiv w:val="1"/>
      <w:marLeft w:val="0"/>
      <w:marRight w:val="0"/>
      <w:marTop w:val="0"/>
      <w:marBottom w:val="0"/>
      <w:divBdr>
        <w:top w:val="none" w:sz="0" w:space="0" w:color="auto"/>
        <w:left w:val="none" w:sz="0" w:space="0" w:color="auto"/>
        <w:bottom w:val="none" w:sz="0" w:space="0" w:color="auto"/>
        <w:right w:val="none" w:sz="0" w:space="0" w:color="auto"/>
      </w:divBdr>
    </w:div>
    <w:div w:id="794182018">
      <w:bodyDiv w:val="1"/>
      <w:marLeft w:val="0"/>
      <w:marRight w:val="0"/>
      <w:marTop w:val="0"/>
      <w:marBottom w:val="0"/>
      <w:divBdr>
        <w:top w:val="none" w:sz="0" w:space="0" w:color="auto"/>
        <w:left w:val="none" w:sz="0" w:space="0" w:color="auto"/>
        <w:bottom w:val="none" w:sz="0" w:space="0" w:color="auto"/>
        <w:right w:val="none" w:sz="0" w:space="0" w:color="auto"/>
      </w:divBdr>
    </w:div>
    <w:div w:id="794838060">
      <w:bodyDiv w:val="1"/>
      <w:marLeft w:val="0"/>
      <w:marRight w:val="0"/>
      <w:marTop w:val="0"/>
      <w:marBottom w:val="0"/>
      <w:divBdr>
        <w:top w:val="none" w:sz="0" w:space="0" w:color="auto"/>
        <w:left w:val="none" w:sz="0" w:space="0" w:color="auto"/>
        <w:bottom w:val="none" w:sz="0" w:space="0" w:color="auto"/>
        <w:right w:val="none" w:sz="0" w:space="0" w:color="auto"/>
      </w:divBdr>
    </w:div>
    <w:div w:id="796332939">
      <w:bodyDiv w:val="1"/>
      <w:marLeft w:val="0"/>
      <w:marRight w:val="0"/>
      <w:marTop w:val="0"/>
      <w:marBottom w:val="0"/>
      <w:divBdr>
        <w:top w:val="none" w:sz="0" w:space="0" w:color="auto"/>
        <w:left w:val="none" w:sz="0" w:space="0" w:color="auto"/>
        <w:bottom w:val="none" w:sz="0" w:space="0" w:color="auto"/>
        <w:right w:val="none" w:sz="0" w:space="0" w:color="auto"/>
      </w:divBdr>
    </w:div>
    <w:div w:id="798451406">
      <w:bodyDiv w:val="1"/>
      <w:marLeft w:val="0"/>
      <w:marRight w:val="0"/>
      <w:marTop w:val="0"/>
      <w:marBottom w:val="0"/>
      <w:divBdr>
        <w:top w:val="none" w:sz="0" w:space="0" w:color="auto"/>
        <w:left w:val="none" w:sz="0" w:space="0" w:color="auto"/>
        <w:bottom w:val="none" w:sz="0" w:space="0" w:color="auto"/>
        <w:right w:val="none" w:sz="0" w:space="0" w:color="auto"/>
      </w:divBdr>
    </w:div>
    <w:div w:id="799149155">
      <w:bodyDiv w:val="1"/>
      <w:marLeft w:val="0"/>
      <w:marRight w:val="0"/>
      <w:marTop w:val="0"/>
      <w:marBottom w:val="0"/>
      <w:divBdr>
        <w:top w:val="none" w:sz="0" w:space="0" w:color="auto"/>
        <w:left w:val="none" w:sz="0" w:space="0" w:color="auto"/>
        <w:bottom w:val="none" w:sz="0" w:space="0" w:color="auto"/>
        <w:right w:val="none" w:sz="0" w:space="0" w:color="auto"/>
      </w:divBdr>
    </w:div>
    <w:div w:id="799300042">
      <w:bodyDiv w:val="1"/>
      <w:marLeft w:val="0"/>
      <w:marRight w:val="0"/>
      <w:marTop w:val="0"/>
      <w:marBottom w:val="0"/>
      <w:divBdr>
        <w:top w:val="none" w:sz="0" w:space="0" w:color="auto"/>
        <w:left w:val="none" w:sz="0" w:space="0" w:color="auto"/>
        <w:bottom w:val="none" w:sz="0" w:space="0" w:color="auto"/>
        <w:right w:val="none" w:sz="0" w:space="0" w:color="auto"/>
      </w:divBdr>
    </w:div>
    <w:div w:id="799760364">
      <w:bodyDiv w:val="1"/>
      <w:marLeft w:val="0"/>
      <w:marRight w:val="0"/>
      <w:marTop w:val="0"/>
      <w:marBottom w:val="0"/>
      <w:divBdr>
        <w:top w:val="none" w:sz="0" w:space="0" w:color="auto"/>
        <w:left w:val="none" w:sz="0" w:space="0" w:color="auto"/>
        <w:bottom w:val="none" w:sz="0" w:space="0" w:color="auto"/>
        <w:right w:val="none" w:sz="0" w:space="0" w:color="auto"/>
      </w:divBdr>
    </w:div>
    <w:div w:id="801386628">
      <w:bodyDiv w:val="1"/>
      <w:marLeft w:val="0"/>
      <w:marRight w:val="0"/>
      <w:marTop w:val="0"/>
      <w:marBottom w:val="0"/>
      <w:divBdr>
        <w:top w:val="none" w:sz="0" w:space="0" w:color="auto"/>
        <w:left w:val="none" w:sz="0" w:space="0" w:color="auto"/>
        <w:bottom w:val="none" w:sz="0" w:space="0" w:color="auto"/>
        <w:right w:val="none" w:sz="0" w:space="0" w:color="auto"/>
      </w:divBdr>
    </w:div>
    <w:div w:id="802045894">
      <w:bodyDiv w:val="1"/>
      <w:marLeft w:val="0"/>
      <w:marRight w:val="0"/>
      <w:marTop w:val="0"/>
      <w:marBottom w:val="0"/>
      <w:divBdr>
        <w:top w:val="none" w:sz="0" w:space="0" w:color="auto"/>
        <w:left w:val="none" w:sz="0" w:space="0" w:color="auto"/>
        <w:bottom w:val="none" w:sz="0" w:space="0" w:color="auto"/>
        <w:right w:val="none" w:sz="0" w:space="0" w:color="auto"/>
      </w:divBdr>
    </w:div>
    <w:div w:id="802231636">
      <w:bodyDiv w:val="1"/>
      <w:marLeft w:val="0"/>
      <w:marRight w:val="0"/>
      <w:marTop w:val="0"/>
      <w:marBottom w:val="0"/>
      <w:divBdr>
        <w:top w:val="none" w:sz="0" w:space="0" w:color="auto"/>
        <w:left w:val="none" w:sz="0" w:space="0" w:color="auto"/>
        <w:bottom w:val="none" w:sz="0" w:space="0" w:color="auto"/>
        <w:right w:val="none" w:sz="0" w:space="0" w:color="auto"/>
      </w:divBdr>
    </w:div>
    <w:div w:id="803737213">
      <w:bodyDiv w:val="1"/>
      <w:marLeft w:val="0"/>
      <w:marRight w:val="0"/>
      <w:marTop w:val="0"/>
      <w:marBottom w:val="0"/>
      <w:divBdr>
        <w:top w:val="none" w:sz="0" w:space="0" w:color="auto"/>
        <w:left w:val="none" w:sz="0" w:space="0" w:color="auto"/>
        <w:bottom w:val="none" w:sz="0" w:space="0" w:color="auto"/>
        <w:right w:val="none" w:sz="0" w:space="0" w:color="auto"/>
      </w:divBdr>
    </w:div>
    <w:div w:id="804398227">
      <w:bodyDiv w:val="1"/>
      <w:marLeft w:val="0"/>
      <w:marRight w:val="0"/>
      <w:marTop w:val="0"/>
      <w:marBottom w:val="0"/>
      <w:divBdr>
        <w:top w:val="none" w:sz="0" w:space="0" w:color="auto"/>
        <w:left w:val="none" w:sz="0" w:space="0" w:color="auto"/>
        <w:bottom w:val="none" w:sz="0" w:space="0" w:color="auto"/>
        <w:right w:val="none" w:sz="0" w:space="0" w:color="auto"/>
      </w:divBdr>
    </w:div>
    <w:div w:id="805588010">
      <w:bodyDiv w:val="1"/>
      <w:marLeft w:val="0"/>
      <w:marRight w:val="0"/>
      <w:marTop w:val="0"/>
      <w:marBottom w:val="0"/>
      <w:divBdr>
        <w:top w:val="none" w:sz="0" w:space="0" w:color="auto"/>
        <w:left w:val="none" w:sz="0" w:space="0" w:color="auto"/>
        <w:bottom w:val="none" w:sz="0" w:space="0" w:color="auto"/>
        <w:right w:val="none" w:sz="0" w:space="0" w:color="auto"/>
      </w:divBdr>
    </w:div>
    <w:div w:id="805857779">
      <w:bodyDiv w:val="1"/>
      <w:marLeft w:val="0"/>
      <w:marRight w:val="0"/>
      <w:marTop w:val="0"/>
      <w:marBottom w:val="0"/>
      <w:divBdr>
        <w:top w:val="none" w:sz="0" w:space="0" w:color="auto"/>
        <w:left w:val="none" w:sz="0" w:space="0" w:color="auto"/>
        <w:bottom w:val="none" w:sz="0" w:space="0" w:color="auto"/>
        <w:right w:val="none" w:sz="0" w:space="0" w:color="auto"/>
      </w:divBdr>
    </w:div>
    <w:div w:id="806048603">
      <w:bodyDiv w:val="1"/>
      <w:marLeft w:val="0"/>
      <w:marRight w:val="0"/>
      <w:marTop w:val="0"/>
      <w:marBottom w:val="0"/>
      <w:divBdr>
        <w:top w:val="none" w:sz="0" w:space="0" w:color="auto"/>
        <w:left w:val="none" w:sz="0" w:space="0" w:color="auto"/>
        <w:bottom w:val="none" w:sz="0" w:space="0" w:color="auto"/>
        <w:right w:val="none" w:sz="0" w:space="0" w:color="auto"/>
      </w:divBdr>
    </w:div>
    <w:div w:id="806168195">
      <w:bodyDiv w:val="1"/>
      <w:marLeft w:val="0"/>
      <w:marRight w:val="0"/>
      <w:marTop w:val="0"/>
      <w:marBottom w:val="0"/>
      <w:divBdr>
        <w:top w:val="none" w:sz="0" w:space="0" w:color="auto"/>
        <w:left w:val="none" w:sz="0" w:space="0" w:color="auto"/>
        <w:bottom w:val="none" w:sz="0" w:space="0" w:color="auto"/>
        <w:right w:val="none" w:sz="0" w:space="0" w:color="auto"/>
      </w:divBdr>
    </w:div>
    <w:div w:id="807089536">
      <w:bodyDiv w:val="1"/>
      <w:marLeft w:val="0"/>
      <w:marRight w:val="0"/>
      <w:marTop w:val="0"/>
      <w:marBottom w:val="0"/>
      <w:divBdr>
        <w:top w:val="none" w:sz="0" w:space="0" w:color="auto"/>
        <w:left w:val="none" w:sz="0" w:space="0" w:color="auto"/>
        <w:bottom w:val="none" w:sz="0" w:space="0" w:color="auto"/>
        <w:right w:val="none" w:sz="0" w:space="0" w:color="auto"/>
      </w:divBdr>
    </w:div>
    <w:div w:id="808597176">
      <w:bodyDiv w:val="1"/>
      <w:marLeft w:val="0"/>
      <w:marRight w:val="0"/>
      <w:marTop w:val="0"/>
      <w:marBottom w:val="0"/>
      <w:divBdr>
        <w:top w:val="none" w:sz="0" w:space="0" w:color="auto"/>
        <w:left w:val="none" w:sz="0" w:space="0" w:color="auto"/>
        <w:bottom w:val="none" w:sz="0" w:space="0" w:color="auto"/>
        <w:right w:val="none" w:sz="0" w:space="0" w:color="auto"/>
      </w:divBdr>
    </w:div>
    <w:div w:id="808935733">
      <w:bodyDiv w:val="1"/>
      <w:marLeft w:val="0"/>
      <w:marRight w:val="0"/>
      <w:marTop w:val="0"/>
      <w:marBottom w:val="0"/>
      <w:divBdr>
        <w:top w:val="none" w:sz="0" w:space="0" w:color="auto"/>
        <w:left w:val="none" w:sz="0" w:space="0" w:color="auto"/>
        <w:bottom w:val="none" w:sz="0" w:space="0" w:color="auto"/>
        <w:right w:val="none" w:sz="0" w:space="0" w:color="auto"/>
      </w:divBdr>
    </w:div>
    <w:div w:id="809437881">
      <w:bodyDiv w:val="1"/>
      <w:marLeft w:val="0"/>
      <w:marRight w:val="0"/>
      <w:marTop w:val="0"/>
      <w:marBottom w:val="0"/>
      <w:divBdr>
        <w:top w:val="none" w:sz="0" w:space="0" w:color="auto"/>
        <w:left w:val="none" w:sz="0" w:space="0" w:color="auto"/>
        <w:bottom w:val="none" w:sz="0" w:space="0" w:color="auto"/>
        <w:right w:val="none" w:sz="0" w:space="0" w:color="auto"/>
      </w:divBdr>
    </w:div>
    <w:div w:id="809438992">
      <w:bodyDiv w:val="1"/>
      <w:marLeft w:val="0"/>
      <w:marRight w:val="0"/>
      <w:marTop w:val="0"/>
      <w:marBottom w:val="0"/>
      <w:divBdr>
        <w:top w:val="none" w:sz="0" w:space="0" w:color="auto"/>
        <w:left w:val="none" w:sz="0" w:space="0" w:color="auto"/>
        <w:bottom w:val="none" w:sz="0" w:space="0" w:color="auto"/>
        <w:right w:val="none" w:sz="0" w:space="0" w:color="auto"/>
      </w:divBdr>
    </w:div>
    <w:div w:id="810633430">
      <w:bodyDiv w:val="1"/>
      <w:marLeft w:val="0"/>
      <w:marRight w:val="0"/>
      <w:marTop w:val="0"/>
      <w:marBottom w:val="0"/>
      <w:divBdr>
        <w:top w:val="none" w:sz="0" w:space="0" w:color="auto"/>
        <w:left w:val="none" w:sz="0" w:space="0" w:color="auto"/>
        <w:bottom w:val="none" w:sz="0" w:space="0" w:color="auto"/>
        <w:right w:val="none" w:sz="0" w:space="0" w:color="auto"/>
      </w:divBdr>
    </w:div>
    <w:div w:id="810636686">
      <w:bodyDiv w:val="1"/>
      <w:marLeft w:val="0"/>
      <w:marRight w:val="0"/>
      <w:marTop w:val="0"/>
      <w:marBottom w:val="0"/>
      <w:divBdr>
        <w:top w:val="none" w:sz="0" w:space="0" w:color="auto"/>
        <w:left w:val="none" w:sz="0" w:space="0" w:color="auto"/>
        <w:bottom w:val="none" w:sz="0" w:space="0" w:color="auto"/>
        <w:right w:val="none" w:sz="0" w:space="0" w:color="auto"/>
      </w:divBdr>
    </w:div>
    <w:div w:id="811866456">
      <w:bodyDiv w:val="1"/>
      <w:marLeft w:val="0"/>
      <w:marRight w:val="0"/>
      <w:marTop w:val="0"/>
      <w:marBottom w:val="0"/>
      <w:divBdr>
        <w:top w:val="none" w:sz="0" w:space="0" w:color="auto"/>
        <w:left w:val="none" w:sz="0" w:space="0" w:color="auto"/>
        <w:bottom w:val="none" w:sz="0" w:space="0" w:color="auto"/>
        <w:right w:val="none" w:sz="0" w:space="0" w:color="auto"/>
      </w:divBdr>
    </w:div>
    <w:div w:id="812407615">
      <w:bodyDiv w:val="1"/>
      <w:marLeft w:val="0"/>
      <w:marRight w:val="0"/>
      <w:marTop w:val="0"/>
      <w:marBottom w:val="0"/>
      <w:divBdr>
        <w:top w:val="none" w:sz="0" w:space="0" w:color="auto"/>
        <w:left w:val="none" w:sz="0" w:space="0" w:color="auto"/>
        <w:bottom w:val="none" w:sz="0" w:space="0" w:color="auto"/>
        <w:right w:val="none" w:sz="0" w:space="0" w:color="auto"/>
      </w:divBdr>
    </w:div>
    <w:div w:id="812449900">
      <w:bodyDiv w:val="1"/>
      <w:marLeft w:val="0"/>
      <w:marRight w:val="0"/>
      <w:marTop w:val="0"/>
      <w:marBottom w:val="0"/>
      <w:divBdr>
        <w:top w:val="none" w:sz="0" w:space="0" w:color="auto"/>
        <w:left w:val="none" w:sz="0" w:space="0" w:color="auto"/>
        <w:bottom w:val="none" w:sz="0" w:space="0" w:color="auto"/>
        <w:right w:val="none" w:sz="0" w:space="0" w:color="auto"/>
      </w:divBdr>
    </w:div>
    <w:div w:id="813252222">
      <w:bodyDiv w:val="1"/>
      <w:marLeft w:val="0"/>
      <w:marRight w:val="0"/>
      <w:marTop w:val="0"/>
      <w:marBottom w:val="0"/>
      <w:divBdr>
        <w:top w:val="none" w:sz="0" w:space="0" w:color="auto"/>
        <w:left w:val="none" w:sz="0" w:space="0" w:color="auto"/>
        <w:bottom w:val="none" w:sz="0" w:space="0" w:color="auto"/>
        <w:right w:val="none" w:sz="0" w:space="0" w:color="auto"/>
      </w:divBdr>
    </w:div>
    <w:div w:id="815339249">
      <w:bodyDiv w:val="1"/>
      <w:marLeft w:val="0"/>
      <w:marRight w:val="0"/>
      <w:marTop w:val="0"/>
      <w:marBottom w:val="0"/>
      <w:divBdr>
        <w:top w:val="none" w:sz="0" w:space="0" w:color="auto"/>
        <w:left w:val="none" w:sz="0" w:space="0" w:color="auto"/>
        <w:bottom w:val="none" w:sz="0" w:space="0" w:color="auto"/>
        <w:right w:val="none" w:sz="0" w:space="0" w:color="auto"/>
      </w:divBdr>
    </w:div>
    <w:div w:id="816192442">
      <w:bodyDiv w:val="1"/>
      <w:marLeft w:val="0"/>
      <w:marRight w:val="0"/>
      <w:marTop w:val="0"/>
      <w:marBottom w:val="0"/>
      <w:divBdr>
        <w:top w:val="none" w:sz="0" w:space="0" w:color="auto"/>
        <w:left w:val="none" w:sz="0" w:space="0" w:color="auto"/>
        <w:bottom w:val="none" w:sz="0" w:space="0" w:color="auto"/>
        <w:right w:val="none" w:sz="0" w:space="0" w:color="auto"/>
      </w:divBdr>
      <w:divsChild>
        <w:div w:id="1634210621">
          <w:marLeft w:val="480"/>
          <w:marRight w:val="0"/>
          <w:marTop w:val="0"/>
          <w:marBottom w:val="0"/>
          <w:divBdr>
            <w:top w:val="none" w:sz="0" w:space="0" w:color="auto"/>
            <w:left w:val="none" w:sz="0" w:space="0" w:color="auto"/>
            <w:bottom w:val="none" w:sz="0" w:space="0" w:color="auto"/>
            <w:right w:val="none" w:sz="0" w:space="0" w:color="auto"/>
          </w:divBdr>
        </w:div>
        <w:div w:id="754590925">
          <w:marLeft w:val="480"/>
          <w:marRight w:val="0"/>
          <w:marTop w:val="0"/>
          <w:marBottom w:val="0"/>
          <w:divBdr>
            <w:top w:val="none" w:sz="0" w:space="0" w:color="auto"/>
            <w:left w:val="none" w:sz="0" w:space="0" w:color="auto"/>
            <w:bottom w:val="none" w:sz="0" w:space="0" w:color="auto"/>
            <w:right w:val="none" w:sz="0" w:space="0" w:color="auto"/>
          </w:divBdr>
        </w:div>
        <w:div w:id="298729102">
          <w:marLeft w:val="480"/>
          <w:marRight w:val="0"/>
          <w:marTop w:val="0"/>
          <w:marBottom w:val="0"/>
          <w:divBdr>
            <w:top w:val="none" w:sz="0" w:space="0" w:color="auto"/>
            <w:left w:val="none" w:sz="0" w:space="0" w:color="auto"/>
            <w:bottom w:val="none" w:sz="0" w:space="0" w:color="auto"/>
            <w:right w:val="none" w:sz="0" w:space="0" w:color="auto"/>
          </w:divBdr>
        </w:div>
        <w:div w:id="753089533">
          <w:marLeft w:val="480"/>
          <w:marRight w:val="0"/>
          <w:marTop w:val="0"/>
          <w:marBottom w:val="0"/>
          <w:divBdr>
            <w:top w:val="none" w:sz="0" w:space="0" w:color="auto"/>
            <w:left w:val="none" w:sz="0" w:space="0" w:color="auto"/>
            <w:bottom w:val="none" w:sz="0" w:space="0" w:color="auto"/>
            <w:right w:val="none" w:sz="0" w:space="0" w:color="auto"/>
          </w:divBdr>
        </w:div>
        <w:div w:id="1029798273">
          <w:marLeft w:val="480"/>
          <w:marRight w:val="0"/>
          <w:marTop w:val="0"/>
          <w:marBottom w:val="0"/>
          <w:divBdr>
            <w:top w:val="none" w:sz="0" w:space="0" w:color="auto"/>
            <w:left w:val="none" w:sz="0" w:space="0" w:color="auto"/>
            <w:bottom w:val="none" w:sz="0" w:space="0" w:color="auto"/>
            <w:right w:val="none" w:sz="0" w:space="0" w:color="auto"/>
          </w:divBdr>
        </w:div>
        <w:div w:id="1914125428">
          <w:marLeft w:val="480"/>
          <w:marRight w:val="0"/>
          <w:marTop w:val="0"/>
          <w:marBottom w:val="0"/>
          <w:divBdr>
            <w:top w:val="none" w:sz="0" w:space="0" w:color="auto"/>
            <w:left w:val="none" w:sz="0" w:space="0" w:color="auto"/>
            <w:bottom w:val="none" w:sz="0" w:space="0" w:color="auto"/>
            <w:right w:val="none" w:sz="0" w:space="0" w:color="auto"/>
          </w:divBdr>
        </w:div>
        <w:div w:id="694771727">
          <w:marLeft w:val="480"/>
          <w:marRight w:val="0"/>
          <w:marTop w:val="0"/>
          <w:marBottom w:val="0"/>
          <w:divBdr>
            <w:top w:val="none" w:sz="0" w:space="0" w:color="auto"/>
            <w:left w:val="none" w:sz="0" w:space="0" w:color="auto"/>
            <w:bottom w:val="none" w:sz="0" w:space="0" w:color="auto"/>
            <w:right w:val="none" w:sz="0" w:space="0" w:color="auto"/>
          </w:divBdr>
        </w:div>
        <w:div w:id="1745253650">
          <w:marLeft w:val="480"/>
          <w:marRight w:val="0"/>
          <w:marTop w:val="0"/>
          <w:marBottom w:val="0"/>
          <w:divBdr>
            <w:top w:val="none" w:sz="0" w:space="0" w:color="auto"/>
            <w:left w:val="none" w:sz="0" w:space="0" w:color="auto"/>
            <w:bottom w:val="none" w:sz="0" w:space="0" w:color="auto"/>
            <w:right w:val="none" w:sz="0" w:space="0" w:color="auto"/>
          </w:divBdr>
        </w:div>
        <w:div w:id="2144422236">
          <w:marLeft w:val="480"/>
          <w:marRight w:val="0"/>
          <w:marTop w:val="0"/>
          <w:marBottom w:val="0"/>
          <w:divBdr>
            <w:top w:val="none" w:sz="0" w:space="0" w:color="auto"/>
            <w:left w:val="none" w:sz="0" w:space="0" w:color="auto"/>
            <w:bottom w:val="none" w:sz="0" w:space="0" w:color="auto"/>
            <w:right w:val="none" w:sz="0" w:space="0" w:color="auto"/>
          </w:divBdr>
        </w:div>
        <w:div w:id="1654480655">
          <w:marLeft w:val="480"/>
          <w:marRight w:val="0"/>
          <w:marTop w:val="0"/>
          <w:marBottom w:val="0"/>
          <w:divBdr>
            <w:top w:val="none" w:sz="0" w:space="0" w:color="auto"/>
            <w:left w:val="none" w:sz="0" w:space="0" w:color="auto"/>
            <w:bottom w:val="none" w:sz="0" w:space="0" w:color="auto"/>
            <w:right w:val="none" w:sz="0" w:space="0" w:color="auto"/>
          </w:divBdr>
        </w:div>
        <w:div w:id="1209799563">
          <w:marLeft w:val="480"/>
          <w:marRight w:val="0"/>
          <w:marTop w:val="0"/>
          <w:marBottom w:val="0"/>
          <w:divBdr>
            <w:top w:val="none" w:sz="0" w:space="0" w:color="auto"/>
            <w:left w:val="none" w:sz="0" w:space="0" w:color="auto"/>
            <w:bottom w:val="none" w:sz="0" w:space="0" w:color="auto"/>
            <w:right w:val="none" w:sz="0" w:space="0" w:color="auto"/>
          </w:divBdr>
        </w:div>
        <w:div w:id="722169728">
          <w:marLeft w:val="480"/>
          <w:marRight w:val="0"/>
          <w:marTop w:val="0"/>
          <w:marBottom w:val="0"/>
          <w:divBdr>
            <w:top w:val="none" w:sz="0" w:space="0" w:color="auto"/>
            <w:left w:val="none" w:sz="0" w:space="0" w:color="auto"/>
            <w:bottom w:val="none" w:sz="0" w:space="0" w:color="auto"/>
            <w:right w:val="none" w:sz="0" w:space="0" w:color="auto"/>
          </w:divBdr>
        </w:div>
        <w:div w:id="209269648">
          <w:marLeft w:val="480"/>
          <w:marRight w:val="0"/>
          <w:marTop w:val="0"/>
          <w:marBottom w:val="0"/>
          <w:divBdr>
            <w:top w:val="none" w:sz="0" w:space="0" w:color="auto"/>
            <w:left w:val="none" w:sz="0" w:space="0" w:color="auto"/>
            <w:bottom w:val="none" w:sz="0" w:space="0" w:color="auto"/>
            <w:right w:val="none" w:sz="0" w:space="0" w:color="auto"/>
          </w:divBdr>
        </w:div>
        <w:div w:id="1634557633">
          <w:marLeft w:val="480"/>
          <w:marRight w:val="0"/>
          <w:marTop w:val="0"/>
          <w:marBottom w:val="0"/>
          <w:divBdr>
            <w:top w:val="none" w:sz="0" w:space="0" w:color="auto"/>
            <w:left w:val="none" w:sz="0" w:space="0" w:color="auto"/>
            <w:bottom w:val="none" w:sz="0" w:space="0" w:color="auto"/>
            <w:right w:val="none" w:sz="0" w:space="0" w:color="auto"/>
          </w:divBdr>
        </w:div>
        <w:div w:id="505874567">
          <w:marLeft w:val="480"/>
          <w:marRight w:val="0"/>
          <w:marTop w:val="0"/>
          <w:marBottom w:val="0"/>
          <w:divBdr>
            <w:top w:val="none" w:sz="0" w:space="0" w:color="auto"/>
            <w:left w:val="none" w:sz="0" w:space="0" w:color="auto"/>
            <w:bottom w:val="none" w:sz="0" w:space="0" w:color="auto"/>
            <w:right w:val="none" w:sz="0" w:space="0" w:color="auto"/>
          </w:divBdr>
        </w:div>
        <w:div w:id="1277982437">
          <w:marLeft w:val="480"/>
          <w:marRight w:val="0"/>
          <w:marTop w:val="0"/>
          <w:marBottom w:val="0"/>
          <w:divBdr>
            <w:top w:val="none" w:sz="0" w:space="0" w:color="auto"/>
            <w:left w:val="none" w:sz="0" w:space="0" w:color="auto"/>
            <w:bottom w:val="none" w:sz="0" w:space="0" w:color="auto"/>
            <w:right w:val="none" w:sz="0" w:space="0" w:color="auto"/>
          </w:divBdr>
        </w:div>
        <w:div w:id="1593735232">
          <w:marLeft w:val="480"/>
          <w:marRight w:val="0"/>
          <w:marTop w:val="0"/>
          <w:marBottom w:val="0"/>
          <w:divBdr>
            <w:top w:val="none" w:sz="0" w:space="0" w:color="auto"/>
            <w:left w:val="none" w:sz="0" w:space="0" w:color="auto"/>
            <w:bottom w:val="none" w:sz="0" w:space="0" w:color="auto"/>
            <w:right w:val="none" w:sz="0" w:space="0" w:color="auto"/>
          </w:divBdr>
        </w:div>
        <w:div w:id="2032560448">
          <w:marLeft w:val="480"/>
          <w:marRight w:val="0"/>
          <w:marTop w:val="0"/>
          <w:marBottom w:val="0"/>
          <w:divBdr>
            <w:top w:val="none" w:sz="0" w:space="0" w:color="auto"/>
            <w:left w:val="none" w:sz="0" w:space="0" w:color="auto"/>
            <w:bottom w:val="none" w:sz="0" w:space="0" w:color="auto"/>
            <w:right w:val="none" w:sz="0" w:space="0" w:color="auto"/>
          </w:divBdr>
        </w:div>
        <w:div w:id="140659341">
          <w:marLeft w:val="480"/>
          <w:marRight w:val="0"/>
          <w:marTop w:val="0"/>
          <w:marBottom w:val="0"/>
          <w:divBdr>
            <w:top w:val="none" w:sz="0" w:space="0" w:color="auto"/>
            <w:left w:val="none" w:sz="0" w:space="0" w:color="auto"/>
            <w:bottom w:val="none" w:sz="0" w:space="0" w:color="auto"/>
            <w:right w:val="none" w:sz="0" w:space="0" w:color="auto"/>
          </w:divBdr>
        </w:div>
        <w:div w:id="1517309427">
          <w:marLeft w:val="480"/>
          <w:marRight w:val="0"/>
          <w:marTop w:val="0"/>
          <w:marBottom w:val="0"/>
          <w:divBdr>
            <w:top w:val="none" w:sz="0" w:space="0" w:color="auto"/>
            <w:left w:val="none" w:sz="0" w:space="0" w:color="auto"/>
            <w:bottom w:val="none" w:sz="0" w:space="0" w:color="auto"/>
            <w:right w:val="none" w:sz="0" w:space="0" w:color="auto"/>
          </w:divBdr>
        </w:div>
        <w:div w:id="233010343">
          <w:marLeft w:val="480"/>
          <w:marRight w:val="0"/>
          <w:marTop w:val="0"/>
          <w:marBottom w:val="0"/>
          <w:divBdr>
            <w:top w:val="none" w:sz="0" w:space="0" w:color="auto"/>
            <w:left w:val="none" w:sz="0" w:space="0" w:color="auto"/>
            <w:bottom w:val="none" w:sz="0" w:space="0" w:color="auto"/>
            <w:right w:val="none" w:sz="0" w:space="0" w:color="auto"/>
          </w:divBdr>
        </w:div>
        <w:div w:id="1184173429">
          <w:marLeft w:val="480"/>
          <w:marRight w:val="0"/>
          <w:marTop w:val="0"/>
          <w:marBottom w:val="0"/>
          <w:divBdr>
            <w:top w:val="none" w:sz="0" w:space="0" w:color="auto"/>
            <w:left w:val="none" w:sz="0" w:space="0" w:color="auto"/>
            <w:bottom w:val="none" w:sz="0" w:space="0" w:color="auto"/>
            <w:right w:val="none" w:sz="0" w:space="0" w:color="auto"/>
          </w:divBdr>
        </w:div>
        <w:div w:id="1323192709">
          <w:marLeft w:val="480"/>
          <w:marRight w:val="0"/>
          <w:marTop w:val="0"/>
          <w:marBottom w:val="0"/>
          <w:divBdr>
            <w:top w:val="none" w:sz="0" w:space="0" w:color="auto"/>
            <w:left w:val="none" w:sz="0" w:space="0" w:color="auto"/>
            <w:bottom w:val="none" w:sz="0" w:space="0" w:color="auto"/>
            <w:right w:val="none" w:sz="0" w:space="0" w:color="auto"/>
          </w:divBdr>
        </w:div>
        <w:div w:id="518858193">
          <w:marLeft w:val="480"/>
          <w:marRight w:val="0"/>
          <w:marTop w:val="0"/>
          <w:marBottom w:val="0"/>
          <w:divBdr>
            <w:top w:val="none" w:sz="0" w:space="0" w:color="auto"/>
            <w:left w:val="none" w:sz="0" w:space="0" w:color="auto"/>
            <w:bottom w:val="none" w:sz="0" w:space="0" w:color="auto"/>
            <w:right w:val="none" w:sz="0" w:space="0" w:color="auto"/>
          </w:divBdr>
        </w:div>
        <w:div w:id="1548950314">
          <w:marLeft w:val="480"/>
          <w:marRight w:val="0"/>
          <w:marTop w:val="0"/>
          <w:marBottom w:val="0"/>
          <w:divBdr>
            <w:top w:val="none" w:sz="0" w:space="0" w:color="auto"/>
            <w:left w:val="none" w:sz="0" w:space="0" w:color="auto"/>
            <w:bottom w:val="none" w:sz="0" w:space="0" w:color="auto"/>
            <w:right w:val="none" w:sz="0" w:space="0" w:color="auto"/>
          </w:divBdr>
        </w:div>
        <w:div w:id="1260943343">
          <w:marLeft w:val="480"/>
          <w:marRight w:val="0"/>
          <w:marTop w:val="0"/>
          <w:marBottom w:val="0"/>
          <w:divBdr>
            <w:top w:val="none" w:sz="0" w:space="0" w:color="auto"/>
            <w:left w:val="none" w:sz="0" w:space="0" w:color="auto"/>
            <w:bottom w:val="none" w:sz="0" w:space="0" w:color="auto"/>
            <w:right w:val="none" w:sz="0" w:space="0" w:color="auto"/>
          </w:divBdr>
        </w:div>
        <w:div w:id="530920781">
          <w:marLeft w:val="480"/>
          <w:marRight w:val="0"/>
          <w:marTop w:val="0"/>
          <w:marBottom w:val="0"/>
          <w:divBdr>
            <w:top w:val="none" w:sz="0" w:space="0" w:color="auto"/>
            <w:left w:val="none" w:sz="0" w:space="0" w:color="auto"/>
            <w:bottom w:val="none" w:sz="0" w:space="0" w:color="auto"/>
            <w:right w:val="none" w:sz="0" w:space="0" w:color="auto"/>
          </w:divBdr>
        </w:div>
        <w:div w:id="1947930882">
          <w:marLeft w:val="480"/>
          <w:marRight w:val="0"/>
          <w:marTop w:val="0"/>
          <w:marBottom w:val="0"/>
          <w:divBdr>
            <w:top w:val="none" w:sz="0" w:space="0" w:color="auto"/>
            <w:left w:val="none" w:sz="0" w:space="0" w:color="auto"/>
            <w:bottom w:val="none" w:sz="0" w:space="0" w:color="auto"/>
            <w:right w:val="none" w:sz="0" w:space="0" w:color="auto"/>
          </w:divBdr>
        </w:div>
        <w:div w:id="485245334">
          <w:marLeft w:val="480"/>
          <w:marRight w:val="0"/>
          <w:marTop w:val="0"/>
          <w:marBottom w:val="0"/>
          <w:divBdr>
            <w:top w:val="none" w:sz="0" w:space="0" w:color="auto"/>
            <w:left w:val="none" w:sz="0" w:space="0" w:color="auto"/>
            <w:bottom w:val="none" w:sz="0" w:space="0" w:color="auto"/>
            <w:right w:val="none" w:sz="0" w:space="0" w:color="auto"/>
          </w:divBdr>
        </w:div>
        <w:div w:id="1884366345">
          <w:marLeft w:val="480"/>
          <w:marRight w:val="0"/>
          <w:marTop w:val="0"/>
          <w:marBottom w:val="0"/>
          <w:divBdr>
            <w:top w:val="none" w:sz="0" w:space="0" w:color="auto"/>
            <w:left w:val="none" w:sz="0" w:space="0" w:color="auto"/>
            <w:bottom w:val="none" w:sz="0" w:space="0" w:color="auto"/>
            <w:right w:val="none" w:sz="0" w:space="0" w:color="auto"/>
          </w:divBdr>
        </w:div>
        <w:div w:id="2018073591">
          <w:marLeft w:val="480"/>
          <w:marRight w:val="0"/>
          <w:marTop w:val="0"/>
          <w:marBottom w:val="0"/>
          <w:divBdr>
            <w:top w:val="none" w:sz="0" w:space="0" w:color="auto"/>
            <w:left w:val="none" w:sz="0" w:space="0" w:color="auto"/>
            <w:bottom w:val="none" w:sz="0" w:space="0" w:color="auto"/>
            <w:right w:val="none" w:sz="0" w:space="0" w:color="auto"/>
          </w:divBdr>
        </w:div>
        <w:div w:id="258107248">
          <w:marLeft w:val="480"/>
          <w:marRight w:val="0"/>
          <w:marTop w:val="0"/>
          <w:marBottom w:val="0"/>
          <w:divBdr>
            <w:top w:val="none" w:sz="0" w:space="0" w:color="auto"/>
            <w:left w:val="none" w:sz="0" w:space="0" w:color="auto"/>
            <w:bottom w:val="none" w:sz="0" w:space="0" w:color="auto"/>
            <w:right w:val="none" w:sz="0" w:space="0" w:color="auto"/>
          </w:divBdr>
        </w:div>
        <w:div w:id="1583560364">
          <w:marLeft w:val="480"/>
          <w:marRight w:val="0"/>
          <w:marTop w:val="0"/>
          <w:marBottom w:val="0"/>
          <w:divBdr>
            <w:top w:val="none" w:sz="0" w:space="0" w:color="auto"/>
            <w:left w:val="none" w:sz="0" w:space="0" w:color="auto"/>
            <w:bottom w:val="none" w:sz="0" w:space="0" w:color="auto"/>
            <w:right w:val="none" w:sz="0" w:space="0" w:color="auto"/>
          </w:divBdr>
        </w:div>
        <w:div w:id="1476218728">
          <w:marLeft w:val="480"/>
          <w:marRight w:val="0"/>
          <w:marTop w:val="0"/>
          <w:marBottom w:val="0"/>
          <w:divBdr>
            <w:top w:val="none" w:sz="0" w:space="0" w:color="auto"/>
            <w:left w:val="none" w:sz="0" w:space="0" w:color="auto"/>
            <w:bottom w:val="none" w:sz="0" w:space="0" w:color="auto"/>
            <w:right w:val="none" w:sz="0" w:space="0" w:color="auto"/>
          </w:divBdr>
        </w:div>
        <w:div w:id="54476562">
          <w:marLeft w:val="480"/>
          <w:marRight w:val="0"/>
          <w:marTop w:val="0"/>
          <w:marBottom w:val="0"/>
          <w:divBdr>
            <w:top w:val="none" w:sz="0" w:space="0" w:color="auto"/>
            <w:left w:val="none" w:sz="0" w:space="0" w:color="auto"/>
            <w:bottom w:val="none" w:sz="0" w:space="0" w:color="auto"/>
            <w:right w:val="none" w:sz="0" w:space="0" w:color="auto"/>
          </w:divBdr>
        </w:div>
        <w:div w:id="1495755196">
          <w:marLeft w:val="480"/>
          <w:marRight w:val="0"/>
          <w:marTop w:val="0"/>
          <w:marBottom w:val="0"/>
          <w:divBdr>
            <w:top w:val="none" w:sz="0" w:space="0" w:color="auto"/>
            <w:left w:val="none" w:sz="0" w:space="0" w:color="auto"/>
            <w:bottom w:val="none" w:sz="0" w:space="0" w:color="auto"/>
            <w:right w:val="none" w:sz="0" w:space="0" w:color="auto"/>
          </w:divBdr>
        </w:div>
        <w:div w:id="890579650">
          <w:marLeft w:val="480"/>
          <w:marRight w:val="0"/>
          <w:marTop w:val="0"/>
          <w:marBottom w:val="0"/>
          <w:divBdr>
            <w:top w:val="none" w:sz="0" w:space="0" w:color="auto"/>
            <w:left w:val="none" w:sz="0" w:space="0" w:color="auto"/>
            <w:bottom w:val="none" w:sz="0" w:space="0" w:color="auto"/>
            <w:right w:val="none" w:sz="0" w:space="0" w:color="auto"/>
          </w:divBdr>
        </w:div>
        <w:div w:id="1698922228">
          <w:marLeft w:val="480"/>
          <w:marRight w:val="0"/>
          <w:marTop w:val="0"/>
          <w:marBottom w:val="0"/>
          <w:divBdr>
            <w:top w:val="none" w:sz="0" w:space="0" w:color="auto"/>
            <w:left w:val="none" w:sz="0" w:space="0" w:color="auto"/>
            <w:bottom w:val="none" w:sz="0" w:space="0" w:color="auto"/>
            <w:right w:val="none" w:sz="0" w:space="0" w:color="auto"/>
          </w:divBdr>
        </w:div>
        <w:div w:id="1986811922">
          <w:marLeft w:val="480"/>
          <w:marRight w:val="0"/>
          <w:marTop w:val="0"/>
          <w:marBottom w:val="0"/>
          <w:divBdr>
            <w:top w:val="none" w:sz="0" w:space="0" w:color="auto"/>
            <w:left w:val="none" w:sz="0" w:space="0" w:color="auto"/>
            <w:bottom w:val="none" w:sz="0" w:space="0" w:color="auto"/>
            <w:right w:val="none" w:sz="0" w:space="0" w:color="auto"/>
          </w:divBdr>
        </w:div>
        <w:div w:id="1376852595">
          <w:marLeft w:val="480"/>
          <w:marRight w:val="0"/>
          <w:marTop w:val="0"/>
          <w:marBottom w:val="0"/>
          <w:divBdr>
            <w:top w:val="none" w:sz="0" w:space="0" w:color="auto"/>
            <w:left w:val="none" w:sz="0" w:space="0" w:color="auto"/>
            <w:bottom w:val="none" w:sz="0" w:space="0" w:color="auto"/>
            <w:right w:val="none" w:sz="0" w:space="0" w:color="auto"/>
          </w:divBdr>
        </w:div>
        <w:div w:id="1140924495">
          <w:marLeft w:val="480"/>
          <w:marRight w:val="0"/>
          <w:marTop w:val="0"/>
          <w:marBottom w:val="0"/>
          <w:divBdr>
            <w:top w:val="none" w:sz="0" w:space="0" w:color="auto"/>
            <w:left w:val="none" w:sz="0" w:space="0" w:color="auto"/>
            <w:bottom w:val="none" w:sz="0" w:space="0" w:color="auto"/>
            <w:right w:val="none" w:sz="0" w:space="0" w:color="auto"/>
          </w:divBdr>
        </w:div>
        <w:div w:id="760100775">
          <w:marLeft w:val="480"/>
          <w:marRight w:val="0"/>
          <w:marTop w:val="0"/>
          <w:marBottom w:val="0"/>
          <w:divBdr>
            <w:top w:val="none" w:sz="0" w:space="0" w:color="auto"/>
            <w:left w:val="none" w:sz="0" w:space="0" w:color="auto"/>
            <w:bottom w:val="none" w:sz="0" w:space="0" w:color="auto"/>
            <w:right w:val="none" w:sz="0" w:space="0" w:color="auto"/>
          </w:divBdr>
        </w:div>
        <w:div w:id="1626229350">
          <w:marLeft w:val="480"/>
          <w:marRight w:val="0"/>
          <w:marTop w:val="0"/>
          <w:marBottom w:val="0"/>
          <w:divBdr>
            <w:top w:val="none" w:sz="0" w:space="0" w:color="auto"/>
            <w:left w:val="none" w:sz="0" w:space="0" w:color="auto"/>
            <w:bottom w:val="none" w:sz="0" w:space="0" w:color="auto"/>
            <w:right w:val="none" w:sz="0" w:space="0" w:color="auto"/>
          </w:divBdr>
        </w:div>
        <w:div w:id="1564487896">
          <w:marLeft w:val="480"/>
          <w:marRight w:val="0"/>
          <w:marTop w:val="0"/>
          <w:marBottom w:val="0"/>
          <w:divBdr>
            <w:top w:val="none" w:sz="0" w:space="0" w:color="auto"/>
            <w:left w:val="none" w:sz="0" w:space="0" w:color="auto"/>
            <w:bottom w:val="none" w:sz="0" w:space="0" w:color="auto"/>
            <w:right w:val="none" w:sz="0" w:space="0" w:color="auto"/>
          </w:divBdr>
        </w:div>
        <w:div w:id="1875774735">
          <w:marLeft w:val="480"/>
          <w:marRight w:val="0"/>
          <w:marTop w:val="0"/>
          <w:marBottom w:val="0"/>
          <w:divBdr>
            <w:top w:val="none" w:sz="0" w:space="0" w:color="auto"/>
            <w:left w:val="none" w:sz="0" w:space="0" w:color="auto"/>
            <w:bottom w:val="none" w:sz="0" w:space="0" w:color="auto"/>
            <w:right w:val="none" w:sz="0" w:space="0" w:color="auto"/>
          </w:divBdr>
        </w:div>
        <w:div w:id="1205412642">
          <w:marLeft w:val="480"/>
          <w:marRight w:val="0"/>
          <w:marTop w:val="0"/>
          <w:marBottom w:val="0"/>
          <w:divBdr>
            <w:top w:val="none" w:sz="0" w:space="0" w:color="auto"/>
            <w:left w:val="none" w:sz="0" w:space="0" w:color="auto"/>
            <w:bottom w:val="none" w:sz="0" w:space="0" w:color="auto"/>
            <w:right w:val="none" w:sz="0" w:space="0" w:color="auto"/>
          </w:divBdr>
        </w:div>
        <w:div w:id="1513910239">
          <w:marLeft w:val="480"/>
          <w:marRight w:val="0"/>
          <w:marTop w:val="0"/>
          <w:marBottom w:val="0"/>
          <w:divBdr>
            <w:top w:val="none" w:sz="0" w:space="0" w:color="auto"/>
            <w:left w:val="none" w:sz="0" w:space="0" w:color="auto"/>
            <w:bottom w:val="none" w:sz="0" w:space="0" w:color="auto"/>
            <w:right w:val="none" w:sz="0" w:space="0" w:color="auto"/>
          </w:divBdr>
        </w:div>
        <w:div w:id="1817138775">
          <w:marLeft w:val="480"/>
          <w:marRight w:val="0"/>
          <w:marTop w:val="0"/>
          <w:marBottom w:val="0"/>
          <w:divBdr>
            <w:top w:val="none" w:sz="0" w:space="0" w:color="auto"/>
            <w:left w:val="none" w:sz="0" w:space="0" w:color="auto"/>
            <w:bottom w:val="none" w:sz="0" w:space="0" w:color="auto"/>
            <w:right w:val="none" w:sz="0" w:space="0" w:color="auto"/>
          </w:divBdr>
        </w:div>
        <w:div w:id="1519856931">
          <w:marLeft w:val="480"/>
          <w:marRight w:val="0"/>
          <w:marTop w:val="0"/>
          <w:marBottom w:val="0"/>
          <w:divBdr>
            <w:top w:val="none" w:sz="0" w:space="0" w:color="auto"/>
            <w:left w:val="none" w:sz="0" w:space="0" w:color="auto"/>
            <w:bottom w:val="none" w:sz="0" w:space="0" w:color="auto"/>
            <w:right w:val="none" w:sz="0" w:space="0" w:color="auto"/>
          </w:divBdr>
        </w:div>
        <w:div w:id="73941258">
          <w:marLeft w:val="480"/>
          <w:marRight w:val="0"/>
          <w:marTop w:val="0"/>
          <w:marBottom w:val="0"/>
          <w:divBdr>
            <w:top w:val="none" w:sz="0" w:space="0" w:color="auto"/>
            <w:left w:val="none" w:sz="0" w:space="0" w:color="auto"/>
            <w:bottom w:val="none" w:sz="0" w:space="0" w:color="auto"/>
            <w:right w:val="none" w:sz="0" w:space="0" w:color="auto"/>
          </w:divBdr>
        </w:div>
        <w:div w:id="2009549928">
          <w:marLeft w:val="480"/>
          <w:marRight w:val="0"/>
          <w:marTop w:val="0"/>
          <w:marBottom w:val="0"/>
          <w:divBdr>
            <w:top w:val="none" w:sz="0" w:space="0" w:color="auto"/>
            <w:left w:val="none" w:sz="0" w:space="0" w:color="auto"/>
            <w:bottom w:val="none" w:sz="0" w:space="0" w:color="auto"/>
            <w:right w:val="none" w:sz="0" w:space="0" w:color="auto"/>
          </w:divBdr>
        </w:div>
        <w:div w:id="1667594082">
          <w:marLeft w:val="480"/>
          <w:marRight w:val="0"/>
          <w:marTop w:val="0"/>
          <w:marBottom w:val="0"/>
          <w:divBdr>
            <w:top w:val="none" w:sz="0" w:space="0" w:color="auto"/>
            <w:left w:val="none" w:sz="0" w:space="0" w:color="auto"/>
            <w:bottom w:val="none" w:sz="0" w:space="0" w:color="auto"/>
            <w:right w:val="none" w:sz="0" w:space="0" w:color="auto"/>
          </w:divBdr>
        </w:div>
        <w:div w:id="1590775898">
          <w:marLeft w:val="480"/>
          <w:marRight w:val="0"/>
          <w:marTop w:val="0"/>
          <w:marBottom w:val="0"/>
          <w:divBdr>
            <w:top w:val="none" w:sz="0" w:space="0" w:color="auto"/>
            <w:left w:val="none" w:sz="0" w:space="0" w:color="auto"/>
            <w:bottom w:val="none" w:sz="0" w:space="0" w:color="auto"/>
            <w:right w:val="none" w:sz="0" w:space="0" w:color="auto"/>
          </w:divBdr>
        </w:div>
        <w:div w:id="2020886241">
          <w:marLeft w:val="480"/>
          <w:marRight w:val="0"/>
          <w:marTop w:val="0"/>
          <w:marBottom w:val="0"/>
          <w:divBdr>
            <w:top w:val="none" w:sz="0" w:space="0" w:color="auto"/>
            <w:left w:val="none" w:sz="0" w:space="0" w:color="auto"/>
            <w:bottom w:val="none" w:sz="0" w:space="0" w:color="auto"/>
            <w:right w:val="none" w:sz="0" w:space="0" w:color="auto"/>
          </w:divBdr>
        </w:div>
        <w:div w:id="414136239">
          <w:marLeft w:val="480"/>
          <w:marRight w:val="0"/>
          <w:marTop w:val="0"/>
          <w:marBottom w:val="0"/>
          <w:divBdr>
            <w:top w:val="none" w:sz="0" w:space="0" w:color="auto"/>
            <w:left w:val="none" w:sz="0" w:space="0" w:color="auto"/>
            <w:bottom w:val="none" w:sz="0" w:space="0" w:color="auto"/>
            <w:right w:val="none" w:sz="0" w:space="0" w:color="auto"/>
          </w:divBdr>
        </w:div>
        <w:div w:id="227156099">
          <w:marLeft w:val="480"/>
          <w:marRight w:val="0"/>
          <w:marTop w:val="0"/>
          <w:marBottom w:val="0"/>
          <w:divBdr>
            <w:top w:val="none" w:sz="0" w:space="0" w:color="auto"/>
            <w:left w:val="none" w:sz="0" w:space="0" w:color="auto"/>
            <w:bottom w:val="none" w:sz="0" w:space="0" w:color="auto"/>
            <w:right w:val="none" w:sz="0" w:space="0" w:color="auto"/>
          </w:divBdr>
        </w:div>
        <w:div w:id="471094594">
          <w:marLeft w:val="480"/>
          <w:marRight w:val="0"/>
          <w:marTop w:val="0"/>
          <w:marBottom w:val="0"/>
          <w:divBdr>
            <w:top w:val="none" w:sz="0" w:space="0" w:color="auto"/>
            <w:left w:val="none" w:sz="0" w:space="0" w:color="auto"/>
            <w:bottom w:val="none" w:sz="0" w:space="0" w:color="auto"/>
            <w:right w:val="none" w:sz="0" w:space="0" w:color="auto"/>
          </w:divBdr>
        </w:div>
        <w:div w:id="229392923">
          <w:marLeft w:val="480"/>
          <w:marRight w:val="0"/>
          <w:marTop w:val="0"/>
          <w:marBottom w:val="0"/>
          <w:divBdr>
            <w:top w:val="none" w:sz="0" w:space="0" w:color="auto"/>
            <w:left w:val="none" w:sz="0" w:space="0" w:color="auto"/>
            <w:bottom w:val="none" w:sz="0" w:space="0" w:color="auto"/>
            <w:right w:val="none" w:sz="0" w:space="0" w:color="auto"/>
          </w:divBdr>
        </w:div>
        <w:div w:id="136774111">
          <w:marLeft w:val="480"/>
          <w:marRight w:val="0"/>
          <w:marTop w:val="0"/>
          <w:marBottom w:val="0"/>
          <w:divBdr>
            <w:top w:val="none" w:sz="0" w:space="0" w:color="auto"/>
            <w:left w:val="none" w:sz="0" w:space="0" w:color="auto"/>
            <w:bottom w:val="none" w:sz="0" w:space="0" w:color="auto"/>
            <w:right w:val="none" w:sz="0" w:space="0" w:color="auto"/>
          </w:divBdr>
        </w:div>
        <w:div w:id="1397166367">
          <w:marLeft w:val="480"/>
          <w:marRight w:val="0"/>
          <w:marTop w:val="0"/>
          <w:marBottom w:val="0"/>
          <w:divBdr>
            <w:top w:val="none" w:sz="0" w:space="0" w:color="auto"/>
            <w:left w:val="none" w:sz="0" w:space="0" w:color="auto"/>
            <w:bottom w:val="none" w:sz="0" w:space="0" w:color="auto"/>
            <w:right w:val="none" w:sz="0" w:space="0" w:color="auto"/>
          </w:divBdr>
        </w:div>
        <w:div w:id="467093135">
          <w:marLeft w:val="480"/>
          <w:marRight w:val="0"/>
          <w:marTop w:val="0"/>
          <w:marBottom w:val="0"/>
          <w:divBdr>
            <w:top w:val="none" w:sz="0" w:space="0" w:color="auto"/>
            <w:left w:val="none" w:sz="0" w:space="0" w:color="auto"/>
            <w:bottom w:val="none" w:sz="0" w:space="0" w:color="auto"/>
            <w:right w:val="none" w:sz="0" w:space="0" w:color="auto"/>
          </w:divBdr>
        </w:div>
        <w:div w:id="2088184317">
          <w:marLeft w:val="480"/>
          <w:marRight w:val="0"/>
          <w:marTop w:val="0"/>
          <w:marBottom w:val="0"/>
          <w:divBdr>
            <w:top w:val="none" w:sz="0" w:space="0" w:color="auto"/>
            <w:left w:val="none" w:sz="0" w:space="0" w:color="auto"/>
            <w:bottom w:val="none" w:sz="0" w:space="0" w:color="auto"/>
            <w:right w:val="none" w:sz="0" w:space="0" w:color="auto"/>
          </w:divBdr>
        </w:div>
        <w:div w:id="81342407">
          <w:marLeft w:val="480"/>
          <w:marRight w:val="0"/>
          <w:marTop w:val="0"/>
          <w:marBottom w:val="0"/>
          <w:divBdr>
            <w:top w:val="none" w:sz="0" w:space="0" w:color="auto"/>
            <w:left w:val="none" w:sz="0" w:space="0" w:color="auto"/>
            <w:bottom w:val="none" w:sz="0" w:space="0" w:color="auto"/>
            <w:right w:val="none" w:sz="0" w:space="0" w:color="auto"/>
          </w:divBdr>
        </w:div>
        <w:div w:id="1889143140">
          <w:marLeft w:val="480"/>
          <w:marRight w:val="0"/>
          <w:marTop w:val="0"/>
          <w:marBottom w:val="0"/>
          <w:divBdr>
            <w:top w:val="none" w:sz="0" w:space="0" w:color="auto"/>
            <w:left w:val="none" w:sz="0" w:space="0" w:color="auto"/>
            <w:bottom w:val="none" w:sz="0" w:space="0" w:color="auto"/>
            <w:right w:val="none" w:sz="0" w:space="0" w:color="auto"/>
          </w:divBdr>
        </w:div>
        <w:div w:id="841118704">
          <w:marLeft w:val="480"/>
          <w:marRight w:val="0"/>
          <w:marTop w:val="0"/>
          <w:marBottom w:val="0"/>
          <w:divBdr>
            <w:top w:val="none" w:sz="0" w:space="0" w:color="auto"/>
            <w:left w:val="none" w:sz="0" w:space="0" w:color="auto"/>
            <w:bottom w:val="none" w:sz="0" w:space="0" w:color="auto"/>
            <w:right w:val="none" w:sz="0" w:space="0" w:color="auto"/>
          </w:divBdr>
        </w:div>
        <w:div w:id="2045405283">
          <w:marLeft w:val="480"/>
          <w:marRight w:val="0"/>
          <w:marTop w:val="0"/>
          <w:marBottom w:val="0"/>
          <w:divBdr>
            <w:top w:val="none" w:sz="0" w:space="0" w:color="auto"/>
            <w:left w:val="none" w:sz="0" w:space="0" w:color="auto"/>
            <w:bottom w:val="none" w:sz="0" w:space="0" w:color="auto"/>
            <w:right w:val="none" w:sz="0" w:space="0" w:color="auto"/>
          </w:divBdr>
        </w:div>
        <w:div w:id="1439836456">
          <w:marLeft w:val="480"/>
          <w:marRight w:val="0"/>
          <w:marTop w:val="0"/>
          <w:marBottom w:val="0"/>
          <w:divBdr>
            <w:top w:val="none" w:sz="0" w:space="0" w:color="auto"/>
            <w:left w:val="none" w:sz="0" w:space="0" w:color="auto"/>
            <w:bottom w:val="none" w:sz="0" w:space="0" w:color="auto"/>
            <w:right w:val="none" w:sz="0" w:space="0" w:color="auto"/>
          </w:divBdr>
        </w:div>
        <w:div w:id="1088691855">
          <w:marLeft w:val="480"/>
          <w:marRight w:val="0"/>
          <w:marTop w:val="0"/>
          <w:marBottom w:val="0"/>
          <w:divBdr>
            <w:top w:val="none" w:sz="0" w:space="0" w:color="auto"/>
            <w:left w:val="none" w:sz="0" w:space="0" w:color="auto"/>
            <w:bottom w:val="none" w:sz="0" w:space="0" w:color="auto"/>
            <w:right w:val="none" w:sz="0" w:space="0" w:color="auto"/>
          </w:divBdr>
        </w:div>
        <w:div w:id="1310551803">
          <w:marLeft w:val="480"/>
          <w:marRight w:val="0"/>
          <w:marTop w:val="0"/>
          <w:marBottom w:val="0"/>
          <w:divBdr>
            <w:top w:val="none" w:sz="0" w:space="0" w:color="auto"/>
            <w:left w:val="none" w:sz="0" w:space="0" w:color="auto"/>
            <w:bottom w:val="none" w:sz="0" w:space="0" w:color="auto"/>
            <w:right w:val="none" w:sz="0" w:space="0" w:color="auto"/>
          </w:divBdr>
        </w:div>
        <w:div w:id="708727529">
          <w:marLeft w:val="480"/>
          <w:marRight w:val="0"/>
          <w:marTop w:val="0"/>
          <w:marBottom w:val="0"/>
          <w:divBdr>
            <w:top w:val="none" w:sz="0" w:space="0" w:color="auto"/>
            <w:left w:val="none" w:sz="0" w:space="0" w:color="auto"/>
            <w:bottom w:val="none" w:sz="0" w:space="0" w:color="auto"/>
            <w:right w:val="none" w:sz="0" w:space="0" w:color="auto"/>
          </w:divBdr>
        </w:div>
        <w:div w:id="544024179">
          <w:marLeft w:val="480"/>
          <w:marRight w:val="0"/>
          <w:marTop w:val="0"/>
          <w:marBottom w:val="0"/>
          <w:divBdr>
            <w:top w:val="none" w:sz="0" w:space="0" w:color="auto"/>
            <w:left w:val="none" w:sz="0" w:space="0" w:color="auto"/>
            <w:bottom w:val="none" w:sz="0" w:space="0" w:color="auto"/>
            <w:right w:val="none" w:sz="0" w:space="0" w:color="auto"/>
          </w:divBdr>
        </w:div>
        <w:div w:id="817379209">
          <w:marLeft w:val="480"/>
          <w:marRight w:val="0"/>
          <w:marTop w:val="0"/>
          <w:marBottom w:val="0"/>
          <w:divBdr>
            <w:top w:val="none" w:sz="0" w:space="0" w:color="auto"/>
            <w:left w:val="none" w:sz="0" w:space="0" w:color="auto"/>
            <w:bottom w:val="none" w:sz="0" w:space="0" w:color="auto"/>
            <w:right w:val="none" w:sz="0" w:space="0" w:color="auto"/>
          </w:divBdr>
        </w:div>
        <w:div w:id="1769504384">
          <w:marLeft w:val="480"/>
          <w:marRight w:val="0"/>
          <w:marTop w:val="0"/>
          <w:marBottom w:val="0"/>
          <w:divBdr>
            <w:top w:val="none" w:sz="0" w:space="0" w:color="auto"/>
            <w:left w:val="none" w:sz="0" w:space="0" w:color="auto"/>
            <w:bottom w:val="none" w:sz="0" w:space="0" w:color="auto"/>
            <w:right w:val="none" w:sz="0" w:space="0" w:color="auto"/>
          </w:divBdr>
        </w:div>
        <w:div w:id="1927494645">
          <w:marLeft w:val="480"/>
          <w:marRight w:val="0"/>
          <w:marTop w:val="0"/>
          <w:marBottom w:val="0"/>
          <w:divBdr>
            <w:top w:val="none" w:sz="0" w:space="0" w:color="auto"/>
            <w:left w:val="none" w:sz="0" w:space="0" w:color="auto"/>
            <w:bottom w:val="none" w:sz="0" w:space="0" w:color="auto"/>
            <w:right w:val="none" w:sz="0" w:space="0" w:color="auto"/>
          </w:divBdr>
        </w:div>
        <w:div w:id="937760083">
          <w:marLeft w:val="480"/>
          <w:marRight w:val="0"/>
          <w:marTop w:val="0"/>
          <w:marBottom w:val="0"/>
          <w:divBdr>
            <w:top w:val="none" w:sz="0" w:space="0" w:color="auto"/>
            <w:left w:val="none" w:sz="0" w:space="0" w:color="auto"/>
            <w:bottom w:val="none" w:sz="0" w:space="0" w:color="auto"/>
            <w:right w:val="none" w:sz="0" w:space="0" w:color="auto"/>
          </w:divBdr>
        </w:div>
        <w:div w:id="715349915">
          <w:marLeft w:val="480"/>
          <w:marRight w:val="0"/>
          <w:marTop w:val="0"/>
          <w:marBottom w:val="0"/>
          <w:divBdr>
            <w:top w:val="none" w:sz="0" w:space="0" w:color="auto"/>
            <w:left w:val="none" w:sz="0" w:space="0" w:color="auto"/>
            <w:bottom w:val="none" w:sz="0" w:space="0" w:color="auto"/>
            <w:right w:val="none" w:sz="0" w:space="0" w:color="auto"/>
          </w:divBdr>
        </w:div>
        <w:div w:id="932738941">
          <w:marLeft w:val="480"/>
          <w:marRight w:val="0"/>
          <w:marTop w:val="0"/>
          <w:marBottom w:val="0"/>
          <w:divBdr>
            <w:top w:val="none" w:sz="0" w:space="0" w:color="auto"/>
            <w:left w:val="none" w:sz="0" w:space="0" w:color="auto"/>
            <w:bottom w:val="none" w:sz="0" w:space="0" w:color="auto"/>
            <w:right w:val="none" w:sz="0" w:space="0" w:color="auto"/>
          </w:divBdr>
        </w:div>
      </w:divsChild>
    </w:div>
    <w:div w:id="817190335">
      <w:bodyDiv w:val="1"/>
      <w:marLeft w:val="0"/>
      <w:marRight w:val="0"/>
      <w:marTop w:val="0"/>
      <w:marBottom w:val="0"/>
      <w:divBdr>
        <w:top w:val="none" w:sz="0" w:space="0" w:color="auto"/>
        <w:left w:val="none" w:sz="0" w:space="0" w:color="auto"/>
        <w:bottom w:val="none" w:sz="0" w:space="0" w:color="auto"/>
        <w:right w:val="none" w:sz="0" w:space="0" w:color="auto"/>
      </w:divBdr>
    </w:div>
    <w:div w:id="817768028">
      <w:bodyDiv w:val="1"/>
      <w:marLeft w:val="0"/>
      <w:marRight w:val="0"/>
      <w:marTop w:val="0"/>
      <w:marBottom w:val="0"/>
      <w:divBdr>
        <w:top w:val="none" w:sz="0" w:space="0" w:color="auto"/>
        <w:left w:val="none" w:sz="0" w:space="0" w:color="auto"/>
        <w:bottom w:val="none" w:sz="0" w:space="0" w:color="auto"/>
        <w:right w:val="none" w:sz="0" w:space="0" w:color="auto"/>
      </w:divBdr>
    </w:div>
    <w:div w:id="817961331">
      <w:bodyDiv w:val="1"/>
      <w:marLeft w:val="0"/>
      <w:marRight w:val="0"/>
      <w:marTop w:val="0"/>
      <w:marBottom w:val="0"/>
      <w:divBdr>
        <w:top w:val="none" w:sz="0" w:space="0" w:color="auto"/>
        <w:left w:val="none" w:sz="0" w:space="0" w:color="auto"/>
        <w:bottom w:val="none" w:sz="0" w:space="0" w:color="auto"/>
        <w:right w:val="none" w:sz="0" w:space="0" w:color="auto"/>
      </w:divBdr>
    </w:div>
    <w:div w:id="818040686">
      <w:bodyDiv w:val="1"/>
      <w:marLeft w:val="0"/>
      <w:marRight w:val="0"/>
      <w:marTop w:val="0"/>
      <w:marBottom w:val="0"/>
      <w:divBdr>
        <w:top w:val="none" w:sz="0" w:space="0" w:color="auto"/>
        <w:left w:val="none" w:sz="0" w:space="0" w:color="auto"/>
        <w:bottom w:val="none" w:sz="0" w:space="0" w:color="auto"/>
        <w:right w:val="none" w:sz="0" w:space="0" w:color="auto"/>
      </w:divBdr>
    </w:div>
    <w:div w:id="818813341">
      <w:bodyDiv w:val="1"/>
      <w:marLeft w:val="0"/>
      <w:marRight w:val="0"/>
      <w:marTop w:val="0"/>
      <w:marBottom w:val="0"/>
      <w:divBdr>
        <w:top w:val="none" w:sz="0" w:space="0" w:color="auto"/>
        <w:left w:val="none" w:sz="0" w:space="0" w:color="auto"/>
        <w:bottom w:val="none" w:sz="0" w:space="0" w:color="auto"/>
        <w:right w:val="none" w:sz="0" w:space="0" w:color="auto"/>
      </w:divBdr>
    </w:div>
    <w:div w:id="819927593">
      <w:bodyDiv w:val="1"/>
      <w:marLeft w:val="0"/>
      <w:marRight w:val="0"/>
      <w:marTop w:val="0"/>
      <w:marBottom w:val="0"/>
      <w:divBdr>
        <w:top w:val="none" w:sz="0" w:space="0" w:color="auto"/>
        <w:left w:val="none" w:sz="0" w:space="0" w:color="auto"/>
        <w:bottom w:val="none" w:sz="0" w:space="0" w:color="auto"/>
        <w:right w:val="none" w:sz="0" w:space="0" w:color="auto"/>
      </w:divBdr>
    </w:div>
    <w:div w:id="820778837">
      <w:bodyDiv w:val="1"/>
      <w:marLeft w:val="0"/>
      <w:marRight w:val="0"/>
      <w:marTop w:val="0"/>
      <w:marBottom w:val="0"/>
      <w:divBdr>
        <w:top w:val="none" w:sz="0" w:space="0" w:color="auto"/>
        <w:left w:val="none" w:sz="0" w:space="0" w:color="auto"/>
        <w:bottom w:val="none" w:sz="0" w:space="0" w:color="auto"/>
        <w:right w:val="none" w:sz="0" w:space="0" w:color="auto"/>
      </w:divBdr>
    </w:div>
    <w:div w:id="822546184">
      <w:bodyDiv w:val="1"/>
      <w:marLeft w:val="0"/>
      <w:marRight w:val="0"/>
      <w:marTop w:val="0"/>
      <w:marBottom w:val="0"/>
      <w:divBdr>
        <w:top w:val="none" w:sz="0" w:space="0" w:color="auto"/>
        <w:left w:val="none" w:sz="0" w:space="0" w:color="auto"/>
        <w:bottom w:val="none" w:sz="0" w:space="0" w:color="auto"/>
        <w:right w:val="none" w:sz="0" w:space="0" w:color="auto"/>
      </w:divBdr>
    </w:div>
    <w:div w:id="824206034">
      <w:bodyDiv w:val="1"/>
      <w:marLeft w:val="0"/>
      <w:marRight w:val="0"/>
      <w:marTop w:val="0"/>
      <w:marBottom w:val="0"/>
      <w:divBdr>
        <w:top w:val="none" w:sz="0" w:space="0" w:color="auto"/>
        <w:left w:val="none" w:sz="0" w:space="0" w:color="auto"/>
        <w:bottom w:val="none" w:sz="0" w:space="0" w:color="auto"/>
        <w:right w:val="none" w:sz="0" w:space="0" w:color="auto"/>
      </w:divBdr>
    </w:div>
    <w:div w:id="824515708">
      <w:bodyDiv w:val="1"/>
      <w:marLeft w:val="0"/>
      <w:marRight w:val="0"/>
      <w:marTop w:val="0"/>
      <w:marBottom w:val="0"/>
      <w:divBdr>
        <w:top w:val="none" w:sz="0" w:space="0" w:color="auto"/>
        <w:left w:val="none" w:sz="0" w:space="0" w:color="auto"/>
        <w:bottom w:val="none" w:sz="0" w:space="0" w:color="auto"/>
        <w:right w:val="none" w:sz="0" w:space="0" w:color="auto"/>
      </w:divBdr>
    </w:div>
    <w:div w:id="825634234">
      <w:bodyDiv w:val="1"/>
      <w:marLeft w:val="0"/>
      <w:marRight w:val="0"/>
      <w:marTop w:val="0"/>
      <w:marBottom w:val="0"/>
      <w:divBdr>
        <w:top w:val="none" w:sz="0" w:space="0" w:color="auto"/>
        <w:left w:val="none" w:sz="0" w:space="0" w:color="auto"/>
        <w:bottom w:val="none" w:sz="0" w:space="0" w:color="auto"/>
        <w:right w:val="none" w:sz="0" w:space="0" w:color="auto"/>
      </w:divBdr>
    </w:div>
    <w:div w:id="826093069">
      <w:bodyDiv w:val="1"/>
      <w:marLeft w:val="0"/>
      <w:marRight w:val="0"/>
      <w:marTop w:val="0"/>
      <w:marBottom w:val="0"/>
      <w:divBdr>
        <w:top w:val="none" w:sz="0" w:space="0" w:color="auto"/>
        <w:left w:val="none" w:sz="0" w:space="0" w:color="auto"/>
        <w:bottom w:val="none" w:sz="0" w:space="0" w:color="auto"/>
        <w:right w:val="none" w:sz="0" w:space="0" w:color="auto"/>
      </w:divBdr>
    </w:div>
    <w:div w:id="827866672">
      <w:bodyDiv w:val="1"/>
      <w:marLeft w:val="0"/>
      <w:marRight w:val="0"/>
      <w:marTop w:val="0"/>
      <w:marBottom w:val="0"/>
      <w:divBdr>
        <w:top w:val="none" w:sz="0" w:space="0" w:color="auto"/>
        <w:left w:val="none" w:sz="0" w:space="0" w:color="auto"/>
        <w:bottom w:val="none" w:sz="0" w:space="0" w:color="auto"/>
        <w:right w:val="none" w:sz="0" w:space="0" w:color="auto"/>
      </w:divBdr>
    </w:div>
    <w:div w:id="828668878">
      <w:bodyDiv w:val="1"/>
      <w:marLeft w:val="0"/>
      <w:marRight w:val="0"/>
      <w:marTop w:val="0"/>
      <w:marBottom w:val="0"/>
      <w:divBdr>
        <w:top w:val="none" w:sz="0" w:space="0" w:color="auto"/>
        <w:left w:val="none" w:sz="0" w:space="0" w:color="auto"/>
        <w:bottom w:val="none" w:sz="0" w:space="0" w:color="auto"/>
        <w:right w:val="none" w:sz="0" w:space="0" w:color="auto"/>
      </w:divBdr>
    </w:div>
    <w:div w:id="828789932">
      <w:bodyDiv w:val="1"/>
      <w:marLeft w:val="0"/>
      <w:marRight w:val="0"/>
      <w:marTop w:val="0"/>
      <w:marBottom w:val="0"/>
      <w:divBdr>
        <w:top w:val="none" w:sz="0" w:space="0" w:color="auto"/>
        <w:left w:val="none" w:sz="0" w:space="0" w:color="auto"/>
        <w:bottom w:val="none" w:sz="0" w:space="0" w:color="auto"/>
        <w:right w:val="none" w:sz="0" w:space="0" w:color="auto"/>
      </w:divBdr>
    </w:div>
    <w:div w:id="830802051">
      <w:bodyDiv w:val="1"/>
      <w:marLeft w:val="0"/>
      <w:marRight w:val="0"/>
      <w:marTop w:val="0"/>
      <w:marBottom w:val="0"/>
      <w:divBdr>
        <w:top w:val="none" w:sz="0" w:space="0" w:color="auto"/>
        <w:left w:val="none" w:sz="0" w:space="0" w:color="auto"/>
        <w:bottom w:val="none" w:sz="0" w:space="0" w:color="auto"/>
        <w:right w:val="none" w:sz="0" w:space="0" w:color="auto"/>
      </w:divBdr>
    </w:div>
    <w:div w:id="831138596">
      <w:bodyDiv w:val="1"/>
      <w:marLeft w:val="0"/>
      <w:marRight w:val="0"/>
      <w:marTop w:val="0"/>
      <w:marBottom w:val="0"/>
      <w:divBdr>
        <w:top w:val="none" w:sz="0" w:space="0" w:color="auto"/>
        <w:left w:val="none" w:sz="0" w:space="0" w:color="auto"/>
        <w:bottom w:val="none" w:sz="0" w:space="0" w:color="auto"/>
        <w:right w:val="none" w:sz="0" w:space="0" w:color="auto"/>
      </w:divBdr>
    </w:div>
    <w:div w:id="831457474">
      <w:bodyDiv w:val="1"/>
      <w:marLeft w:val="0"/>
      <w:marRight w:val="0"/>
      <w:marTop w:val="0"/>
      <w:marBottom w:val="0"/>
      <w:divBdr>
        <w:top w:val="none" w:sz="0" w:space="0" w:color="auto"/>
        <w:left w:val="none" w:sz="0" w:space="0" w:color="auto"/>
        <w:bottom w:val="none" w:sz="0" w:space="0" w:color="auto"/>
        <w:right w:val="none" w:sz="0" w:space="0" w:color="auto"/>
      </w:divBdr>
    </w:div>
    <w:div w:id="831918250">
      <w:bodyDiv w:val="1"/>
      <w:marLeft w:val="0"/>
      <w:marRight w:val="0"/>
      <w:marTop w:val="0"/>
      <w:marBottom w:val="0"/>
      <w:divBdr>
        <w:top w:val="none" w:sz="0" w:space="0" w:color="auto"/>
        <w:left w:val="none" w:sz="0" w:space="0" w:color="auto"/>
        <w:bottom w:val="none" w:sz="0" w:space="0" w:color="auto"/>
        <w:right w:val="none" w:sz="0" w:space="0" w:color="auto"/>
      </w:divBdr>
    </w:div>
    <w:div w:id="832180413">
      <w:bodyDiv w:val="1"/>
      <w:marLeft w:val="0"/>
      <w:marRight w:val="0"/>
      <w:marTop w:val="0"/>
      <w:marBottom w:val="0"/>
      <w:divBdr>
        <w:top w:val="none" w:sz="0" w:space="0" w:color="auto"/>
        <w:left w:val="none" w:sz="0" w:space="0" w:color="auto"/>
        <w:bottom w:val="none" w:sz="0" w:space="0" w:color="auto"/>
        <w:right w:val="none" w:sz="0" w:space="0" w:color="auto"/>
      </w:divBdr>
    </w:div>
    <w:div w:id="832641029">
      <w:bodyDiv w:val="1"/>
      <w:marLeft w:val="0"/>
      <w:marRight w:val="0"/>
      <w:marTop w:val="0"/>
      <w:marBottom w:val="0"/>
      <w:divBdr>
        <w:top w:val="none" w:sz="0" w:space="0" w:color="auto"/>
        <w:left w:val="none" w:sz="0" w:space="0" w:color="auto"/>
        <w:bottom w:val="none" w:sz="0" w:space="0" w:color="auto"/>
        <w:right w:val="none" w:sz="0" w:space="0" w:color="auto"/>
      </w:divBdr>
    </w:div>
    <w:div w:id="832720986">
      <w:bodyDiv w:val="1"/>
      <w:marLeft w:val="0"/>
      <w:marRight w:val="0"/>
      <w:marTop w:val="0"/>
      <w:marBottom w:val="0"/>
      <w:divBdr>
        <w:top w:val="none" w:sz="0" w:space="0" w:color="auto"/>
        <w:left w:val="none" w:sz="0" w:space="0" w:color="auto"/>
        <w:bottom w:val="none" w:sz="0" w:space="0" w:color="auto"/>
        <w:right w:val="none" w:sz="0" w:space="0" w:color="auto"/>
      </w:divBdr>
    </w:div>
    <w:div w:id="832987871">
      <w:bodyDiv w:val="1"/>
      <w:marLeft w:val="0"/>
      <w:marRight w:val="0"/>
      <w:marTop w:val="0"/>
      <w:marBottom w:val="0"/>
      <w:divBdr>
        <w:top w:val="none" w:sz="0" w:space="0" w:color="auto"/>
        <w:left w:val="none" w:sz="0" w:space="0" w:color="auto"/>
        <w:bottom w:val="none" w:sz="0" w:space="0" w:color="auto"/>
        <w:right w:val="none" w:sz="0" w:space="0" w:color="auto"/>
      </w:divBdr>
    </w:div>
    <w:div w:id="833186661">
      <w:bodyDiv w:val="1"/>
      <w:marLeft w:val="0"/>
      <w:marRight w:val="0"/>
      <w:marTop w:val="0"/>
      <w:marBottom w:val="0"/>
      <w:divBdr>
        <w:top w:val="none" w:sz="0" w:space="0" w:color="auto"/>
        <w:left w:val="none" w:sz="0" w:space="0" w:color="auto"/>
        <w:bottom w:val="none" w:sz="0" w:space="0" w:color="auto"/>
        <w:right w:val="none" w:sz="0" w:space="0" w:color="auto"/>
      </w:divBdr>
    </w:div>
    <w:div w:id="833299505">
      <w:bodyDiv w:val="1"/>
      <w:marLeft w:val="0"/>
      <w:marRight w:val="0"/>
      <w:marTop w:val="0"/>
      <w:marBottom w:val="0"/>
      <w:divBdr>
        <w:top w:val="none" w:sz="0" w:space="0" w:color="auto"/>
        <w:left w:val="none" w:sz="0" w:space="0" w:color="auto"/>
        <w:bottom w:val="none" w:sz="0" w:space="0" w:color="auto"/>
        <w:right w:val="none" w:sz="0" w:space="0" w:color="auto"/>
      </w:divBdr>
    </w:div>
    <w:div w:id="833494060">
      <w:bodyDiv w:val="1"/>
      <w:marLeft w:val="0"/>
      <w:marRight w:val="0"/>
      <w:marTop w:val="0"/>
      <w:marBottom w:val="0"/>
      <w:divBdr>
        <w:top w:val="none" w:sz="0" w:space="0" w:color="auto"/>
        <w:left w:val="none" w:sz="0" w:space="0" w:color="auto"/>
        <w:bottom w:val="none" w:sz="0" w:space="0" w:color="auto"/>
        <w:right w:val="none" w:sz="0" w:space="0" w:color="auto"/>
      </w:divBdr>
    </w:div>
    <w:div w:id="833765126">
      <w:bodyDiv w:val="1"/>
      <w:marLeft w:val="0"/>
      <w:marRight w:val="0"/>
      <w:marTop w:val="0"/>
      <w:marBottom w:val="0"/>
      <w:divBdr>
        <w:top w:val="none" w:sz="0" w:space="0" w:color="auto"/>
        <w:left w:val="none" w:sz="0" w:space="0" w:color="auto"/>
        <w:bottom w:val="none" w:sz="0" w:space="0" w:color="auto"/>
        <w:right w:val="none" w:sz="0" w:space="0" w:color="auto"/>
      </w:divBdr>
    </w:div>
    <w:div w:id="833833556">
      <w:bodyDiv w:val="1"/>
      <w:marLeft w:val="0"/>
      <w:marRight w:val="0"/>
      <w:marTop w:val="0"/>
      <w:marBottom w:val="0"/>
      <w:divBdr>
        <w:top w:val="none" w:sz="0" w:space="0" w:color="auto"/>
        <w:left w:val="none" w:sz="0" w:space="0" w:color="auto"/>
        <w:bottom w:val="none" w:sz="0" w:space="0" w:color="auto"/>
        <w:right w:val="none" w:sz="0" w:space="0" w:color="auto"/>
      </w:divBdr>
    </w:div>
    <w:div w:id="833961132">
      <w:bodyDiv w:val="1"/>
      <w:marLeft w:val="0"/>
      <w:marRight w:val="0"/>
      <w:marTop w:val="0"/>
      <w:marBottom w:val="0"/>
      <w:divBdr>
        <w:top w:val="none" w:sz="0" w:space="0" w:color="auto"/>
        <w:left w:val="none" w:sz="0" w:space="0" w:color="auto"/>
        <w:bottom w:val="none" w:sz="0" w:space="0" w:color="auto"/>
        <w:right w:val="none" w:sz="0" w:space="0" w:color="auto"/>
      </w:divBdr>
    </w:div>
    <w:div w:id="834565714">
      <w:bodyDiv w:val="1"/>
      <w:marLeft w:val="0"/>
      <w:marRight w:val="0"/>
      <w:marTop w:val="0"/>
      <w:marBottom w:val="0"/>
      <w:divBdr>
        <w:top w:val="none" w:sz="0" w:space="0" w:color="auto"/>
        <w:left w:val="none" w:sz="0" w:space="0" w:color="auto"/>
        <w:bottom w:val="none" w:sz="0" w:space="0" w:color="auto"/>
        <w:right w:val="none" w:sz="0" w:space="0" w:color="auto"/>
      </w:divBdr>
    </w:div>
    <w:div w:id="835455525">
      <w:bodyDiv w:val="1"/>
      <w:marLeft w:val="0"/>
      <w:marRight w:val="0"/>
      <w:marTop w:val="0"/>
      <w:marBottom w:val="0"/>
      <w:divBdr>
        <w:top w:val="none" w:sz="0" w:space="0" w:color="auto"/>
        <w:left w:val="none" w:sz="0" w:space="0" w:color="auto"/>
        <w:bottom w:val="none" w:sz="0" w:space="0" w:color="auto"/>
        <w:right w:val="none" w:sz="0" w:space="0" w:color="auto"/>
      </w:divBdr>
    </w:div>
    <w:div w:id="835461727">
      <w:bodyDiv w:val="1"/>
      <w:marLeft w:val="0"/>
      <w:marRight w:val="0"/>
      <w:marTop w:val="0"/>
      <w:marBottom w:val="0"/>
      <w:divBdr>
        <w:top w:val="none" w:sz="0" w:space="0" w:color="auto"/>
        <w:left w:val="none" w:sz="0" w:space="0" w:color="auto"/>
        <w:bottom w:val="none" w:sz="0" w:space="0" w:color="auto"/>
        <w:right w:val="none" w:sz="0" w:space="0" w:color="auto"/>
      </w:divBdr>
    </w:div>
    <w:div w:id="835538437">
      <w:bodyDiv w:val="1"/>
      <w:marLeft w:val="0"/>
      <w:marRight w:val="0"/>
      <w:marTop w:val="0"/>
      <w:marBottom w:val="0"/>
      <w:divBdr>
        <w:top w:val="none" w:sz="0" w:space="0" w:color="auto"/>
        <w:left w:val="none" w:sz="0" w:space="0" w:color="auto"/>
        <w:bottom w:val="none" w:sz="0" w:space="0" w:color="auto"/>
        <w:right w:val="none" w:sz="0" w:space="0" w:color="auto"/>
      </w:divBdr>
    </w:div>
    <w:div w:id="836653476">
      <w:bodyDiv w:val="1"/>
      <w:marLeft w:val="0"/>
      <w:marRight w:val="0"/>
      <w:marTop w:val="0"/>
      <w:marBottom w:val="0"/>
      <w:divBdr>
        <w:top w:val="none" w:sz="0" w:space="0" w:color="auto"/>
        <w:left w:val="none" w:sz="0" w:space="0" w:color="auto"/>
        <w:bottom w:val="none" w:sz="0" w:space="0" w:color="auto"/>
        <w:right w:val="none" w:sz="0" w:space="0" w:color="auto"/>
      </w:divBdr>
    </w:div>
    <w:div w:id="836724290">
      <w:bodyDiv w:val="1"/>
      <w:marLeft w:val="0"/>
      <w:marRight w:val="0"/>
      <w:marTop w:val="0"/>
      <w:marBottom w:val="0"/>
      <w:divBdr>
        <w:top w:val="none" w:sz="0" w:space="0" w:color="auto"/>
        <w:left w:val="none" w:sz="0" w:space="0" w:color="auto"/>
        <w:bottom w:val="none" w:sz="0" w:space="0" w:color="auto"/>
        <w:right w:val="none" w:sz="0" w:space="0" w:color="auto"/>
      </w:divBdr>
    </w:div>
    <w:div w:id="837429593">
      <w:bodyDiv w:val="1"/>
      <w:marLeft w:val="0"/>
      <w:marRight w:val="0"/>
      <w:marTop w:val="0"/>
      <w:marBottom w:val="0"/>
      <w:divBdr>
        <w:top w:val="none" w:sz="0" w:space="0" w:color="auto"/>
        <w:left w:val="none" w:sz="0" w:space="0" w:color="auto"/>
        <w:bottom w:val="none" w:sz="0" w:space="0" w:color="auto"/>
        <w:right w:val="none" w:sz="0" w:space="0" w:color="auto"/>
      </w:divBdr>
    </w:div>
    <w:div w:id="842476563">
      <w:bodyDiv w:val="1"/>
      <w:marLeft w:val="0"/>
      <w:marRight w:val="0"/>
      <w:marTop w:val="0"/>
      <w:marBottom w:val="0"/>
      <w:divBdr>
        <w:top w:val="none" w:sz="0" w:space="0" w:color="auto"/>
        <w:left w:val="none" w:sz="0" w:space="0" w:color="auto"/>
        <w:bottom w:val="none" w:sz="0" w:space="0" w:color="auto"/>
        <w:right w:val="none" w:sz="0" w:space="0" w:color="auto"/>
      </w:divBdr>
    </w:div>
    <w:div w:id="843399519">
      <w:bodyDiv w:val="1"/>
      <w:marLeft w:val="0"/>
      <w:marRight w:val="0"/>
      <w:marTop w:val="0"/>
      <w:marBottom w:val="0"/>
      <w:divBdr>
        <w:top w:val="none" w:sz="0" w:space="0" w:color="auto"/>
        <w:left w:val="none" w:sz="0" w:space="0" w:color="auto"/>
        <w:bottom w:val="none" w:sz="0" w:space="0" w:color="auto"/>
        <w:right w:val="none" w:sz="0" w:space="0" w:color="auto"/>
      </w:divBdr>
    </w:div>
    <w:div w:id="844132978">
      <w:bodyDiv w:val="1"/>
      <w:marLeft w:val="0"/>
      <w:marRight w:val="0"/>
      <w:marTop w:val="0"/>
      <w:marBottom w:val="0"/>
      <w:divBdr>
        <w:top w:val="none" w:sz="0" w:space="0" w:color="auto"/>
        <w:left w:val="none" w:sz="0" w:space="0" w:color="auto"/>
        <w:bottom w:val="none" w:sz="0" w:space="0" w:color="auto"/>
        <w:right w:val="none" w:sz="0" w:space="0" w:color="auto"/>
      </w:divBdr>
    </w:div>
    <w:div w:id="847719551">
      <w:bodyDiv w:val="1"/>
      <w:marLeft w:val="0"/>
      <w:marRight w:val="0"/>
      <w:marTop w:val="0"/>
      <w:marBottom w:val="0"/>
      <w:divBdr>
        <w:top w:val="none" w:sz="0" w:space="0" w:color="auto"/>
        <w:left w:val="none" w:sz="0" w:space="0" w:color="auto"/>
        <w:bottom w:val="none" w:sz="0" w:space="0" w:color="auto"/>
        <w:right w:val="none" w:sz="0" w:space="0" w:color="auto"/>
      </w:divBdr>
    </w:div>
    <w:div w:id="849491104">
      <w:bodyDiv w:val="1"/>
      <w:marLeft w:val="0"/>
      <w:marRight w:val="0"/>
      <w:marTop w:val="0"/>
      <w:marBottom w:val="0"/>
      <w:divBdr>
        <w:top w:val="none" w:sz="0" w:space="0" w:color="auto"/>
        <w:left w:val="none" w:sz="0" w:space="0" w:color="auto"/>
        <w:bottom w:val="none" w:sz="0" w:space="0" w:color="auto"/>
        <w:right w:val="none" w:sz="0" w:space="0" w:color="auto"/>
      </w:divBdr>
    </w:div>
    <w:div w:id="850224936">
      <w:bodyDiv w:val="1"/>
      <w:marLeft w:val="0"/>
      <w:marRight w:val="0"/>
      <w:marTop w:val="0"/>
      <w:marBottom w:val="0"/>
      <w:divBdr>
        <w:top w:val="none" w:sz="0" w:space="0" w:color="auto"/>
        <w:left w:val="none" w:sz="0" w:space="0" w:color="auto"/>
        <w:bottom w:val="none" w:sz="0" w:space="0" w:color="auto"/>
        <w:right w:val="none" w:sz="0" w:space="0" w:color="auto"/>
      </w:divBdr>
    </w:div>
    <w:div w:id="850488435">
      <w:bodyDiv w:val="1"/>
      <w:marLeft w:val="0"/>
      <w:marRight w:val="0"/>
      <w:marTop w:val="0"/>
      <w:marBottom w:val="0"/>
      <w:divBdr>
        <w:top w:val="none" w:sz="0" w:space="0" w:color="auto"/>
        <w:left w:val="none" w:sz="0" w:space="0" w:color="auto"/>
        <w:bottom w:val="none" w:sz="0" w:space="0" w:color="auto"/>
        <w:right w:val="none" w:sz="0" w:space="0" w:color="auto"/>
      </w:divBdr>
    </w:div>
    <w:div w:id="852257801">
      <w:bodyDiv w:val="1"/>
      <w:marLeft w:val="0"/>
      <w:marRight w:val="0"/>
      <w:marTop w:val="0"/>
      <w:marBottom w:val="0"/>
      <w:divBdr>
        <w:top w:val="none" w:sz="0" w:space="0" w:color="auto"/>
        <w:left w:val="none" w:sz="0" w:space="0" w:color="auto"/>
        <w:bottom w:val="none" w:sz="0" w:space="0" w:color="auto"/>
        <w:right w:val="none" w:sz="0" w:space="0" w:color="auto"/>
      </w:divBdr>
    </w:div>
    <w:div w:id="855121516">
      <w:bodyDiv w:val="1"/>
      <w:marLeft w:val="0"/>
      <w:marRight w:val="0"/>
      <w:marTop w:val="0"/>
      <w:marBottom w:val="0"/>
      <w:divBdr>
        <w:top w:val="none" w:sz="0" w:space="0" w:color="auto"/>
        <w:left w:val="none" w:sz="0" w:space="0" w:color="auto"/>
        <w:bottom w:val="none" w:sz="0" w:space="0" w:color="auto"/>
        <w:right w:val="none" w:sz="0" w:space="0" w:color="auto"/>
      </w:divBdr>
    </w:div>
    <w:div w:id="855457966">
      <w:bodyDiv w:val="1"/>
      <w:marLeft w:val="0"/>
      <w:marRight w:val="0"/>
      <w:marTop w:val="0"/>
      <w:marBottom w:val="0"/>
      <w:divBdr>
        <w:top w:val="none" w:sz="0" w:space="0" w:color="auto"/>
        <w:left w:val="none" w:sz="0" w:space="0" w:color="auto"/>
        <w:bottom w:val="none" w:sz="0" w:space="0" w:color="auto"/>
        <w:right w:val="none" w:sz="0" w:space="0" w:color="auto"/>
      </w:divBdr>
    </w:div>
    <w:div w:id="856424506">
      <w:bodyDiv w:val="1"/>
      <w:marLeft w:val="0"/>
      <w:marRight w:val="0"/>
      <w:marTop w:val="0"/>
      <w:marBottom w:val="0"/>
      <w:divBdr>
        <w:top w:val="none" w:sz="0" w:space="0" w:color="auto"/>
        <w:left w:val="none" w:sz="0" w:space="0" w:color="auto"/>
        <w:bottom w:val="none" w:sz="0" w:space="0" w:color="auto"/>
        <w:right w:val="none" w:sz="0" w:space="0" w:color="auto"/>
      </w:divBdr>
    </w:div>
    <w:div w:id="857473724">
      <w:bodyDiv w:val="1"/>
      <w:marLeft w:val="0"/>
      <w:marRight w:val="0"/>
      <w:marTop w:val="0"/>
      <w:marBottom w:val="0"/>
      <w:divBdr>
        <w:top w:val="none" w:sz="0" w:space="0" w:color="auto"/>
        <w:left w:val="none" w:sz="0" w:space="0" w:color="auto"/>
        <w:bottom w:val="none" w:sz="0" w:space="0" w:color="auto"/>
        <w:right w:val="none" w:sz="0" w:space="0" w:color="auto"/>
      </w:divBdr>
    </w:div>
    <w:div w:id="858078530">
      <w:bodyDiv w:val="1"/>
      <w:marLeft w:val="0"/>
      <w:marRight w:val="0"/>
      <w:marTop w:val="0"/>
      <w:marBottom w:val="0"/>
      <w:divBdr>
        <w:top w:val="none" w:sz="0" w:space="0" w:color="auto"/>
        <w:left w:val="none" w:sz="0" w:space="0" w:color="auto"/>
        <w:bottom w:val="none" w:sz="0" w:space="0" w:color="auto"/>
        <w:right w:val="none" w:sz="0" w:space="0" w:color="auto"/>
      </w:divBdr>
    </w:div>
    <w:div w:id="858660976">
      <w:bodyDiv w:val="1"/>
      <w:marLeft w:val="0"/>
      <w:marRight w:val="0"/>
      <w:marTop w:val="0"/>
      <w:marBottom w:val="0"/>
      <w:divBdr>
        <w:top w:val="none" w:sz="0" w:space="0" w:color="auto"/>
        <w:left w:val="none" w:sz="0" w:space="0" w:color="auto"/>
        <w:bottom w:val="none" w:sz="0" w:space="0" w:color="auto"/>
        <w:right w:val="none" w:sz="0" w:space="0" w:color="auto"/>
      </w:divBdr>
    </w:div>
    <w:div w:id="859391522">
      <w:bodyDiv w:val="1"/>
      <w:marLeft w:val="0"/>
      <w:marRight w:val="0"/>
      <w:marTop w:val="0"/>
      <w:marBottom w:val="0"/>
      <w:divBdr>
        <w:top w:val="none" w:sz="0" w:space="0" w:color="auto"/>
        <w:left w:val="none" w:sz="0" w:space="0" w:color="auto"/>
        <w:bottom w:val="none" w:sz="0" w:space="0" w:color="auto"/>
        <w:right w:val="none" w:sz="0" w:space="0" w:color="auto"/>
      </w:divBdr>
    </w:div>
    <w:div w:id="859972507">
      <w:bodyDiv w:val="1"/>
      <w:marLeft w:val="0"/>
      <w:marRight w:val="0"/>
      <w:marTop w:val="0"/>
      <w:marBottom w:val="0"/>
      <w:divBdr>
        <w:top w:val="none" w:sz="0" w:space="0" w:color="auto"/>
        <w:left w:val="none" w:sz="0" w:space="0" w:color="auto"/>
        <w:bottom w:val="none" w:sz="0" w:space="0" w:color="auto"/>
        <w:right w:val="none" w:sz="0" w:space="0" w:color="auto"/>
      </w:divBdr>
    </w:div>
    <w:div w:id="862673013">
      <w:bodyDiv w:val="1"/>
      <w:marLeft w:val="0"/>
      <w:marRight w:val="0"/>
      <w:marTop w:val="0"/>
      <w:marBottom w:val="0"/>
      <w:divBdr>
        <w:top w:val="none" w:sz="0" w:space="0" w:color="auto"/>
        <w:left w:val="none" w:sz="0" w:space="0" w:color="auto"/>
        <w:bottom w:val="none" w:sz="0" w:space="0" w:color="auto"/>
        <w:right w:val="none" w:sz="0" w:space="0" w:color="auto"/>
      </w:divBdr>
    </w:div>
    <w:div w:id="864367846">
      <w:bodyDiv w:val="1"/>
      <w:marLeft w:val="0"/>
      <w:marRight w:val="0"/>
      <w:marTop w:val="0"/>
      <w:marBottom w:val="0"/>
      <w:divBdr>
        <w:top w:val="none" w:sz="0" w:space="0" w:color="auto"/>
        <w:left w:val="none" w:sz="0" w:space="0" w:color="auto"/>
        <w:bottom w:val="none" w:sz="0" w:space="0" w:color="auto"/>
        <w:right w:val="none" w:sz="0" w:space="0" w:color="auto"/>
      </w:divBdr>
    </w:div>
    <w:div w:id="865484745">
      <w:bodyDiv w:val="1"/>
      <w:marLeft w:val="0"/>
      <w:marRight w:val="0"/>
      <w:marTop w:val="0"/>
      <w:marBottom w:val="0"/>
      <w:divBdr>
        <w:top w:val="none" w:sz="0" w:space="0" w:color="auto"/>
        <w:left w:val="none" w:sz="0" w:space="0" w:color="auto"/>
        <w:bottom w:val="none" w:sz="0" w:space="0" w:color="auto"/>
        <w:right w:val="none" w:sz="0" w:space="0" w:color="auto"/>
      </w:divBdr>
    </w:div>
    <w:div w:id="865673121">
      <w:bodyDiv w:val="1"/>
      <w:marLeft w:val="0"/>
      <w:marRight w:val="0"/>
      <w:marTop w:val="0"/>
      <w:marBottom w:val="0"/>
      <w:divBdr>
        <w:top w:val="none" w:sz="0" w:space="0" w:color="auto"/>
        <w:left w:val="none" w:sz="0" w:space="0" w:color="auto"/>
        <w:bottom w:val="none" w:sz="0" w:space="0" w:color="auto"/>
        <w:right w:val="none" w:sz="0" w:space="0" w:color="auto"/>
      </w:divBdr>
    </w:div>
    <w:div w:id="865942663">
      <w:bodyDiv w:val="1"/>
      <w:marLeft w:val="0"/>
      <w:marRight w:val="0"/>
      <w:marTop w:val="0"/>
      <w:marBottom w:val="0"/>
      <w:divBdr>
        <w:top w:val="none" w:sz="0" w:space="0" w:color="auto"/>
        <w:left w:val="none" w:sz="0" w:space="0" w:color="auto"/>
        <w:bottom w:val="none" w:sz="0" w:space="0" w:color="auto"/>
        <w:right w:val="none" w:sz="0" w:space="0" w:color="auto"/>
      </w:divBdr>
    </w:div>
    <w:div w:id="866793366">
      <w:bodyDiv w:val="1"/>
      <w:marLeft w:val="0"/>
      <w:marRight w:val="0"/>
      <w:marTop w:val="0"/>
      <w:marBottom w:val="0"/>
      <w:divBdr>
        <w:top w:val="none" w:sz="0" w:space="0" w:color="auto"/>
        <w:left w:val="none" w:sz="0" w:space="0" w:color="auto"/>
        <w:bottom w:val="none" w:sz="0" w:space="0" w:color="auto"/>
        <w:right w:val="none" w:sz="0" w:space="0" w:color="auto"/>
      </w:divBdr>
    </w:div>
    <w:div w:id="867060043">
      <w:bodyDiv w:val="1"/>
      <w:marLeft w:val="0"/>
      <w:marRight w:val="0"/>
      <w:marTop w:val="0"/>
      <w:marBottom w:val="0"/>
      <w:divBdr>
        <w:top w:val="none" w:sz="0" w:space="0" w:color="auto"/>
        <w:left w:val="none" w:sz="0" w:space="0" w:color="auto"/>
        <w:bottom w:val="none" w:sz="0" w:space="0" w:color="auto"/>
        <w:right w:val="none" w:sz="0" w:space="0" w:color="auto"/>
      </w:divBdr>
    </w:div>
    <w:div w:id="867182104">
      <w:bodyDiv w:val="1"/>
      <w:marLeft w:val="0"/>
      <w:marRight w:val="0"/>
      <w:marTop w:val="0"/>
      <w:marBottom w:val="0"/>
      <w:divBdr>
        <w:top w:val="none" w:sz="0" w:space="0" w:color="auto"/>
        <w:left w:val="none" w:sz="0" w:space="0" w:color="auto"/>
        <w:bottom w:val="none" w:sz="0" w:space="0" w:color="auto"/>
        <w:right w:val="none" w:sz="0" w:space="0" w:color="auto"/>
      </w:divBdr>
    </w:div>
    <w:div w:id="868689594">
      <w:bodyDiv w:val="1"/>
      <w:marLeft w:val="0"/>
      <w:marRight w:val="0"/>
      <w:marTop w:val="0"/>
      <w:marBottom w:val="0"/>
      <w:divBdr>
        <w:top w:val="none" w:sz="0" w:space="0" w:color="auto"/>
        <w:left w:val="none" w:sz="0" w:space="0" w:color="auto"/>
        <w:bottom w:val="none" w:sz="0" w:space="0" w:color="auto"/>
        <w:right w:val="none" w:sz="0" w:space="0" w:color="auto"/>
      </w:divBdr>
    </w:div>
    <w:div w:id="868877168">
      <w:bodyDiv w:val="1"/>
      <w:marLeft w:val="0"/>
      <w:marRight w:val="0"/>
      <w:marTop w:val="0"/>
      <w:marBottom w:val="0"/>
      <w:divBdr>
        <w:top w:val="none" w:sz="0" w:space="0" w:color="auto"/>
        <w:left w:val="none" w:sz="0" w:space="0" w:color="auto"/>
        <w:bottom w:val="none" w:sz="0" w:space="0" w:color="auto"/>
        <w:right w:val="none" w:sz="0" w:space="0" w:color="auto"/>
      </w:divBdr>
    </w:div>
    <w:div w:id="869222276">
      <w:bodyDiv w:val="1"/>
      <w:marLeft w:val="0"/>
      <w:marRight w:val="0"/>
      <w:marTop w:val="0"/>
      <w:marBottom w:val="0"/>
      <w:divBdr>
        <w:top w:val="none" w:sz="0" w:space="0" w:color="auto"/>
        <w:left w:val="none" w:sz="0" w:space="0" w:color="auto"/>
        <w:bottom w:val="none" w:sz="0" w:space="0" w:color="auto"/>
        <w:right w:val="none" w:sz="0" w:space="0" w:color="auto"/>
      </w:divBdr>
    </w:div>
    <w:div w:id="869532626">
      <w:bodyDiv w:val="1"/>
      <w:marLeft w:val="0"/>
      <w:marRight w:val="0"/>
      <w:marTop w:val="0"/>
      <w:marBottom w:val="0"/>
      <w:divBdr>
        <w:top w:val="none" w:sz="0" w:space="0" w:color="auto"/>
        <w:left w:val="none" w:sz="0" w:space="0" w:color="auto"/>
        <w:bottom w:val="none" w:sz="0" w:space="0" w:color="auto"/>
        <w:right w:val="none" w:sz="0" w:space="0" w:color="auto"/>
      </w:divBdr>
    </w:div>
    <w:div w:id="870188073">
      <w:bodyDiv w:val="1"/>
      <w:marLeft w:val="0"/>
      <w:marRight w:val="0"/>
      <w:marTop w:val="0"/>
      <w:marBottom w:val="0"/>
      <w:divBdr>
        <w:top w:val="none" w:sz="0" w:space="0" w:color="auto"/>
        <w:left w:val="none" w:sz="0" w:space="0" w:color="auto"/>
        <w:bottom w:val="none" w:sz="0" w:space="0" w:color="auto"/>
        <w:right w:val="none" w:sz="0" w:space="0" w:color="auto"/>
      </w:divBdr>
    </w:div>
    <w:div w:id="871920045">
      <w:bodyDiv w:val="1"/>
      <w:marLeft w:val="0"/>
      <w:marRight w:val="0"/>
      <w:marTop w:val="0"/>
      <w:marBottom w:val="0"/>
      <w:divBdr>
        <w:top w:val="none" w:sz="0" w:space="0" w:color="auto"/>
        <w:left w:val="none" w:sz="0" w:space="0" w:color="auto"/>
        <w:bottom w:val="none" w:sz="0" w:space="0" w:color="auto"/>
        <w:right w:val="none" w:sz="0" w:space="0" w:color="auto"/>
      </w:divBdr>
    </w:div>
    <w:div w:id="871962162">
      <w:bodyDiv w:val="1"/>
      <w:marLeft w:val="0"/>
      <w:marRight w:val="0"/>
      <w:marTop w:val="0"/>
      <w:marBottom w:val="0"/>
      <w:divBdr>
        <w:top w:val="none" w:sz="0" w:space="0" w:color="auto"/>
        <w:left w:val="none" w:sz="0" w:space="0" w:color="auto"/>
        <w:bottom w:val="none" w:sz="0" w:space="0" w:color="auto"/>
        <w:right w:val="none" w:sz="0" w:space="0" w:color="auto"/>
      </w:divBdr>
    </w:div>
    <w:div w:id="872227538">
      <w:bodyDiv w:val="1"/>
      <w:marLeft w:val="0"/>
      <w:marRight w:val="0"/>
      <w:marTop w:val="0"/>
      <w:marBottom w:val="0"/>
      <w:divBdr>
        <w:top w:val="none" w:sz="0" w:space="0" w:color="auto"/>
        <w:left w:val="none" w:sz="0" w:space="0" w:color="auto"/>
        <w:bottom w:val="none" w:sz="0" w:space="0" w:color="auto"/>
        <w:right w:val="none" w:sz="0" w:space="0" w:color="auto"/>
      </w:divBdr>
    </w:div>
    <w:div w:id="873036577">
      <w:bodyDiv w:val="1"/>
      <w:marLeft w:val="0"/>
      <w:marRight w:val="0"/>
      <w:marTop w:val="0"/>
      <w:marBottom w:val="0"/>
      <w:divBdr>
        <w:top w:val="none" w:sz="0" w:space="0" w:color="auto"/>
        <w:left w:val="none" w:sz="0" w:space="0" w:color="auto"/>
        <w:bottom w:val="none" w:sz="0" w:space="0" w:color="auto"/>
        <w:right w:val="none" w:sz="0" w:space="0" w:color="auto"/>
      </w:divBdr>
    </w:div>
    <w:div w:id="874001344">
      <w:bodyDiv w:val="1"/>
      <w:marLeft w:val="0"/>
      <w:marRight w:val="0"/>
      <w:marTop w:val="0"/>
      <w:marBottom w:val="0"/>
      <w:divBdr>
        <w:top w:val="none" w:sz="0" w:space="0" w:color="auto"/>
        <w:left w:val="none" w:sz="0" w:space="0" w:color="auto"/>
        <w:bottom w:val="none" w:sz="0" w:space="0" w:color="auto"/>
        <w:right w:val="none" w:sz="0" w:space="0" w:color="auto"/>
      </w:divBdr>
    </w:div>
    <w:div w:id="874074976">
      <w:bodyDiv w:val="1"/>
      <w:marLeft w:val="0"/>
      <w:marRight w:val="0"/>
      <w:marTop w:val="0"/>
      <w:marBottom w:val="0"/>
      <w:divBdr>
        <w:top w:val="none" w:sz="0" w:space="0" w:color="auto"/>
        <w:left w:val="none" w:sz="0" w:space="0" w:color="auto"/>
        <w:bottom w:val="none" w:sz="0" w:space="0" w:color="auto"/>
        <w:right w:val="none" w:sz="0" w:space="0" w:color="auto"/>
      </w:divBdr>
    </w:div>
    <w:div w:id="874194523">
      <w:bodyDiv w:val="1"/>
      <w:marLeft w:val="0"/>
      <w:marRight w:val="0"/>
      <w:marTop w:val="0"/>
      <w:marBottom w:val="0"/>
      <w:divBdr>
        <w:top w:val="none" w:sz="0" w:space="0" w:color="auto"/>
        <w:left w:val="none" w:sz="0" w:space="0" w:color="auto"/>
        <w:bottom w:val="none" w:sz="0" w:space="0" w:color="auto"/>
        <w:right w:val="none" w:sz="0" w:space="0" w:color="auto"/>
      </w:divBdr>
    </w:div>
    <w:div w:id="874804838">
      <w:bodyDiv w:val="1"/>
      <w:marLeft w:val="0"/>
      <w:marRight w:val="0"/>
      <w:marTop w:val="0"/>
      <w:marBottom w:val="0"/>
      <w:divBdr>
        <w:top w:val="none" w:sz="0" w:space="0" w:color="auto"/>
        <w:left w:val="none" w:sz="0" w:space="0" w:color="auto"/>
        <w:bottom w:val="none" w:sz="0" w:space="0" w:color="auto"/>
        <w:right w:val="none" w:sz="0" w:space="0" w:color="auto"/>
      </w:divBdr>
    </w:div>
    <w:div w:id="875121361">
      <w:bodyDiv w:val="1"/>
      <w:marLeft w:val="0"/>
      <w:marRight w:val="0"/>
      <w:marTop w:val="0"/>
      <w:marBottom w:val="0"/>
      <w:divBdr>
        <w:top w:val="none" w:sz="0" w:space="0" w:color="auto"/>
        <w:left w:val="none" w:sz="0" w:space="0" w:color="auto"/>
        <w:bottom w:val="none" w:sz="0" w:space="0" w:color="auto"/>
        <w:right w:val="none" w:sz="0" w:space="0" w:color="auto"/>
      </w:divBdr>
    </w:div>
    <w:div w:id="876501441">
      <w:bodyDiv w:val="1"/>
      <w:marLeft w:val="0"/>
      <w:marRight w:val="0"/>
      <w:marTop w:val="0"/>
      <w:marBottom w:val="0"/>
      <w:divBdr>
        <w:top w:val="none" w:sz="0" w:space="0" w:color="auto"/>
        <w:left w:val="none" w:sz="0" w:space="0" w:color="auto"/>
        <w:bottom w:val="none" w:sz="0" w:space="0" w:color="auto"/>
        <w:right w:val="none" w:sz="0" w:space="0" w:color="auto"/>
      </w:divBdr>
    </w:div>
    <w:div w:id="876743228">
      <w:bodyDiv w:val="1"/>
      <w:marLeft w:val="0"/>
      <w:marRight w:val="0"/>
      <w:marTop w:val="0"/>
      <w:marBottom w:val="0"/>
      <w:divBdr>
        <w:top w:val="none" w:sz="0" w:space="0" w:color="auto"/>
        <w:left w:val="none" w:sz="0" w:space="0" w:color="auto"/>
        <w:bottom w:val="none" w:sz="0" w:space="0" w:color="auto"/>
        <w:right w:val="none" w:sz="0" w:space="0" w:color="auto"/>
      </w:divBdr>
    </w:div>
    <w:div w:id="878199783">
      <w:bodyDiv w:val="1"/>
      <w:marLeft w:val="0"/>
      <w:marRight w:val="0"/>
      <w:marTop w:val="0"/>
      <w:marBottom w:val="0"/>
      <w:divBdr>
        <w:top w:val="none" w:sz="0" w:space="0" w:color="auto"/>
        <w:left w:val="none" w:sz="0" w:space="0" w:color="auto"/>
        <w:bottom w:val="none" w:sz="0" w:space="0" w:color="auto"/>
        <w:right w:val="none" w:sz="0" w:space="0" w:color="auto"/>
      </w:divBdr>
    </w:div>
    <w:div w:id="878277642">
      <w:bodyDiv w:val="1"/>
      <w:marLeft w:val="0"/>
      <w:marRight w:val="0"/>
      <w:marTop w:val="0"/>
      <w:marBottom w:val="0"/>
      <w:divBdr>
        <w:top w:val="none" w:sz="0" w:space="0" w:color="auto"/>
        <w:left w:val="none" w:sz="0" w:space="0" w:color="auto"/>
        <w:bottom w:val="none" w:sz="0" w:space="0" w:color="auto"/>
        <w:right w:val="none" w:sz="0" w:space="0" w:color="auto"/>
      </w:divBdr>
    </w:div>
    <w:div w:id="879705820">
      <w:bodyDiv w:val="1"/>
      <w:marLeft w:val="0"/>
      <w:marRight w:val="0"/>
      <w:marTop w:val="0"/>
      <w:marBottom w:val="0"/>
      <w:divBdr>
        <w:top w:val="none" w:sz="0" w:space="0" w:color="auto"/>
        <w:left w:val="none" w:sz="0" w:space="0" w:color="auto"/>
        <w:bottom w:val="none" w:sz="0" w:space="0" w:color="auto"/>
        <w:right w:val="none" w:sz="0" w:space="0" w:color="auto"/>
      </w:divBdr>
    </w:div>
    <w:div w:id="879974859">
      <w:bodyDiv w:val="1"/>
      <w:marLeft w:val="0"/>
      <w:marRight w:val="0"/>
      <w:marTop w:val="0"/>
      <w:marBottom w:val="0"/>
      <w:divBdr>
        <w:top w:val="none" w:sz="0" w:space="0" w:color="auto"/>
        <w:left w:val="none" w:sz="0" w:space="0" w:color="auto"/>
        <w:bottom w:val="none" w:sz="0" w:space="0" w:color="auto"/>
        <w:right w:val="none" w:sz="0" w:space="0" w:color="auto"/>
      </w:divBdr>
    </w:div>
    <w:div w:id="880627929">
      <w:bodyDiv w:val="1"/>
      <w:marLeft w:val="0"/>
      <w:marRight w:val="0"/>
      <w:marTop w:val="0"/>
      <w:marBottom w:val="0"/>
      <w:divBdr>
        <w:top w:val="none" w:sz="0" w:space="0" w:color="auto"/>
        <w:left w:val="none" w:sz="0" w:space="0" w:color="auto"/>
        <w:bottom w:val="none" w:sz="0" w:space="0" w:color="auto"/>
        <w:right w:val="none" w:sz="0" w:space="0" w:color="auto"/>
      </w:divBdr>
    </w:div>
    <w:div w:id="882908970">
      <w:bodyDiv w:val="1"/>
      <w:marLeft w:val="0"/>
      <w:marRight w:val="0"/>
      <w:marTop w:val="0"/>
      <w:marBottom w:val="0"/>
      <w:divBdr>
        <w:top w:val="none" w:sz="0" w:space="0" w:color="auto"/>
        <w:left w:val="none" w:sz="0" w:space="0" w:color="auto"/>
        <w:bottom w:val="none" w:sz="0" w:space="0" w:color="auto"/>
        <w:right w:val="none" w:sz="0" w:space="0" w:color="auto"/>
      </w:divBdr>
    </w:div>
    <w:div w:id="884219942">
      <w:bodyDiv w:val="1"/>
      <w:marLeft w:val="0"/>
      <w:marRight w:val="0"/>
      <w:marTop w:val="0"/>
      <w:marBottom w:val="0"/>
      <w:divBdr>
        <w:top w:val="none" w:sz="0" w:space="0" w:color="auto"/>
        <w:left w:val="none" w:sz="0" w:space="0" w:color="auto"/>
        <w:bottom w:val="none" w:sz="0" w:space="0" w:color="auto"/>
        <w:right w:val="none" w:sz="0" w:space="0" w:color="auto"/>
      </w:divBdr>
    </w:div>
    <w:div w:id="884412636">
      <w:bodyDiv w:val="1"/>
      <w:marLeft w:val="0"/>
      <w:marRight w:val="0"/>
      <w:marTop w:val="0"/>
      <w:marBottom w:val="0"/>
      <w:divBdr>
        <w:top w:val="none" w:sz="0" w:space="0" w:color="auto"/>
        <w:left w:val="none" w:sz="0" w:space="0" w:color="auto"/>
        <w:bottom w:val="none" w:sz="0" w:space="0" w:color="auto"/>
        <w:right w:val="none" w:sz="0" w:space="0" w:color="auto"/>
      </w:divBdr>
    </w:div>
    <w:div w:id="884682685">
      <w:bodyDiv w:val="1"/>
      <w:marLeft w:val="0"/>
      <w:marRight w:val="0"/>
      <w:marTop w:val="0"/>
      <w:marBottom w:val="0"/>
      <w:divBdr>
        <w:top w:val="none" w:sz="0" w:space="0" w:color="auto"/>
        <w:left w:val="none" w:sz="0" w:space="0" w:color="auto"/>
        <w:bottom w:val="none" w:sz="0" w:space="0" w:color="auto"/>
        <w:right w:val="none" w:sz="0" w:space="0" w:color="auto"/>
      </w:divBdr>
    </w:div>
    <w:div w:id="885291996">
      <w:bodyDiv w:val="1"/>
      <w:marLeft w:val="0"/>
      <w:marRight w:val="0"/>
      <w:marTop w:val="0"/>
      <w:marBottom w:val="0"/>
      <w:divBdr>
        <w:top w:val="none" w:sz="0" w:space="0" w:color="auto"/>
        <w:left w:val="none" w:sz="0" w:space="0" w:color="auto"/>
        <w:bottom w:val="none" w:sz="0" w:space="0" w:color="auto"/>
        <w:right w:val="none" w:sz="0" w:space="0" w:color="auto"/>
      </w:divBdr>
    </w:div>
    <w:div w:id="885721072">
      <w:bodyDiv w:val="1"/>
      <w:marLeft w:val="0"/>
      <w:marRight w:val="0"/>
      <w:marTop w:val="0"/>
      <w:marBottom w:val="0"/>
      <w:divBdr>
        <w:top w:val="none" w:sz="0" w:space="0" w:color="auto"/>
        <w:left w:val="none" w:sz="0" w:space="0" w:color="auto"/>
        <w:bottom w:val="none" w:sz="0" w:space="0" w:color="auto"/>
        <w:right w:val="none" w:sz="0" w:space="0" w:color="auto"/>
      </w:divBdr>
    </w:div>
    <w:div w:id="887109286">
      <w:bodyDiv w:val="1"/>
      <w:marLeft w:val="0"/>
      <w:marRight w:val="0"/>
      <w:marTop w:val="0"/>
      <w:marBottom w:val="0"/>
      <w:divBdr>
        <w:top w:val="none" w:sz="0" w:space="0" w:color="auto"/>
        <w:left w:val="none" w:sz="0" w:space="0" w:color="auto"/>
        <w:bottom w:val="none" w:sz="0" w:space="0" w:color="auto"/>
        <w:right w:val="none" w:sz="0" w:space="0" w:color="auto"/>
      </w:divBdr>
    </w:div>
    <w:div w:id="887257556">
      <w:bodyDiv w:val="1"/>
      <w:marLeft w:val="0"/>
      <w:marRight w:val="0"/>
      <w:marTop w:val="0"/>
      <w:marBottom w:val="0"/>
      <w:divBdr>
        <w:top w:val="none" w:sz="0" w:space="0" w:color="auto"/>
        <w:left w:val="none" w:sz="0" w:space="0" w:color="auto"/>
        <w:bottom w:val="none" w:sz="0" w:space="0" w:color="auto"/>
        <w:right w:val="none" w:sz="0" w:space="0" w:color="auto"/>
      </w:divBdr>
    </w:div>
    <w:div w:id="887646753">
      <w:bodyDiv w:val="1"/>
      <w:marLeft w:val="0"/>
      <w:marRight w:val="0"/>
      <w:marTop w:val="0"/>
      <w:marBottom w:val="0"/>
      <w:divBdr>
        <w:top w:val="none" w:sz="0" w:space="0" w:color="auto"/>
        <w:left w:val="none" w:sz="0" w:space="0" w:color="auto"/>
        <w:bottom w:val="none" w:sz="0" w:space="0" w:color="auto"/>
        <w:right w:val="none" w:sz="0" w:space="0" w:color="auto"/>
      </w:divBdr>
    </w:div>
    <w:div w:id="887885795">
      <w:bodyDiv w:val="1"/>
      <w:marLeft w:val="0"/>
      <w:marRight w:val="0"/>
      <w:marTop w:val="0"/>
      <w:marBottom w:val="0"/>
      <w:divBdr>
        <w:top w:val="none" w:sz="0" w:space="0" w:color="auto"/>
        <w:left w:val="none" w:sz="0" w:space="0" w:color="auto"/>
        <w:bottom w:val="none" w:sz="0" w:space="0" w:color="auto"/>
        <w:right w:val="none" w:sz="0" w:space="0" w:color="auto"/>
      </w:divBdr>
    </w:div>
    <w:div w:id="888230044">
      <w:bodyDiv w:val="1"/>
      <w:marLeft w:val="0"/>
      <w:marRight w:val="0"/>
      <w:marTop w:val="0"/>
      <w:marBottom w:val="0"/>
      <w:divBdr>
        <w:top w:val="none" w:sz="0" w:space="0" w:color="auto"/>
        <w:left w:val="none" w:sz="0" w:space="0" w:color="auto"/>
        <w:bottom w:val="none" w:sz="0" w:space="0" w:color="auto"/>
        <w:right w:val="none" w:sz="0" w:space="0" w:color="auto"/>
      </w:divBdr>
    </w:div>
    <w:div w:id="889344741">
      <w:bodyDiv w:val="1"/>
      <w:marLeft w:val="0"/>
      <w:marRight w:val="0"/>
      <w:marTop w:val="0"/>
      <w:marBottom w:val="0"/>
      <w:divBdr>
        <w:top w:val="none" w:sz="0" w:space="0" w:color="auto"/>
        <w:left w:val="none" w:sz="0" w:space="0" w:color="auto"/>
        <w:bottom w:val="none" w:sz="0" w:space="0" w:color="auto"/>
        <w:right w:val="none" w:sz="0" w:space="0" w:color="auto"/>
      </w:divBdr>
    </w:div>
    <w:div w:id="890968467">
      <w:bodyDiv w:val="1"/>
      <w:marLeft w:val="0"/>
      <w:marRight w:val="0"/>
      <w:marTop w:val="0"/>
      <w:marBottom w:val="0"/>
      <w:divBdr>
        <w:top w:val="none" w:sz="0" w:space="0" w:color="auto"/>
        <w:left w:val="none" w:sz="0" w:space="0" w:color="auto"/>
        <w:bottom w:val="none" w:sz="0" w:space="0" w:color="auto"/>
        <w:right w:val="none" w:sz="0" w:space="0" w:color="auto"/>
      </w:divBdr>
    </w:div>
    <w:div w:id="891699656">
      <w:bodyDiv w:val="1"/>
      <w:marLeft w:val="0"/>
      <w:marRight w:val="0"/>
      <w:marTop w:val="0"/>
      <w:marBottom w:val="0"/>
      <w:divBdr>
        <w:top w:val="none" w:sz="0" w:space="0" w:color="auto"/>
        <w:left w:val="none" w:sz="0" w:space="0" w:color="auto"/>
        <w:bottom w:val="none" w:sz="0" w:space="0" w:color="auto"/>
        <w:right w:val="none" w:sz="0" w:space="0" w:color="auto"/>
      </w:divBdr>
    </w:div>
    <w:div w:id="894582712">
      <w:bodyDiv w:val="1"/>
      <w:marLeft w:val="0"/>
      <w:marRight w:val="0"/>
      <w:marTop w:val="0"/>
      <w:marBottom w:val="0"/>
      <w:divBdr>
        <w:top w:val="none" w:sz="0" w:space="0" w:color="auto"/>
        <w:left w:val="none" w:sz="0" w:space="0" w:color="auto"/>
        <w:bottom w:val="none" w:sz="0" w:space="0" w:color="auto"/>
        <w:right w:val="none" w:sz="0" w:space="0" w:color="auto"/>
      </w:divBdr>
    </w:div>
    <w:div w:id="895354338">
      <w:bodyDiv w:val="1"/>
      <w:marLeft w:val="0"/>
      <w:marRight w:val="0"/>
      <w:marTop w:val="0"/>
      <w:marBottom w:val="0"/>
      <w:divBdr>
        <w:top w:val="none" w:sz="0" w:space="0" w:color="auto"/>
        <w:left w:val="none" w:sz="0" w:space="0" w:color="auto"/>
        <w:bottom w:val="none" w:sz="0" w:space="0" w:color="auto"/>
        <w:right w:val="none" w:sz="0" w:space="0" w:color="auto"/>
      </w:divBdr>
    </w:div>
    <w:div w:id="897014299">
      <w:bodyDiv w:val="1"/>
      <w:marLeft w:val="0"/>
      <w:marRight w:val="0"/>
      <w:marTop w:val="0"/>
      <w:marBottom w:val="0"/>
      <w:divBdr>
        <w:top w:val="none" w:sz="0" w:space="0" w:color="auto"/>
        <w:left w:val="none" w:sz="0" w:space="0" w:color="auto"/>
        <w:bottom w:val="none" w:sz="0" w:space="0" w:color="auto"/>
        <w:right w:val="none" w:sz="0" w:space="0" w:color="auto"/>
      </w:divBdr>
    </w:div>
    <w:div w:id="898252553">
      <w:bodyDiv w:val="1"/>
      <w:marLeft w:val="0"/>
      <w:marRight w:val="0"/>
      <w:marTop w:val="0"/>
      <w:marBottom w:val="0"/>
      <w:divBdr>
        <w:top w:val="none" w:sz="0" w:space="0" w:color="auto"/>
        <w:left w:val="none" w:sz="0" w:space="0" w:color="auto"/>
        <w:bottom w:val="none" w:sz="0" w:space="0" w:color="auto"/>
        <w:right w:val="none" w:sz="0" w:space="0" w:color="auto"/>
      </w:divBdr>
    </w:div>
    <w:div w:id="898828987">
      <w:bodyDiv w:val="1"/>
      <w:marLeft w:val="0"/>
      <w:marRight w:val="0"/>
      <w:marTop w:val="0"/>
      <w:marBottom w:val="0"/>
      <w:divBdr>
        <w:top w:val="none" w:sz="0" w:space="0" w:color="auto"/>
        <w:left w:val="none" w:sz="0" w:space="0" w:color="auto"/>
        <w:bottom w:val="none" w:sz="0" w:space="0" w:color="auto"/>
        <w:right w:val="none" w:sz="0" w:space="0" w:color="auto"/>
      </w:divBdr>
    </w:div>
    <w:div w:id="899678330">
      <w:bodyDiv w:val="1"/>
      <w:marLeft w:val="0"/>
      <w:marRight w:val="0"/>
      <w:marTop w:val="0"/>
      <w:marBottom w:val="0"/>
      <w:divBdr>
        <w:top w:val="none" w:sz="0" w:space="0" w:color="auto"/>
        <w:left w:val="none" w:sz="0" w:space="0" w:color="auto"/>
        <w:bottom w:val="none" w:sz="0" w:space="0" w:color="auto"/>
        <w:right w:val="none" w:sz="0" w:space="0" w:color="auto"/>
      </w:divBdr>
    </w:div>
    <w:div w:id="900138293">
      <w:bodyDiv w:val="1"/>
      <w:marLeft w:val="0"/>
      <w:marRight w:val="0"/>
      <w:marTop w:val="0"/>
      <w:marBottom w:val="0"/>
      <w:divBdr>
        <w:top w:val="none" w:sz="0" w:space="0" w:color="auto"/>
        <w:left w:val="none" w:sz="0" w:space="0" w:color="auto"/>
        <w:bottom w:val="none" w:sz="0" w:space="0" w:color="auto"/>
        <w:right w:val="none" w:sz="0" w:space="0" w:color="auto"/>
      </w:divBdr>
    </w:div>
    <w:div w:id="901865797">
      <w:bodyDiv w:val="1"/>
      <w:marLeft w:val="0"/>
      <w:marRight w:val="0"/>
      <w:marTop w:val="0"/>
      <w:marBottom w:val="0"/>
      <w:divBdr>
        <w:top w:val="none" w:sz="0" w:space="0" w:color="auto"/>
        <w:left w:val="none" w:sz="0" w:space="0" w:color="auto"/>
        <w:bottom w:val="none" w:sz="0" w:space="0" w:color="auto"/>
        <w:right w:val="none" w:sz="0" w:space="0" w:color="auto"/>
      </w:divBdr>
    </w:div>
    <w:div w:id="902525037">
      <w:bodyDiv w:val="1"/>
      <w:marLeft w:val="0"/>
      <w:marRight w:val="0"/>
      <w:marTop w:val="0"/>
      <w:marBottom w:val="0"/>
      <w:divBdr>
        <w:top w:val="none" w:sz="0" w:space="0" w:color="auto"/>
        <w:left w:val="none" w:sz="0" w:space="0" w:color="auto"/>
        <w:bottom w:val="none" w:sz="0" w:space="0" w:color="auto"/>
        <w:right w:val="none" w:sz="0" w:space="0" w:color="auto"/>
      </w:divBdr>
    </w:div>
    <w:div w:id="902526936">
      <w:bodyDiv w:val="1"/>
      <w:marLeft w:val="0"/>
      <w:marRight w:val="0"/>
      <w:marTop w:val="0"/>
      <w:marBottom w:val="0"/>
      <w:divBdr>
        <w:top w:val="none" w:sz="0" w:space="0" w:color="auto"/>
        <w:left w:val="none" w:sz="0" w:space="0" w:color="auto"/>
        <w:bottom w:val="none" w:sz="0" w:space="0" w:color="auto"/>
        <w:right w:val="none" w:sz="0" w:space="0" w:color="auto"/>
      </w:divBdr>
    </w:div>
    <w:div w:id="902762840">
      <w:bodyDiv w:val="1"/>
      <w:marLeft w:val="0"/>
      <w:marRight w:val="0"/>
      <w:marTop w:val="0"/>
      <w:marBottom w:val="0"/>
      <w:divBdr>
        <w:top w:val="none" w:sz="0" w:space="0" w:color="auto"/>
        <w:left w:val="none" w:sz="0" w:space="0" w:color="auto"/>
        <w:bottom w:val="none" w:sz="0" w:space="0" w:color="auto"/>
        <w:right w:val="none" w:sz="0" w:space="0" w:color="auto"/>
      </w:divBdr>
    </w:div>
    <w:div w:id="903566257">
      <w:bodyDiv w:val="1"/>
      <w:marLeft w:val="0"/>
      <w:marRight w:val="0"/>
      <w:marTop w:val="0"/>
      <w:marBottom w:val="0"/>
      <w:divBdr>
        <w:top w:val="none" w:sz="0" w:space="0" w:color="auto"/>
        <w:left w:val="none" w:sz="0" w:space="0" w:color="auto"/>
        <w:bottom w:val="none" w:sz="0" w:space="0" w:color="auto"/>
        <w:right w:val="none" w:sz="0" w:space="0" w:color="auto"/>
      </w:divBdr>
    </w:div>
    <w:div w:id="903568079">
      <w:bodyDiv w:val="1"/>
      <w:marLeft w:val="0"/>
      <w:marRight w:val="0"/>
      <w:marTop w:val="0"/>
      <w:marBottom w:val="0"/>
      <w:divBdr>
        <w:top w:val="none" w:sz="0" w:space="0" w:color="auto"/>
        <w:left w:val="none" w:sz="0" w:space="0" w:color="auto"/>
        <w:bottom w:val="none" w:sz="0" w:space="0" w:color="auto"/>
        <w:right w:val="none" w:sz="0" w:space="0" w:color="auto"/>
      </w:divBdr>
    </w:div>
    <w:div w:id="904610880">
      <w:bodyDiv w:val="1"/>
      <w:marLeft w:val="0"/>
      <w:marRight w:val="0"/>
      <w:marTop w:val="0"/>
      <w:marBottom w:val="0"/>
      <w:divBdr>
        <w:top w:val="none" w:sz="0" w:space="0" w:color="auto"/>
        <w:left w:val="none" w:sz="0" w:space="0" w:color="auto"/>
        <w:bottom w:val="none" w:sz="0" w:space="0" w:color="auto"/>
        <w:right w:val="none" w:sz="0" w:space="0" w:color="auto"/>
      </w:divBdr>
    </w:div>
    <w:div w:id="906305714">
      <w:bodyDiv w:val="1"/>
      <w:marLeft w:val="0"/>
      <w:marRight w:val="0"/>
      <w:marTop w:val="0"/>
      <w:marBottom w:val="0"/>
      <w:divBdr>
        <w:top w:val="none" w:sz="0" w:space="0" w:color="auto"/>
        <w:left w:val="none" w:sz="0" w:space="0" w:color="auto"/>
        <w:bottom w:val="none" w:sz="0" w:space="0" w:color="auto"/>
        <w:right w:val="none" w:sz="0" w:space="0" w:color="auto"/>
      </w:divBdr>
    </w:div>
    <w:div w:id="906955559">
      <w:bodyDiv w:val="1"/>
      <w:marLeft w:val="0"/>
      <w:marRight w:val="0"/>
      <w:marTop w:val="0"/>
      <w:marBottom w:val="0"/>
      <w:divBdr>
        <w:top w:val="none" w:sz="0" w:space="0" w:color="auto"/>
        <w:left w:val="none" w:sz="0" w:space="0" w:color="auto"/>
        <w:bottom w:val="none" w:sz="0" w:space="0" w:color="auto"/>
        <w:right w:val="none" w:sz="0" w:space="0" w:color="auto"/>
      </w:divBdr>
    </w:div>
    <w:div w:id="907497506">
      <w:bodyDiv w:val="1"/>
      <w:marLeft w:val="0"/>
      <w:marRight w:val="0"/>
      <w:marTop w:val="0"/>
      <w:marBottom w:val="0"/>
      <w:divBdr>
        <w:top w:val="none" w:sz="0" w:space="0" w:color="auto"/>
        <w:left w:val="none" w:sz="0" w:space="0" w:color="auto"/>
        <w:bottom w:val="none" w:sz="0" w:space="0" w:color="auto"/>
        <w:right w:val="none" w:sz="0" w:space="0" w:color="auto"/>
      </w:divBdr>
    </w:div>
    <w:div w:id="908612772">
      <w:bodyDiv w:val="1"/>
      <w:marLeft w:val="0"/>
      <w:marRight w:val="0"/>
      <w:marTop w:val="0"/>
      <w:marBottom w:val="0"/>
      <w:divBdr>
        <w:top w:val="none" w:sz="0" w:space="0" w:color="auto"/>
        <w:left w:val="none" w:sz="0" w:space="0" w:color="auto"/>
        <w:bottom w:val="none" w:sz="0" w:space="0" w:color="auto"/>
        <w:right w:val="none" w:sz="0" w:space="0" w:color="auto"/>
      </w:divBdr>
    </w:div>
    <w:div w:id="908879554">
      <w:bodyDiv w:val="1"/>
      <w:marLeft w:val="0"/>
      <w:marRight w:val="0"/>
      <w:marTop w:val="0"/>
      <w:marBottom w:val="0"/>
      <w:divBdr>
        <w:top w:val="none" w:sz="0" w:space="0" w:color="auto"/>
        <w:left w:val="none" w:sz="0" w:space="0" w:color="auto"/>
        <w:bottom w:val="none" w:sz="0" w:space="0" w:color="auto"/>
        <w:right w:val="none" w:sz="0" w:space="0" w:color="auto"/>
      </w:divBdr>
    </w:div>
    <w:div w:id="911426544">
      <w:bodyDiv w:val="1"/>
      <w:marLeft w:val="0"/>
      <w:marRight w:val="0"/>
      <w:marTop w:val="0"/>
      <w:marBottom w:val="0"/>
      <w:divBdr>
        <w:top w:val="none" w:sz="0" w:space="0" w:color="auto"/>
        <w:left w:val="none" w:sz="0" w:space="0" w:color="auto"/>
        <w:bottom w:val="none" w:sz="0" w:space="0" w:color="auto"/>
        <w:right w:val="none" w:sz="0" w:space="0" w:color="auto"/>
      </w:divBdr>
    </w:div>
    <w:div w:id="915164972">
      <w:bodyDiv w:val="1"/>
      <w:marLeft w:val="0"/>
      <w:marRight w:val="0"/>
      <w:marTop w:val="0"/>
      <w:marBottom w:val="0"/>
      <w:divBdr>
        <w:top w:val="none" w:sz="0" w:space="0" w:color="auto"/>
        <w:left w:val="none" w:sz="0" w:space="0" w:color="auto"/>
        <w:bottom w:val="none" w:sz="0" w:space="0" w:color="auto"/>
        <w:right w:val="none" w:sz="0" w:space="0" w:color="auto"/>
      </w:divBdr>
    </w:div>
    <w:div w:id="916521191">
      <w:bodyDiv w:val="1"/>
      <w:marLeft w:val="0"/>
      <w:marRight w:val="0"/>
      <w:marTop w:val="0"/>
      <w:marBottom w:val="0"/>
      <w:divBdr>
        <w:top w:val="none" w:sz="0" w:space="0" w:color="auto"/>
        <w:left w:val="none" w:sz="0" w:space="0" w:color="auto"/>
        <w:bottom w:val="none" w:sz="0" w:space="0" w:color="auto"/>
        <w:right w:val="none" w:sz="0" w:space="0" w:color="auto"/>
      </w:divBdr>
    </w:div>
    <w:div w:id="916551961">
      <w:bodyDiv w:val="1"/>
      <w:marLeft w:val="0"/>
      <w:marRight w:val="0"/>
      <w:marTop w:val="0"/>
      <w:marBottom w:val="0"/>
      <w:divBdr>
        <w:top w:val="none" w:sz="0" w:space="0" w:color="auto"/>
        <w:left w:val="none" w:sz="0" w:space="0" w:color="auto"/>
        <w:bottom w:val="none" w:sz="0" w:space="0" w:color="auto"/>
        <w:right w:val="none" w:sz="0" w:space="0" w:color="auto"/>
      </w:divBdr>
    </w:div>
    <w:div w:id="916790067">
      <w:bodyDiv w:val="1"/>
      <w:marLeft w:val="0"/>
      <w:marRight w:val="0"/>
      <w:marTop w:val="0"/>
      <w:marBottom w:val="0"/>
      <w:divBdr>
        <w:top w:val="none" w:sz="0" w:space="0" w:color="auto"/>
        <w:left w:val="none" w:sz="0" w:space="0" w:color="auto"/>
        <w:bottom w:val="none" w:sz="0" w:space="0" w:color="auto"/>
        <w:right w:val="none" w:sz="0" w:space="0" w:color="auto"/>
      </w:divBdr>
    </w:div>
    <w:div w:id="917060294">
      <w:bodyDiv w:val="1"/>
      <w:marLeft w:val="0"/>
      <w:marRight w:val="0"/>
      <w:marTop w:val="0"/>
      <w:marBottom w:val="0"/>
      <w:divBdr>
        <w:top w:val="none" w:sz="0" w:space="0" w:color="auto"/>
        <w:left w:val="none" w:sz="0" w:space="0" w:color="auto"/>
        <w:bottom w:val="none" w:sz="0" w:space="0" w:color="auto"/>
        <w:right w:val="none" w:sz="0" w:space="0" w:color="auto"/>
      </w:divBdr>
    </w:div>
    <w:div w:id="918094652">
      <w:bodyDiv w:val="1"/>
      <w:marLeft w:val="0"/>
      <w:marRight w:val="0"/>
      <w:marTop w:val="0"/>
      <w:marBottom w:val="0"/>
      <w:divBdr>
        <w:top w:val="none" w:sz="0" w:space="0" w:color="auto"/>
        <w:left w:val="none" w:sz="0" w:space="0" w:color="auto"/>
        <w:bottom w:val="none" w:sz="0" w:space="0" w:color="auto"/>
        <w:right w:val="none" w:sz="0" w:space="0" w:color="auto"/>
      </w:divBdr>
    </w:div>
    <w:div w:id="918907155">
      <w:bodyDiv w:val="1"/>
      <w:marLeft w:val="0"/>
      <w:marRight w:val="0"/>
      <w:marTop w:val="0"/>
      <w:marBottom w:val="0"/>
      <w:divBdr>
        <w:top w:val="none" w:sz="0" w:space="0" w:color="auto"/>
        <w:left w:val="none" w:sz="0" w:space="0" w:color="auto"/>
        <w:bottom w:val="none" w:sz="0" w:space="0" w:color="auto"/>
        <w:right w:val="none" w:sz="0" w:space="0" w:color="auto"/>
      </w:divBdr>
    </w:div>
    <w:div w:id="920800634">
      <w:bodyDiv w:val="1"/>
      <w:marLeft w:val="0"/>
      <w:marRight w:val="0"/>
      <w:marTop w:val="0"/>
      <w:marBottom w:val="0"/>
      <w:divBdr>
        <w:top w:val="none" w:sz="0" w:space="0" w:color="auto"/>
        <w:left w:val="none" w:sz="0" w:space="0" w:color="auto"/>
        <w:bottom w:val="none" w:sz="0" w:space="0" w:color="auto"/>
        <w:right w:val="none" w:sz="0" w:space="0" w:color="auto"/>
      </w:divBdr>
    </w:div>
    <w:div w:id="922837553">
      <w:bodyDiv w:val="1"/>
      <w:marLeft w:val="0"/>
      <w:marRight w:val="0"/>
      <w:marTop w:val="0"/>
      <w:marBottom w:val="0"/>
      <w:divBdr>
        <w:top w:val="none" w:sz="0" w:space="0" w:color="auto"/>
        <w:left w:val="none" w:sz="0" w:space="0" w:color="auto"/>
        <w:bottom w:val="none" w:sz="0" w:space="0" w:color="auto"/>
        <w:right w:val="none" w:sz="0" w:space="0" w:color="auto"/>
      </w:divBdr>
    </w:div>
    <w:div w:id="923340885">
      <w:bodyDiv w:val="1"/>
      <w:marLeft w:val="0"/>
      <w:marRight w:val="0"/>
      <w:marTop w:val="0"/>
      <w:marBottom w:val="0"/>
      <w:divBdr>
        <w:top w:val="none" w:sz="0" w:space="0" w:color="auto"/>
        <w:left w:val="none" w:sz="0" w:space="0" w:color="auto"/>
        <w:bottom w:val="none" w:sz="0" w:space="0" w:color="auto"/>
        <w:right w:val="none" w:sz="0" w:space="0" w:color="auto"/>
      </w:divBdr>
    </w:div>
    <w:div w:id="924342949">
      <w:bodyDiv w:val="1"/>
      <w:marLeft w:val="0"/>
      <w:marRight w:val="0"/>
      <w:marTop w:val="0"/>
      <w:marBottom w:val="0"/>
      <w:divBdr>
        <w:top w:val="none" w:sz="0" w:space="0" w:color="auto"/>
        <w:left w:val="none" w:sz="0" w:space="0" w:color="auto"/>
        <w:bottom w:val="none" w:sz="0" w:space="0" w:color="auto"/>
        <w:right w:val="none" w:sz="0" w:space="0" w:color="auto"/>
      </w:divBdr>
    </w:div>
    <w:div w:id="925304146">
      <w:bodyDiv w:val="1"/>
      <w:marLeft w:val="0"/>
      <w:marRight w:val="0"/>
      <w:marTop w:val="0"/>
      <w:marBottom w:val="0"/>
      <w:divBdr>
        <w:top w:val="none" w:sz="0" w:space="0" w:color="auto"/>
        <w:left w:val="none" w:sz="0" w:space="0" w:color="auto"/>
        <w:bottom w:val="none" w:sz="0" w:space="0" w:color="auto"/>
        <w:right w:val="none" w:sz="0" w:space="0" w:color="auto"/>
      </w:divBdr>
    </w:div>
    <w:div w:id="925307006">
      <w:bodyDiv w:val="1"/>
      <w:marLeft w:val="0"/>
      <w:marRight w:val="0"/>
      <w:marTop w:val="0"/>
      <w:marBottom w:val="0"/>
      <w:divBdr>
        <w:top w:val="none" w:sz="0" w:space="0" w:color="auto"/>
        <w:left w:val="none" w:sz="0" w:space="0" w:color="auto"/>
        <w:bottom w:val="none" w:sz="0" w:space="0" w:color="auto"/>
        <w:right w:val="none" w:sz="0" w:space="0" w:color="auto"/>
      </w:divBdr>
    </w:div>
    <w:div w:id="925382614">
      <w:bodyDiv w:val="1"/>
      <w:marLeft w:val="0"/>
      <w:marRight w:val="0"/>
      <w:marTop w:val="0"/>
      <w:marBottom w:val="0"/>
      <w:divBdr>
        <w:top w:val="none" w:sz="0" w:space="0" w:color="auto"/>
        <w:left w:val="none" w:sz="0" w:space="0" w:color="auto"/>
        <w:bottom w:val="none" w:sz="0" w:space="0" w:color="auto"/>
        <w:right w:val="none" w:sz="0" w:space="0" w:color="auto"/>
      </w:divBdr>
    </w:div>
    <w:div w:id="925767827">
      <w:bodyDiv w:val="1"/>
      <w:marLeft w:val="0"/>
      <w:marRight w:val="0"/>
      <w:marTop w:val="0"/>
      <w:marBottom w:val="0"/>
      <w:divBdr>
        <w:top w:val="none" w:sz="0" w:space="0" w:color="auto"/>
        <w:left w:val="none" w:sz="0" w:space="0" w:color="auto"/>
        <w:bottom w:val="none" w:sz="0" w:space="0" w:color="auto"/>
        <w:right w:val="none" w:sz="0" w:space="0" w:color="auto"/>
      </w:divBdr>
    </w:div>
    <w:div w:id="925962368">
      <w:bodyDiv w:val="1"/>
      <w:marLeft w:val="0"/>
      <w:marRight w:val="0"/>
      <w:marTop w:val="0"/>
      <w:marBottom w:val="0"/>
      <w:divBdr>
        <w:top w:val="none" w:sz="0" w:space="0" w:color="auto"/>
        <w:left w:val="none" w:sz="0" w:space="0" w:color="auto"/>
        <w:bottom w:val="none" w:sz="0" w:space="0" w:color="auto"/>
        <w:right w:val="none" w:sz="0" w:space="0" w:color="auto"/>
      </w:divBdr>
    </w:div>
    <w:div w:id="926616674">
      <w:bodyDiv w:val="1"/>
      <w:marLeft w:val="0"/>
      <w:marRight w:val="0"/>
      <w:marTop w:val="0"/>
      <w:marBottom w:val="0"/>
      <w:divBdr>
        <w:top w:val="none" w:sz="0" w:space="0" w:color="auto"/>
        <w:left w:val="none" w:sz="0" w:space="0" w:color="auto"/>
        <w:bottom w:val="none" w:sz="0" w:space="0" w:color="auto"/>
        <w:right w:val="none" w:sz="0" w:space="0" w:color="auto"/>
      </w:divBdr>
    </w:div>
    <w:div w:id="927157856">
      <w:bodyDiv w:val="1"/>
      <w:marLeft w:val="0"/>
      <w:marRight w:val="0"/>
      <w:marTop w:val="0"/>
      <w:marBottom w:val="0"/>
      <w:divBdr>
        <w:top w:val="none" w:sz="0" w:space="0" w:color="auto"/>
        <w:left w:val="none" w:sz="0" w:space="0" w:color="auto"/>
        <w:bottom w:val="none" w:sz="0" w:space="0" w:color="auto"/>
        <w:right w:val="none" w:sz="0" w:space="0" w:color="auto"/>
      </w:divBdr>
    </w:div>
    <w:div w:id="927274814">
      <w:bodyDiv w:val="1"/>
      <w:marLeft w:val="0"/>
      <w:marRight w:val="0"/>
      <w:marTop w:val="0"/>
      <w:marBottom w:val="0"/>
      <w:divBdr>
        <w:top w:val="none" w:sz="0" w:space="0" w:color="auto"/>
        <w:left w:val="none" w:sz="0" w:space="0" w:color="auto"/>
        <w:bottom w:val="none" w:sz="0" w:space="0" w:color="auto"/>
        <w:right w:val="none" w:sz="0" w:space="0" w:color="auto"/>
      </w:divBdr>
    </w:div>
    <w:div w:id="929772664">
      <w:bodyDiv w:val="1"/>
      <w:marLeft w:val="0"/>
      <w:marRight w:val="0"/>
      <w:marTop w:val="0"/>
      <w:marBottom w:val="0"/>
      <w:divBdr>
        <w:top w:val="none" w:sz="0" w:space="0" w:color="auto"/>
        <w:left w:val="none" w:sz="0" w:space="0" w:color="auto"/>
        <w:bottom w:val="none" w:sz="0" w:space="0" w:color="auto"/>
        <w:right w:val="none" w:sz="0" w:space="0" w:color="auto"/>
      </w:divBdr>
    </w:div>
    <w:div w:id="929847019">
      <w:bodyDiv w:val="1"/>
      <w:marLeft w:val="0"/>
      <w:marRight w:val="0"/>
      <w:marTop w:val="0"/>
      <w:marBottom w:val="0"/>
      <w:divBdr>
        <w:top w:val="none" w:sz="0" w:space="0" w:color="auto"/>
        <w:left w:val="none" w:sz="0" w:space="0" w:color="auto"/>
        <w:bottom w:val="none" w:sz="0" w:space="0" w:color="auto"/>
        <w:right w:val="none" w:sz="0" w:space="0" w:color="auto"/>
      </w:divBdr>
    </w:div>
    <w:div w:id="930161832">
      <w:bodyDiv w:val="1"/>
      <w:marLeft w:val="0"/>
      <w:marRight w:val="0"/>
      <w:marTop w:val="0"/>
      <w:marBottom w:val="0"/>
      <w:divBdr>
        <w:top w:val="none" w:sz="0" w:space="0" w:color="auto"/>
        <w:left w:val="none" w:sz="0" w:space="0" w:color="auto"/>
        <w:bottom w:val="none" w:sz="0" w:space="0" w:color="auto"/>
        <w:right w:val="none" w:sz="0" w:space="0" w:color="auto"/>
      </w:divBdr>
    </w:div>
    <w:div w:id="930744964">
      <w:bodyDiv w:val="1"/>
      <w:marLeft w:val="0"/>
      <w:marRight w:val="0"/>
      <w:marTop w:val="0"/>
      <w:marBottom w:val="0"/>
      <w:divBdr>
        <w:top w:val="none" w:sz="0" w:space="0" w:color="auto"/>
        <w:left w:val="none" w:sz="0" w:space="0" w:color="auto"/>
        <w:bottom w:val="none" w:sz="0" w:space="0" w:color="auto"/>
        <w:right w:val="none" w:sz="0" w:space="0" w:color="auto"/>
      </w:divBdr>
    </w:div>
    <w:div w:id="931621810">
      <w:bodyDiv w:val="1"/>
      <w:marLeft w:val="0"/>
      <w:marRight w:val="0"/>
      <w:marTop w:val="0"/>
      <w:marBottom w:val="0"/>
      <w:divBdr>
        <w:top w:val="none" w:sz="0" w:space="0" w:color="auto"/>
        <w:left w:val="none" w:sz="0" w:space="0" w:color="auto"/>
        <w:bottom w:val="none" w:sz="0" w:space="0" w:color="auto"/>
        <w:right w:val="none" w:sz="0" w:space="0" w:color="auto"/>
      </w:divBdr>
    </w:div>
    <w:div w:id="932208298">
      <w:bodyDiv w:val="1"/>
      <w:marLeft w:val="0"/>
      <w:marRight w:val="0"/>
      <w:marTop w:val="0"/>
      <w:marBottom w:val="0"/>
      <w:divBdr>
        <w:top w:val="none" w:sz="0" w:space="0" w:color="auto"/>
        <w:left w:val="none" w:sz="0" w:space="0" w:color="auto"/>
        <w:bottom w:val="none" w:sz="0" w:space="0" w:color="auto"/>
        <w:right w:val="none" w:sz="0" w:space="0" w:color="auto"/>
      </w:divBdr>
    </w:div>
    <w:div w:id="932392930">
      <w:bodyDiv w:val="1"/>
      <w:marLeft w:val="0"/>
      <w:marRight w:val="0"/>
      <w:marTop w:val="0"/>
      <w:marBottom w:val="0"/>
      <w:divBdr>
        <w:top w:val="none" w:sz="0" w:space="0" w:color="auto"/>
        <w:left w:val="none" w:sz="0" w:space="0" w:color="auto"/>
        <w:bottom w:val="none" w:sz="0" w:space="0" w:color="auto"/>
        <w:right w:val="none" w:sz="0" w:space="0" w:color="auto"/>
      </w:divBdr>
    </w:div>
    <w:div w:id="933049157">
      <w:bodyDiv w:val="1"/>
      <w:marLeft w:val="0"/>
      <w:marRight w:val="0"/>
      <w:marTop w:val="0"/>
      <w:marBottom w:val="0"/>
      <w:divBdr>
        <w:top w:val="none" w:sz="0" w:space="0" w:color="auto"/>
        <w:left w:val="none" w:sz="0" w:space="0" w:color="auto"/>
        <w:bottom w:val="none" w:sz="0" w:space="0" w:color="auto"/>
        <w:right w:val="none" w:sz="0" w:space="0" w:color="auto"/>
      </w:divBdr>
    </w:div>
    <w:div w:id="933049727">
      <w:bodyDiv w:val="1"/>
      <w:marLeft w:val="0"/>
      <w:marRight w:val="0"/>
      <w:marTop w:val="0"/>
      <w:marBottom w:val="0"/>
      <w:divBdr>
        <w:top w:val="none" w:sz="0" w:space="0" w:color="auto"/>
        <w:left w:val="none" w:sz="0" w:space="0" w:color="auto"/>
        <w:bottom w:val="none" w:sz="0" w:space="0" w:color="auto"/>
        <w:right w:val="none" w:sz="0" w:space="0" w:color="auto"/>
      </w:divBdr>
    </w:div>
    <w:div w:id="933707990">
      <w:bodyDiv w:val="1"/>
      <w:marLeft w:val="0"/>
      <w:marRight w:val="0"/>
      <w:marTop w:val="0"/>
      <w:marBottom w:val="0"/>
      <w:divBdr>
        <w:top w:val="none" w:sz="0" w:space="0" w:color="auto"/>
        <w:left w:val="none" w:sz="0" w:space="0" w:color="auto"/>
        <w:bottom w:val="none" w:sz="0" w:space="0" w:color="auto"/>
        <w:right w:val="none" w:sz="0" w:space="0" w:color="auto"/>
      </w:divBdr>
    </w:div>
    <w:div w:id="934174564">
      <w:bodyDiv w:val="1"/>
      <w:marLeft w:val="0"/>
      <w:marRight w:val="0"/>
      <w:marTop w:val="0"/>
      <w:marBottom w:val="0"/>
      <w:divBdr>
        <w:top w:val="none" w:sz="0" w:space="0" w:color="auto"/>
        <w:left w:val="none" w:sz="0" w:space="0" w:color="auto"/>
        <w:bottom w:val="none" w:sz="0" w:space="0" w:color="auto"/>
        <w:right w:val="none" w:sz="0" w:space="0" w:color="auto"/>
      </w:divBdr>
    </w:div>
    <w:div w:id="936061426">
      <w:bodyDiv w:val="1"/>
      <w:marLeft w:val="0"/>
      <w:marRight w:val="0"/>
      <w:marTop w:val="0"/>
      <w:marBottom w:val="0"/>
      <w:divBdr>
        <w:top w:val="none" w:sz="0" w:space="0" w:color="auto"/>
        <w:left w:val="none" w:sz="0" w:space="0" w:color="auto"/>
        <w:bottom w:val="none" w:sz="0" w:space="0" w:color="auto"/>
        <w:right w:val="none" w:sz="0" w:space="0" w:color="auto"/>
      </w:divBdr>
    </w:div>
    <w:div w:id="936869697">
      <w:bodyDiv w:val="1"/>
      <w:marLeft w:val="0"/>
      <w:marRight w:val="0"/>
      <w:marTop w:val="0"/>
      <w:marBottom w:val="0"/>
      <w:divBdr>
        <w:top w:val="none" w:sz="0" w:space="0" w:color="auto"/>
        <w:left w:val="none" w:sz="0" w:space="0" w:color="auto"/>
        <w:bottom w:val="none" w:sz="0" w:space="0" w:color="auto"/>
        <w:right w:val="none" w:sz="0" w:space="0" w:color="auto"/>
      </w:divBdr>
    </w:div>
    <w:div w:id="938293699">
      <w:bodyDiv w:val="1"/>
      <w:marLeft w:val="0"/>
      <w:marRight w:val="0"/>
      <w:marTop w:val="0"/>
      <w:marBottom w:val="0"/>
      <w:divBdr>
        <w:top w:val="none" w:sz="0" w:space="0" w:color="auto"/>
        <w:left w:val="none" w:sz="0" w:space="0" w:color="auto"/>
        <w:bottom w:val="none" w:sz="0" w:space="0" w:color="auto"/>
        <w:right w:val="none" w:sz="0" w:space="0" w:color="auto"/>
      </w:divBdr>
    </w:div>
    <w:div w:id="938297790">
      <w:bodyDiv w:val="1"/>
      <w:marLeft w:val="0"/>
      <w:marRight w:val="0"/>
      <w:marTop w:val="0"/>
      <w:marBottom w:val="0"/>
      <w:divBdr>
        <w:top w:val="none" w:sz="0" w:space="0" w:color="auto"/>
        <w:left w:val="none" w:sz="0" w:space="0" w:color="auto"/>
        <w:bottom w:val="none" w:sz="0" w:space="0" w:color="auto"/>
        <w:right w:val="none" w:sz="0" w:space="0" w:color="auto"/>
      </w:divBdr>
    </w:div>
    <w:div w:id="939069138">
      <w:bodyDiv w:val="1"/>
      <w:marLeft w:val="0"/>
      <w:marRight w:val="0"/>
      <w:marTop w:val="0"/>
      <w:marBottom w:val="0"/>
      <w:divBdr>
        <w:top w:val="none" w:sz="0" w:space="0" w:color="auto"/>
        <w:left w:val="none" w:sz="0" w:space="0" w:color="auto"/>
        <w:bottom w:val="none" w:sz="0" w:space="0" w:color="auto"/>
        <w:right w:val="none" w:sz="0" w:space="0" w:color="auto"/>
      </w:divBdr>
    </w:div>
    <w:div w:id="939725857">
      <w:bodyDiv w:val="1"/>
      <w:marLeft w:val="0"/>
      <w:marRight w:val="0"/>
      <w:marTop w:val="0"/>
      <w:marBottom w:val="0"/>
      <w:divBdr>
        <w:top w:val="none" w:sz="0" w:space="0" w:color="auto"/>
        <w:left w:val="none" w:sz="0" w:space="0" w:color="auto"/>
        <w:bottom w:val="none" w:sz="0" w:space="0" w:color="auto"/>
        <w:right w:val="none" w:sz="0" w:space="0" w:color="auto"/>
      </w:divBdr>
    </w:div>
    <w:div w:id="941686928">
      <w:bodyDiv w:val="1"/>
      <w:marLeft w:val="0"/>
      <w:marRight w:val="0"/>
      <w:marTop w:val="0"/>
      <w:marBottom w:val="0"/>
      <w:divBdr>
        <w:top w:val="none" w:sz="0" w:space="0" w:color="auto"/>
        <w:left w:val="none" w:sz="0" w:space="0" w:color="auto"/>
        <w:bottom w:val="none" w:sz="0" w:space="0" w:color="auto"/>
        <w:right w:val="none" w:sz="0" w:space="0" w:color="auto"/>
      </w:divBdr>
    </w:div>
    <w:div w:id="942807621">
      <w:bodyDiv w:val="1"/>
      <w:marLeft w:val="0"/>
      <w:marRight w:val="0"/>
      <w:marTop w:val="0"/>
      <w:marBottom w:val="0"/>
      <w:divBdr>
        <w:top w:val="none" w:sz="0" w:space="0" w:color="auto"/>
        <w:left w:val="none" w:sz="0" w:space="0" w:color="auto"/>
        <w:bottom w:val="none" w:sz="0" w:space="0" w:color="auto"/>
        <w:right w:val="none" w:sz="0" w:space="0" w:color="auto"/>
      </w:divBdr>
    </w:div>
    <w:div w:id="943224449">
      <w:bodyDiv w:val="1"/>
      <w:marLeft w:val="0"/>
      <w:marRight w:val="0"/>
      <w:marTop w:val="0"/>
      <w:marBottom w:val="0"/>
      <w:divBdr>
        <w:top w:val="none" w:sz="0" w:space="0" w:color="auto"/>
        <w:left w:val="none" w:sz="0" w:space="0" w:color="auto"/>
        <w:bottom w:val="none" w:sz="0" w:space="0" w:color="auto"/>
        <w:right w:val="none" w:sz="0" w:space="0" w:color="auto"/>
      </w:divBdr>
    </w:div>
    <w:div w:id="944114847">
      <w:bodyDiv w:val="1"/>
      <w:marLeft w:val="0"/>
      <w:marRight w:val="0"/>
      <w:marTop w:val="0"/>
      <w:marBottom w:val="0"/>
      <w:divBdr>
        <w:top w:val="none" w:sz="0" w:space="0" w:color="auto"/>
        <w:left w:val="none" w:sz="0" w:space="0" w:color="auto"/>
        <w:bottom w:val="none" w:sz="0" w:space="0" w:color="auto"/>
        <w:right w:val="none" w:sz="0" w:space="0" w:color="auto"/>
      </w:divBdr>
    </w:div>
    <w:div w:id="944963868">
      <w:bodyDiv w:val="1"/>
      <w:marLeft w:val="0"/>
      <w:marRight w:val="0"/>
      <w:marTop w:val="0"/>
      <w:marBottom w:val="0"/>
      <w:divBdr>
        <w:top w:val="none" w:sz="0" w:space="0" w:color="auto"/>
        <w:left w:val="none" w:sz="0" w:space="0" w:color="auto"/>
        <w:bottom w:val="none" w:sz="0" w:space="0" w:color="auto"/>
        <w:right w:val="none" w:sz="0" w:space="0" w:color="auto"/>
      </w:divBdr>
    </w:div>
    <w:div w:id="945577560">
      <w:bodyDiv w:val="1"/>
      <w:marLeft w:val="0"/>
      <w:marRight w:val="0"/>
      <w:marTop w:val="0"/>
      <w:marBottom w:val="0"/>
      <w:divBdr>
        <w:top w:val="none" w:sz="0" w:space="0" w:color="auto"/>
        <w:left w:val="none" w:sz="0" w:space="0" w:color="auto"/>
        <w:bottom w:val="none" w:sz="0" w:space="0" w:color="auto"/>
        <w:right w:val="none" w:sz="0" w:space="0" w:color="auto"/>
      </w:divBdr>
    </w:div>
    <w:div w:id="947394237">
      <w:bodyDiv w:val="1"/>
      <w:marLeft w:val="0"/>
      <w:marRight w:val="0"/>
      <w:marTop w:val="0"/>
      <w:marBottom w:val="0"/>
      <w:divBdr>
        <w:top w:val="none" w:sz="0" w:space="0" w:color="auto"/>
        <w:left w:val="none" w:sz="0" w:space="0" w:color="auto"/>
        <w:bottom w:val="none" w:sz="0" w:space="0" w:color="auto"/>
        <w:right w:val="none" w:sz="0" w:space="0" w:color="auto"/>
      </w:divBdr>
    </w:div>
    <w:div w:id="947657258">
      <w:bodyDiv w:val="1"/>
      <w:marLeft w:val="0"/>
      <w:marRight w:val="0"/>
      <w:marTop w:val="0"/>
      <w:marBottom w:val="0"/>
      <w:divBdr>
        <w:top w:val="none" w:sz="0" w:space="0" w:color="auto"/>
        <w:left w:val="none" w:sz="0" w:space="0" w:color="auto"/>
        <w:bottom w:val="none" w:sz="0" w:space="0" w:color="auto"/>
        <w:right w:val="none" w:sz="0" w:space="0" w:color="auto"/>
      </w:divBdr>
    </w:div>
    <w:div w:id="948204025">
      <w:bodyDiv w:val="1"/>
      <w:marLeft w:val="0"/>
      <w:marRight w:val="0"/>
      <w:marTop w:val="0"/>
      <w:marBottom w:val="0"/>
      <w:divBdr>
        <w:top w:val="none" w:sz="0" w:space="0" w:color="auto"/>
        <w:left w:val="none" w:sz="0" w:space="0" w:color="auto"/>
        <w:bottom w:val="none" w:sz="0" w:space="0" w:color="auto"/>
        <w:right w:val="none" w:sz="0" w:space="0" w:color="auto"/>
      </w:divBdr>
    </w:div>
    <w:div w:id="948899027">
      <w:bodyDiv w:val="1"/>
      <w:marLeft w:val="0"/>
      <w:marRight w:val="0"/>
      <w:marTop w:val="0"/>
      <w:marBottom w:val="0"/>
      <w:divBdr>
        <w:top w:val="none" w:sz="0" w:space="0" w:color="auto"/>
        <w:left w:val="none" w:sz="0" w:space="0" w:color="auto"/>
        <w:bottom w:val="none" w:sz="0" w:space="0" w:color="auto"/>
        <w:right w:val="none" w:sz="0" w:space="0" w:color="auto"/>
      </w:divBdr>
    </w:div>
    <w:div w:id="949240178">
      <w:bodyDiv w:val="1"/>
      <w:marLeft w:val="0"/>
      <w:marRight w:val="0"/>
      <w:marTop w:val="0"/>
      <w:marBottom w:val="0"/>
      <w:divBdr>
        <w:top w:val="none" w:sz="0" w:space="0" w:color="auto"/>
        <w:left w:val="none" w:sz="0" w:space="0" w:color="auto"/>
        <w:bottom w:val="none" w:sz="0" w:space="0" w:color="auto"/>
        <w:right w:val="none" w:sz="0" w:space="0" w:color="auto"/>
      </w:divBdr>
    </w:div>
    <w:div w:id="949581885">
      <w:bodyDiv w:val="1"/>
      <w:marLeft w:val="0"/>
      <w:marRight w:val="0"/>
      <w:marTop w:val="0"/>
      <w:marBottom w:val="0"/>
      <w:divBdr>
        <w:top w:val="none" w:sz="0" w:space="0" w:color="auto"/>
        <w:left w:val="none" w:sz="0" w:space="0" w:color="auto"/>
        <w:bottom w:val="none" w:sz="0" w:space="0" w:color="auto"/>
        <w:right w:val="none" w:sz="0" w:space="0" w:color="auto"/>
      </w:divBdr>
    </w:div>
    <w:div w:id="951399549">
      <w:bodyDiv w:val="1"/>
      <w:marLeft w:val="0"/>
      <w:marRight w:val="0"/>
      <w:marTop w:val="0"/>
      <w:marBottom w:val="0"/>
      <w:divBdr>
        <w:top w:val="none" w:sz="0" w:space="0" w:color="auto"/>
        <w:left w:val="none" w:sz="0" w:space="0" w:color="auto"/>
        <w:bottom w:val="none" w:sz="0" w:space="0" w:color="auto"/>
        <w:right w:val="none" w:sz="0" w:space="0" w:color="auto"/>
      </w:divBdr>
    </w:div>
    <w:div w:id="951667958">
      <w:bodyDiv w:val="1"/>
      <w:marLeft w:val="0"/>
      <w:marRight w:val="0"/>
      <w:marTop w:val="0"/>
      <w:marBottom w:val="0"/>
      <w:divBdr>
        <w:top w:val="none" w:sz="0" w:space="0" w:color="auto"/>
        <w:left w:val="none" w:sz="0" w:space="0" w:color="auto"/>
        <w:bottom w:val="none" w:sz="0" w:space="0" w:color="auto"/>
        <w:right w:val="none" w:sz="0" w:space="0" w:color="auto"/>
      </w:divBdr>
    </w:div>
    <w:div w:id="952399339">
      <w:bodyDiv w:val="1"/>
      <w:marLeft w:val="0"/>
      <w:marRight w:val="0"/>
      <w:marTop w:val="0"/>
      <w:marBottom w:val="0"/>
      <w:divBdr>
        <w:top w:val="none" w:sz="0" w:space="0" w:color="auto"/>
        <w:left w:val="none" w:sz="0" w:space="0" w:color="auto"/>
        <w:bottom w:val="none" w:sz="0" w:space="0" w:color="auto"/>
        <w:right w:val="none" w:sz="0" w:space="0" w:color="auto"/>
      </w:divBdr>
    </w:div>
    <w:div w:id="952516780">
      <w:bodyDiv w:val="1"/>
      <w:marLeft w:val="0"/>
      <w:marRight w:val="0"/>
      <w:marTop w:val="0"/>
      <w:marBottom w:val="0"/>
      <w:divBdr>
        <w:top w:val="none" w:sz="0" w:space="0" w:color="auto"/>
        <w:left w:val="none" w:sz="0" w:space="0" w:color="auto"/>
        <w:bottom w:val="none" w:sz="0" w:space="0" w:color="auto"/>
        <w:right w:val="none" w:sz="0" w:space="0" w:color="auto"/>
      </w:divBdr>
    </w:div>
    <w:div w:id="954797432">
      <w:bodyDiv w:val="1"/>
      <w:marLeft w:val="0"/>
      <w:marRight w:val="0"/>
      <w:marTop w:val="0"/>
      <w:marBottom w:val="0"/>
      <w:divBdr>
        <w:top w:val="none" w:sz="0" w:space="0" w:color="auto"/>
        <w:left w:val="none" w:sz="0" w:space="0" w:color="auto"/>
        <w:bottom w:val="none" w:sz="0" w:space="0" w:color="auto"/>
        <w:right w:val="none" w:sz="0" w:space="0" w:color="auto"/>
      </w:divBdr>
    </w:div>
    <w:div w:id="956178541">
      <w:bodyDiv w:val="1"/>
      <w:marLeft w:val="0"/>
      <w:marRight w:val="0"/>
      <w:marTop w:val="0"/>
      <w:marBottom w:val="0"/>
      <w:divBdr>
        <w:top w:val="none" w:sz="0" w:space="0" w:color="auto"/>
        <w:left w:val="none" w:sz="0" w:space="0" w:color="auto"/>
        <w:bottom w:val="none" w:sz="0" w:space="0" w:color="auto"/>
        <w:right w:val="none" w:sz="0" w:space="0" w:color="auto"/>
      </w:divBdr>
    </w:div>
    <w:div w:id="956302542">
      <w:bodyDiv w:val="1"/>
      <w:marLeft w:val="0"/>
      <w:marRight w:val="0"/>
      <w:marTop w:val="0"/>
      <w:marBottom w:val="0"/>
      <w:divBdr>
        <w:top w:val="none" w:sz="0" w:space="0" w:color="auto"/>
        <w:left w:val="none" w:sz="0" w:space="0" w:color="auto"/>
        <w:bottom w:val="none" w:sz="0" w:space="0" w:color="auto"/>
        <w:right w:val="none" w:sz="0" w:space="0" w:color="auto"/>
      </w:divBdr>
    </w:div>
    <w:div w:id="957028989">
      <w:bodyDiv w:val="1"/>
      <w:marLeft w:val="0"/>
      <w:marRight w:val="0"/>
      <w:marTop w:val="0"/>
      <w:marBottom w:val="0"/>
      <w:divBdr>
        <w:top w:val="none" w:sz="0" w:space="0" w:color="auto"/>
        <w:left w:val="none" w:sz="0" w:space="0" w:color="auto"/>
        <w:bottom w:val="none" w:sz="0" w:space="0" w:color="auto"/>
        <w:right w:val="none" w:sz="0" w:space="0" w:color="auto"/>
      </w:divBdr>
    </w:div>
    <w:div w:id="957561635">
      <w:bodyDiv w:val="1"/>
      <w:marLeft w:val="0"/>
      <w:marRight w:val="0"/>
      <w:marTop w:val="0"/>
      <w:marBottom w:val="0"/>
      <w:divBdr>
        <w:top w:val="none" w:sz="0" w:space="0" w:color="auto"/>
        <w:left w:val="none" w:sz="0" w:space="0" w:color="auto"/>
        <w:bottom w:val="none" w:sz="0" w:space="0" w:color="auto"/>
        <w:right w:val="none" w:sz="0" w:space="0" w:color="auto"/>
      </w:divBdr>
    </w:div>
    <w:div w:id="957567443">
      <w:bodyDiv w:val="1"/>
      <w:marLeft w:val="0"/>
      <w:marRight w:val="0"/>
      <w:marTop w:val="0"/>
      <w:marBottom w:val="0"/>
      <w:divBdr>
        <w:top w:val="none" w:sz="0" w:space="0" w:color="auto"/>
        <w:left w:val="none" w:sz="0" w:space="0" w:color="auto"/>
        <w:bottom w:val="none" w:sz="0" w:space="0" w:color="auto"/>
        <w:right w:val="none" w:sz="0" w:space="0" w:color="auto"/>
      </w:divBdr>
    </w:div>
    <w:div w:id="957906778">
      <w:bodyDiv w:val="1"/>
      <w:marLeft w:val="0"/>
      <w:marRight w:val="0"/>
      <w:marTop w:val="0"/>
      <w:marBottom w:val="0"/>
      <w:divBdr>
        <w:top w:val="none" w:sz="0" w:space="0" w:color="auto"/>
        <w:left w:val="none" w:sz="0" w:space="0" w:color="auto"/>
        <w:bottom w:val="none" w:sz="0" w:space="0" w:color="auto"/>
        <w:right w:val="none" w:sz="0" w:space="0" w:color="auto"/>
      </w:divBdr>
    </w:div>
    <w:div w:id="958924033">
      <w:bodyDiv w:val="1"/>
      <w:marLeft w:val="0"/>
      <w:marRight w:val="0"/>
      <w:marTop w:val="0"/>
      <w:marBottom w:val="0"/>
      <w:divBdr>
        <w:top w:val="none" w:sz="0" w:space="0" w:color="auto"/>
        <w:left w:val="none" w:sz="0" w:space="0" w:color="auto"/>
        <w:bottom w:val="none" w:sz="0" w:space="0" w:color="auto"/>
        <w:right w:val="none" w:sz="0" w:space="0" w:color="auto"/>
      </w:divBdr>
    </w:div>
    <w:div w:id="958997249">
      <w:bodyDiv w:val="1"/>
      <w:marLeft w:val="0"/>
      <w:marRight w:val="0"/>
      <w:marTop w:val="0"/>
      <w:marBottom w:val="0"/>
      <w:divBdr>
        <w:top w:val="none" w:sz="0" w:space="0" w:color="auto"/>
        <w:left w:val="none" w:sz="0" w:space="0" w:color="auto"/>
        <w:bottom w:val="none" w:sz="0" w:space="0" w:color="auto"/>
        <w:right w:val="none" w:sz="0" w:space="0" w:color="auto"/>
      </w:divBdr>
    </w:div>
    <w:div w:id="959148351">
      <w:bodyDiv w:val="1"/>
      <w:marLeft w:val="0"/>
      <w:marRight w:val="0"/>
      <w:marTop w:val="0"/>
      <w:marBottom w:val="0"/>
      <w:divBdr>
        <w:top w:val="none" w:sz="0" w:space="0" w:color="auto"/>
        <w:left w:val="none" w:sz="0" w:space="0" w:color="auto"/>
        <w:bottom w:val="none" w:sz="0" w:space="0" w:color="auto"/>
        <w:right w:val="none" w:sz="0" w:space="0" w:color="auto"/>
      </w:divBdr>
    </w:div>
    <w:div w:id="959800521">
      <w:bodyDiv w:val="1"/>
      <w:marLeft w:val="0"/>
      <w:marRight w:val="0"/>
      <w:marTop w:val="0"/>
      <w:marBottom w:val="0"/>
      <w:divBdr>
        <w:top w:val="none" w:sz="0" w:space="0" w:color="auto"/>
        <w:left w:val="none" w:sz="0" w:space="0" w:color="auto"/>
        <w:bottom w:val="none" w:sz="0" w:space="0" w:color="auto"/>
        <w:right w:val="none" w:sz="0" w:space="0" w:color="auto"/>
      </w:divBdr>
    </w:div>
    <w:div w:id="962417021">
      <w:bodyDiv w:val="1"/>
      <w:marLeft w:val="0"/>
      <w:marRight w:val="0"/>
      <w:marTop w:val="0"/>
      <w:marBottom w:val="0"/>
      <w:divBdr>
        <w:top w:val="none" w:sz="0" w:space="0" w:color="auto"/>
        <w:left w:val="none" w:sz="0" w:space="0" w:color="auto"/>
        <w:bottom w:val="none" w:sz="0" w:space="0" w:color="auto"/>
        <w:right w:val="none" w:sz="0" w:space="0" w:color="auto"/>
      </w:divBdr>
    </w:div>
    <w:div w:id="962426258">
      <w:bodyDiv w:val="1"/>
      <w:marLeft w:val="0"/>
      <w:marRight w:val="0"/>
      <w:marTop w:val="0"/>
      <w:marBottom w:val="0"/>
      <w:divBdr>
        <w:top w:val="none" w:sz="0" w:space="0" w:color="auto"/>
        <w:left w:val="none" w:sz="0" w:space="0" w:color="auto"/>
        <w:bottom w:val="none" w:sz="0" w:space="0" w:color="auto"/>
        <w:right w:val="none" w:sz="0" w:space="0" w:color="auto"/>
      </w:divBdr>
    </w:div>
    <w:div w:id="962688005">
      <w:bodyDiv w:val="1"/>
      <w:marLeft w:val="0"/>
      <w:marRight w:val="0"/>
      <w:marTop w:val="0"/>
      <w:marBottom w:val="0"/>
      <w:divBdr>
        <w:top w:val="none" w:sz="0" w:space="0" w:color="auto"/>
        <w:left w:val="none" w:sz="0" w:space="0" w:color="auto"/>
        <w:bottom w:val="none" w:sz="0" w:space="0" w:color="auto"/>
        <w:right w:val="none" w:sz="0" w:space="0" w:color="auto"/>
      </w:divBdr>
    </w:div>
    <w:div w:id="963117631">
      <w:bodyDiv w:val="1"/>
      <w:marLeft w:val="0"/>
      <w:marRight w:val="0"/>
      <w:marTop w:val="0"/>
      <w:marBottom w:val="0"/>
      <w:divBdr>
        <w:top w:val="none" w:sz="0" w:space="0" w:color="auto"/>
        <w:left w:val="none" w:sz="0" w:space="0" w:color="auto"/>
        <w:bottom w:val="none" w:sz="0" w:space="0" w:color="auto"/>
        <w:right w:val="none" w:sz="0" w:space="0" w:color="auto"/>
      </w:divBdr>
    </w:div>
    <w:div w:id="963124127">
      <w:bodyDiv w:val="1"/>
      <w:marLeft w:val="0"/>
      <w:marRight w:val="0"/>
      <w:marTop w:val="0"/>
      <w:marBottom w:val="0"/>
      <w:divBdr>
        <w:top w:val="none" w:sz="0" w:space="0" w:color="auto"/>
        <w:left w:val="none" w:sz="0" w:space="0" w:color="auto"/>
        <w:bottom w:val="none" w:sz="0" w:space="0" w:color="auto"/>
        <w:right w:val="none" w:sz="0" w:space="0" w:color="auto"/>
      </w:divBdr>
    </w:div>
    <w:div w:id="963537348">
      <w:bodyDiv w:val="1"/>
      <w:marLeft w:val="0"/>
      <w:marRight w:val="0"/>
      <w:marTop w:val="0"/>
      <w:marBottom w:val="0"/>
      <w:divBdr>
        <w:top w:val="none" w:sz="0" w:space="0" w:color="auto"/>
        <w:left w:val="none" w:sz="0" w:space="0" w:color="auto"/>
        <w:bottom w:val="none" w:sz="0" w:space="0" w:color="auto"/>
        <w:right w:val="none" w:sz="0" w:space="0" w:color="auto"/>
      </w:divBdr>
    </w:div>
    <w:div w:id="964040849">
      <w:bodyDiv w:val="1"/>
      <w:marLeft w:val="0"/>
      <w:marRight w:val="0"/>
      <w:marTop w:val="0"/>
      <w:marBottom w:val="0"/>
      <w:divBdr>
        <w:top w:val="none" w:sz="0" w:space="0" w:color="auto"/>
        <w:left w:val="none" w:sz="0" w:space="0" w:color="auto"/>
        <w:bottom w:val="none" w:sz="0" w:space="0" w:color="auto"/>
        <w:right w:val="none" w:sz="0" w:space="0" w:color="auto"/>
      </w:divBdr>
    </w:div>
    <w:div w:id="964432199">
      <w:bodyDiv w:val="1"/>
      <w:marLeft w:val="0"/>
      <w:marRight w:val="0"/>
      <w:marTop w:val="0"/>
      <w:marBottom w:val="0"/>
      <w:divBdr>
        <w:top w:val="none" w:sz="0" w:space="0" w:color="auto"/>
        <w:left w:val="none" w:sz="0" w:space="0" w:color="auto"/>
        <w:bottom w:val="none" w:sz="0" w:space="0" w:color="auto"/>
        <w:right w:val="none" w:sz="0" w:space="0" w:color="auto"/>
      </w:divBdr>
    </w:div>
    <w:div w:id="964849630">
      <w:bodyDiv w:val="1"/>
      <w:marLeft w:val="0"/>
      <w:marRight w:val="0"/>
      <w:marTop w:val="0"/>
      <w:marBottom w:val="0"/>
      <w:divBdr>
        <w:top w:val="none" w:sz="0" w:space="0" w:color="auto"/>
        <w:left w:val="none" w:sz="0" w:space="0" w:color="auto"/>
        <w:bottom w:val="none" w:sz="0" w:space="0" w:color="auto"/>
        <w:right w:val="none" w:sz="0" w:space="0" w:color="auto"/>
      </w:divBdr>
    </w:div>
    <w:div w:id="965235329">
      <w:bodyDiv w:val="1"/>
      <w:marLeft w:val="0"/>
      <w:marRight w:val="0"/>
      <w:marTop w:val="0"/>
      <w:marBottom w:val="0"/>
      <w:divBdr>
        <w:top w:val="none" w:sz="0" w:space="0" w:color="auto"/>
        <w:left w:val="none" w:sz="0" w:space="0" w:color="auto"/>
        <w:bottom w:val="none" w:sz="0" w:space="0" w:color="auto"/>
        <w:right w:val="none" w:sz="0" w:space="0" w:color="auto"/>
      </w:divBdr>
    </w:div>
    <w:div w:id="965546850">
      <w:bodyDiv w:val="1"/>
      <w:marLeft w:val="0"/>
      <w:marRight w:val="0"/>
      <w:marTop w:val="0"/>
      <w:marBottom w:val="0"/>
      <w:divBdr>
        <w:top w:val="none" w:sz="0" w:space="0" w:color="auto"/>
        <w:left w:val="none" w:sz="0" w:space="0" w:color="auto"/>
        <w:bottom w:val="none" w:sz="0" w:space="0" w:color="auto"/>
        <w:right w:val="none" w:sz="0" w:space="0" w:color="auto"/>
      </w:divBdr>
    </w:div>
    <w:div w:id="965743246">
      <w:bodyDiv w:val="1"/>
      <w:marLeft w:val="0"/>
      <w:marRight w:val="0"/>
      <w:marTop w:val="0"/>
      <w:marBottom w:val="0"/>
      <w:divBdr>
        <w:top w:val="none" w:sz="0" w:space="0" w:color="auto"/>
        <w:left w:val="none" w:sz="0" w:space="0" w:color="auto"/>
        <w:bottom w:val="none" w:sz="0" w:space="0" w:color="auto"/>
        <w:right w:val="none" w:sz="0" w:space="0" w:color="auto"/>
      </w:divBdr>
    </w:div>
    <w:div w:id="965935339">
      <w:bodyDiv w:val="1"/>
      <w:marLeft w:val="0"/>
      <w:marRight w:val="0"/>
      <w:marTop w:val="0"/>
      <w:marBottom w:val="0"/>
      <w:divBdr>
        <w:top w:val="none" w:sz="0" w:space="0" w:color="auto"/>
        <w:left w:val="none" w:sz="0" w:space="0" w:color="auto"/>
        <w:bottom w:val="none" w:sz="0" w:space="0" w:color="auto"/>
        <w:right w:val="none" w:sz="0" w:space="0" w:color="auto"/>
      </w:divBdr>
    </w:div>
    <w:div w:id="966743650">
      <w:bodyDiv w:val="1"/>
      <w:marLeft w:val="0"/>
      <w:marRight w:val="0"/>
      <w:marTop w:val="0"/>
      <w:marBottom w:val="0"/>
      <w:divBdr>
        <w:top w:val="none" w:sz="0" w:space="0" w:color="auto"/>
        <w:left w:val="none" w:sz="0" w:space="0" w:color="auto"/>
        <w:bottom w:val="none" w:sz="0" w:space="0" w:color="auto"/>
        <w:right w:val="none" w:sz="0" w:space="0" w:color="auto"/>
      </w:divBdr>
    </w:div>
    <w:div w:id="966857445">
      <w:bodyDiv w:val="1"/>
      <w:marLeft w:val="0"/>
      <w:marRight w:val="0"/>
      <w:marTop w:val="0"/>
      <w:marBottom w:val="0"/>
      <w:divBdr>
        <w:top w:val="none" w:sz="0" w:space="0" w:color="auto"/>
        <w:left w:val="none" w:sz="0" w:space="0" w:color="auto"/>
        <w:bottom w:val="none" w:sz="0" w:space="0" w:color="auto"/>
        <w:right w:val="none" w:sz="0" w:space="0" w:color="auto"/>
      </w:divBdr>
    </w:div>
    <w:div w:id="967122426">
      <w:bodyDiv w:val="1"/>
      <w:marLeft w:val="0"/>
      <w:marRight w:val="0"/>
      <w:marTop w:val="0"/>
      <w:marBottom w:val="0"/>
      <w:divBdr>
        <w:top w:val="none" w:sz="0" w:space="0" w:color="auto"/>
        <w:left w:val="none" w:sz="0" w:space="0" w:color="auto"/>
        <w:bottom w:val="none" w:sz="0" w:space="0" w:color="auto"/>
        <w:right w:val="none" w:sz="0" w:space="0" w:color="auto"/>
      </w:divBdr>
    </w:div>
    <w:div w:id="970330291">
      <w:bodyDiv w:val="1"/>
      <w:marLeft w:val="0"/>
      <w:marRight w:val="0"/>
      <w:marTop w:val="0"/>
      <w:marBottom w:val="0"/>
      <w:divBdr>
        <w:top w:val="none" w:sz="0" w:space="0" w:color="auto"/>
        <w:left w:val="none" w:sz="0" w:space="0" w:color="auto"/>
        <w:bottom w:val="none" w:sz="0" w:space="0" w:color="auto"/>
        <w:right w:val="none" w:sz="0" w:space="0" w:color="auto"/>
      </w:divBdr>
    </w:div>
    <w:div w:id="970789333">
      <w:bodyDiv w:val="1"/>
      <w:marLeft w:val="0"/>
      <w:marRight w:val="0"/>
      <w:marTop w:val="0"/>
      <w:marBottom w:val="0"/>
      <w:divBdr>
        <w:top w:val="none" w:sz="0" w:space="0" w:color="auto"/>
        <w:left w:val="none" w:sz="0" w:space="0" w:color="auto"/>
        <w:bottom w:val="none" w:sz="0" w:space="0" w:color="auto"/>
        <w:right w:val="none" w:sz="0" w:space="0" w:color="auto"/>
      </w:divBdr>
    </w:div>
    <w:div w:id="971597936">
      <w:bodyDiv w:val="1"/>
      <w:marLeft w:val="0"/>
      <w:marRight w:val="0"/>
      <w:marTop w:val="0"/>
      <w:marBottom w:val="0"/>
      <w:divBdr>
        <w:top w:val="none" w:sz="0" w:space="0" w:color="auto"/>
        <w:left w:val="none" w:sz="0" w:space="0" w:color="auto"/>
        <w:bottom w:val="none" w:sz="0" w:space="0" w:color="auto"/>
        <w:right w:val="none" w:sz="0" w:space="0" w:color="auto"/>
      </w:divBdr>
    </w:div>
    <w:div w:id="971787038">
      <w:bodyDiv w:val="1"/>
      <w:marLeft w:val="0"/>
      <w:marRight w:val="0"/>
      <w:marTop w:val="0"/>
      <w:marBottom w:val="0"/>
      <w:divBdr>
        <w:top w:val="none" w:sz="0" w:space="0" w:color="auto"/>
        <w:left w:val="none" w:sz="0" w:space="0" w:color="auto"/>
        <w:bottom w:val="none" w:sz="0" w:space="0" w:color="auto"/>
        <w:right w:val="none" w:sz="0" w:space="0" w:color="auto"/>
      </w:divBdr>
    </w:div>
    <w:div w:id="972321545">
      <w:bodyDiv w:val="1"/>
      <w:marLeft w:val="0"/>
      <w:marRight w:val="0"/>
      <w:marTop w:val="0"/>
      <w:marBottom w:val="0"/>
      <w:divBdr>
        <w:top w:val="none" w:sz="0" w:space="0" w:color="auto"/>
        <w:left w:val="none" w:sz="0" w:space="0" w:color="auto"/>
        <w:bottom w:val="none" w:sz="0" w:space="0" w:color="auto"/>
        <w:right w:val="none" w:sz="0" w:space="0" w:color="auto"/>
      </w:divBdr>
    </w:div>
    <w:div w:id="972716813">
      <w:bodyDiv w:val="1"/>
      <w:marLeft w:val="0"/>
      <w:marRight w:val="0"/>
      <w:marTop w:val="0"/>
      <w:marBottom w:val="0"/>
      <w:divBdr>
        <w:top w:val="none" w:sz="0" w:space="0" w:color="auto"/>
        <w:left w:val="none" w:sz="0" w:space="0" w:color="auto"/>
        <w:bottom w:val="none" w:sz="0" w:space="0" w:color="auto"/>
        <w:right w:val="none" w:sz="0" w:space="0" w:color="auto"/>
      </w:divBdr>
    </w:div>
    <w:div w:id="973296578">
      <w:bodyDiv w:val="1"/>
      <w:marLeft w:val="0"/>
      <w:marRight w:val="0"/>
      <w:marTop w:val="0"/>
      <w:marBottom w:val="0"/>
      <w:divBdr>
        <w:top w:val="none" w:sz="0" w:space="0" w:color="auto"/>
        <w:left w:val="none" w:sz="0" w:space="0" w:color="auto"/>
        <w:bottom w:val="none" w:sz="0" w:space="0" w:color="auto"/>
        <w:right w:val="none" w:sz="0" w:space="0" w:color="auto"/>
      </w:divBdr>
    </w:div>
    <w:div w:id="973483163">
      <w:bodyDiv w:val="1"/>
      <w:marLeft w:val="0"/>
      <w:marRight w:val="0"/>
      <w:marTop w:val="0"/>
      <w:marBottom w:val="0"/>
      <w:divBdr>
        <w:top w:val="none" w:sz="0" w:space="0" w:color="auto"/>
        <w:left w:val="none" w:sz="0" w:space="0" w:color="auto"/>
        <w:bottom w:val="none" w:sz="0" w:space="0" w:color="auto"/>
        <w:right w:val="none" w:sz="0" w:space="0" w:color="auto"/>
      </w:divBdr>
    </w:div>
    <w:div w:id="973565945">
      <w:bodyDiv w:val="1"/>
      <w:marLeft w:val="0"/>
      <w:marRight w:val="0"/>
      <w:marTop w:val="0"/>
      <w:marBottom w:val="0"/>
      <w:divBdr>
        <w:top w:val="none" w:sz="0" w:space="0" w:color="auto"/>
        <w:left w:val="none" w:sz="0" w:space="0" w:color="auto"/>
        <w:bottom w:val="none" w:sz="0" w:space="0" w:color="auto"/>
        <w:right w:val="none" w:sz="0" w:space="0" w:color="auto"/>
      </w:divBdr>
    </w:div>
    <w:div w:id="974290685">
      <w:bodyDiv w:val="1"/>
      <w:marLeft w:val="0"/>
      <w:marRight w:val="0"/>
      <w:marTop w:val="0"/>
      <w:marBottom w:val="0"/>
      <w:divBdr>
        <w:top w:val="none" w:sz="0" w:space="0" w:color="auto"/>
        <w:left w:val="none" w:sz="0" w:space="0" w:color="auto"/>
        <w:bottom w:val="none" w:sz="0" w:space="0" w:color="auto"/>
        <w:right w:val="none" w:sz="0" w:space="0" w:color="auto"/>
      </w:divBdr>
    </w:div>
    <w:div w:id="976883048">
      <w:bodyDiv w:val="1"/>
      <w:marLeft w:val="0"/>
      <w:marRight w:val="0"/>
      <w:marTop w:val="0"/>
      <w:marBottom w:val="0"/>
      <w:divBdr>
        <w:top w:val="none" w:sz="0" w:space="0" w:color="auto"/>
        <w:left w:val="none" w:sz="0" w:space="0" w:color="auto"/>
        <w:bottom w:val="none" w:sz="0" w:space="0" w:color="auto"/>
        <w:right w:val="none" w:sz="0" w:space="0" w:color="auto"/>
      </w:divBdr>
    </w:div>
    <w:div w:id="977684268">
      <w:bodyDiv w:val="1"/>
      <w:marLeft w:val="0"/>
      <w:marRight w:val="0"/>
      <w:marTop w:val="0"/>
      <w:marBottom w:val="0"/>
      <w:divBdr>
        <w:top w:val="none" w:sz="0" w:space="0" w:color="auto"/>
        <w:left w:val="none" w:sz="0" w:space="0" w:color="auto"/>
        <w:bottom w:val="none" w:sz="0" w:space="0" w:color="auto"/>
        <w:right w:val="none" w:sz="0" w:space="0" w:color="auto"/>
      </w:divBdr>
    </w:div>
    <w:div w:id="978534382">
      <w:bodyDiv w:val="1"/>
      <w:marLeft w:val="0"/>
      <w:marRight w:val="0"/>
      <w:marTop w:val="0"/>
      <w:marBottom w:val="0"/>
      <w:divBdr>
        <w:top w:val="none" w:sz="0" w:space="0" w:color="auto"/>
        <w:left w:val="none" w:sz="0" w:space="0" w:color="auto"/>
        <w:bottom w:val="none" w:sz="0" w:space="0" w:color="auto"/>
        <w:right w:val="none" w:sz="0" w:space="0" w:color="auto"/>
      </w:divBdr>
    </w:div>
    <w:div w:id="979504005">
      <w:bodyDiv w:val="1"/>
      <w:marLeft w:val="0"/>
      <w:marRight w:val="0"/>
      <w:marTop w:val="0"/>
      <w:marBottom w:val="0"/>
      <w:divBdr>
        <w:top w:val="none" w:sz="0" w:space="0" w:color="auto"/>
        <w:left w:val="none" w:sz="0" w:space="0" w:color="auto"/>
        <w:bottom w:val="none" w:sz="0" w:space="0" w:color="auto"/>
        <w:right w:val="none" w:sz="0" w:space="0" w:color="auto"/>
      </w:divBdr>
    </w:div>
    <w:div w:id="980696736">
      <w:bodyDiv w:val="1"/>
      <w:marLeft w:val="0"/>
      <w:marRight w:val="0"/>
      <w:marTop w:val="0"/>
      <w:marBottom w:val="0"/>
      <w:divBdr>
        <w:top w:val="none" w:sz="0" w:space="0" w:color="auto"/>
        <w:left w:val="none" w:sz="0" w:space="0" w:color="auto"/>
        <w:bottom w:val="none" w:sz="0" w:space="0" w:color="auto"/>
        <w:right w:val="none" w:sz="0" w:space="0" w:color="auto"/>
      </w:divBdr>
    </w:div>
    <w:div w:id="980891043">
      <w:bodyDiv w:val="1"/>
      <w:marLeft w:val="0"/>
      <w:marRight w:val="0"/>
      <w:marTop w:val="0"/>
      <w:marBottom w:val="0"/>
      <w:divBdr>
        <w:top w:val="none" w:sz="0" w:space="0" w:color="auto"/>
        <w:left w:val="none" w:sz="0" w:space="0" w:color="auto"/>
        <w:bottom w:val="none" w:sz="0" w:space="0" w:color="auto"/>
        <w:right w:val="none" w:sz="0" w:space="0" w:color="auto"/>
      </w:divBdr>
    </w:div>
    <w:div w:id="982082819">
      <w:bodyDiv w:val="1"/>
      <w:marLeft w:val="0"/>
      <w:marRight w:val="0"/>
      <w:marTop w:val="0"/>
      <w:marBottom w:val="0"/>
      <w:divBdr>
        <w:top w:val="none" w:sz="0" w:space="0" w:color="auto"/>
        <w:left w:val="none" w:sz="0" w:space="0" w:color="auto"/>
        <w:bottom w:val="none" w:sz="0" w:space="0" w:color="auto"/>
        <w:right w:val="none" w:sz="0" w:space="0" w:color="auto"/>
      </w:divBdr>
    </w:div>
    <w:div w:id="982855669">
      <w:bodyDiv w:val="1"/>
      <w:marLeft w:val="0"/>
      <w:marRight w:val="0"/>
      <w:marTop w:val="0"/>
      <w:marBottom w:val="0"/>
      <w:divBdr>
        <w:top w:val="none" w:sz="0" w:space="0" w:color="auto"/>
        <w:left w:val="none" w:sz="0" w:space="0" w:color="auto"/>
        <w:bottom w:val="none" w:sz="0" w:space="0" w:color="auto"/>
        <w:right w:val="none" w:sz="0" w:space="0" w:color="auto"/>
      </w:divBdr>
    </w:div>
    <w:div w:id="983000764">
      <w:bodyDiv w:val="1"/>
      <w:marLeft w:val="0"/>
      <w:marRight w:val="0"/>
      <w:marTop w:val="0"/>
      <w:marBottom w:val="0"/>
      <w:divBdr>
        <w:top w:val="none" w:sz="0" w:space="0" w:color="auto"/>
        <w:left w:val="none" w:sz="0" w:space="0" w:color="auto"/>
        <w:bottom w:val="none" w:sz="0" w:space="0" w:color="auto"/>
        <w:right w:val="none" w:sz="0" w:space="0" w:color="auto"/>
      </w:divBdr>
    </w:div>
    <w:div w:id="983390317">
      <w:bodyDiv w:val="1"/>
      <w:marLeft w:val="0"/>
      <w:marRight w:val="0"/>
      <w:marTop w:val="0"/>
      <w:marBottom w:val="0"/>
      <w:divBdr>
        <w:top w:val="none" w:sz="0" w:space="0" w:color="auto"/>
        <w:left w:val="none" w:sz="0" w:space="0" w:color="auto"/>
        <w:bottom w:val="none" w:sz="0" w:space="0" w:color="auto"/>
        <w:right w:val="none" w:sz="0" w:space="0" w:color="auto"/>
      </w:divBdr>
    </w:div>
    <w:div w:id="983696932">
      <w:bodyDiv w:val="1"/>
      <w:marLeft w:val="0"/>
      <w:marRight w:val="0"/>
      <w:marTop w:val="0"/>
      <w:marBottom w:val="0"/>
      <w:divBdr>
        <w:top w:val="none" w:sz="0" w:space="0" w:color="auto"/>
        <w:left w:val="none" w:sz="0" w:space="0" w:color="auto"/>
        <w:bottom w:val="none" w:sz="0" w:space="0" w:color="auto"/>
        <w:right w:val="none" w:sz="0" w:space="0" w:color="auto"/>
      </w:divBdr>
    </w:div>
    <w:div w:id="984705358">
      <w:bodyDiv w:val="1"/>
      <w:marLeft w:val="0"/>
      <w:marRight w:val="0"/>
      <w:marTop w:val="0"/>
      <w:marBottom w:val="0"/>
      <w:divBdr>
        <w:top w:val="none" w:sz="0" w:space="0" w:color="auto"/>
        <w:left w:val="none" w:sz="0" w:space="0" w:color="auto"/>
        <w:bottom w:val="none" w:sz="0" w:space="0" w:color="auto"/>
        <w:right w:val="none" w:sz="0" w:space="0" w:color="auto"/>
      </w:divBdr>
    </w:div>
    <w:div w:id="984744299">
      <w:bodyDiv w:val="1"/>
      <w:marLeft w:val="0"/>
      <w:marRight w:val="0"/>
      <w:marTop w:val="0"/>
      <w:marBottom w:val="0"/>
      <w:divBdr>
        <w:top w:val="none" w:sz="0" w:space="0" w:color="auto"/>
        <w:left w:val="none" w:sz="0" w:space="0" w:color="auto"/>
        <w:bottom w:val="none" w:sz="0" w:space="0" w:color="auto"/>
        <w:right w:val="none" w:sz="0" w:space="0" w:color="auto"/>
      </w:divBdr>
    </w:div>
    <w:div w:id="985283788">
      <w:bodyDiv w:val="1"/>
      <w:marLeft w:val="0"/>
      <w:marRight w:val="0"/>
      <w:marTop w:val="0"/>
      <w:marBottom w:val="0"/>
      <w:divBdr>
        <w:top w:val="none" w:sz="0" w:space="0" w:color="auto"/>
        <w:left w:val="none" w:sz="0" w:space="0" w:color="auto"/>
        <w:bottom w:val="none" w:sz="0" w:space="0" w:color="auto"/>
        <w:right w:val="none" w:sz="0" w:space="0" w:color="auto"/>
      </w:divBdr>
    </w:div>
    <w:div w:id="986781382">
      <w:bodyDiv w:val="1"/>
      <w:marLeft w:val="0"/>
      <w:marRight w:val="0"/>
      <w:marTop w:val="0"/>
      <w:marBottom w:val="0"/>
      <w:divBdr>
        <w:top w:val="none" w:sz="0" w:space="0" w:color="auto"/>
        <w:left w:val="none" w:sz="0" w:space="0" w:color="auto"/>
        <w:bottom w:val="none" w:sz="0" w:space="0" w:color="auto"/>
        <w:right w:val="none" w:sz="0" w:space="0" w:color="auto"/>
      </w:divBdr>
    </w:div>
    <w:div w:id="988705565">
      <w:bodyDiv w:val="1"/>
      <w:marLeft w:val="0"/>
      <w:marRight w:val="0"/>
      <w:marTop w:val="0"/>
      <w:marBottom w:val="0"/>
      <w:divBdr>
        <w:top w:val="none" w:sz="0" w:space="0" w:color="auto"/>
        <w:left w:val="none" w:sz="0" w:space="0" w:color="auto"/>
        <w:bottom w:val="none" w:sz="0" w:space="0" w:color="auto"/>
        <w:right w:val="none" w:sz="0" w:space="0" w:color="auto"/>
      </w:divBdr>
    </w:div>
    <w:div w:id="989283857">
      <w:bodyDiv w:val="1"/>
      <w:marLeft w:val="0"/>
      <w:marRight w:val="0"/>
      <w:marTop w:val="0"/>
      <w:marBottom w:val="0"/>
      <w:divBdr>
        <w:top w:val="none" w:sz="0" w:space="0" w:color="auto"/>
        <w:left w:val="none" w:sz="0" w:space="0" w:color="auto"/>
        <w:bottom w:val="none" w:sz="0" w:space="0" w:color="auto"/>
        <w:right w:val="none" w:sz="0" w:space="0" w:color="auto"/>
      </w:divBdr>
    </w:div>
    <w:div w:id="989553094">
      <w:bodyDiv w:val="1"/>
      <w:marLeft w:val="0"/>
      <w:marRight w:val="0"/>
      <w:marTop w:val="0"/>
      <w:marBottom w:val="0"/>
      <w:divBdr>
        <w:top w:val="none" w:sz="0" w:space="0" w:color="auto"/>
        <w:left w:val="none" w:sz="0" w:space="0" w:color="auto"/>
        <w:bottom w:val="none" w:sz="0" w:space="0" w:color="auto"/>
        <w:right w:val="none" w:sz="0" w:space="0" w:color="auto"/>
      </w:divBdr>
    </w:div>
    <w:div w:id="990596023">
      <w:bodyDiv w:val="1"/>
      <w:marLeft w:val="0"/>
      <w:marRight w:val="0"/>
      <w:marTop w:val="0"/>
      <w:marBottom w:val="0"/>
      <w:divBdr>
        <w:top w:val="none" w:sz="0" w:space="0" w:color="auto"/>
        <w:left w:val="none" w:sz="0" w:space="0" w:color="auto"/>
        <w:bottom w:val="none" w:sz="0" w:space="0" w:color="auto"/>
        <w:right w:val="none" w:sz="0" w:space="0" w:color="auto"/>
      </w:divBdr>
    </w:div>
    <w:div w:id="991175670">
      <w:bodyDiv w:val="1"/>
      <w:marLeft w:val="0"/>
      <w:marRight w:val="0"/>
      <w:marTop w:val="0"/>
      <w:marBottom w:val="0"/>
      <w:divBdr>
        <w:top w:val="none" w:sz="0" w:space="0" w:color="auto"/>
        <w:left w:val="none" w:sz="0" w:space="0" w:color="auto"/>
        <w:bottom w:val="none" w:sz="0" w:space="0" w:color="auto"/>
        <w:right w:val="none" w:sz="0" w:space="0" w:color="auto"/>
      </w:divBdr>
    </w:div>
    <w:div w:id="991830476">
      <w:bodyDiv w:val="1"/>
      <w:marLeft w:val="0"/>
      <w:marRight w:val="0"/>
      <w:marTop w:val="0"/>
      <w:marBottom w:val="0"/>
      <w:divBdr>
        <w:top w:val="none" w:sz="0" w:space="0" w:color="auto"/>
        <w:left w:val="none" w:sz="0" w:space="0" w:color="auto"/>
        <w:bottom w:val="none" w:sz="0" w:space="0" w:color="auto"/>
        <w:right w:val="none" w:sz="0" w:space="0" w:color="auto"/>
      </w:divBdr>
    </w:div>
    <w:div w:id="992367374">
      <w:bodyDiv w:val="1"/>
      <w:marLeft w:val="0"/>
      <w:marRight w:val="0"/>
      <w:marTop w:val="0"/>
      <w:marBottom w:val="0"/>
      <w:divBdr>
        <w:top w:val="none" w:sz="0" w:space="0" w:color="auto"/>
        <w:left w:val="none" w:sz="0" w:space="0" w:color="auto"/>
        <w:bottom w:val="none" w:sz="0" w:space="0" w:color="auto"/>
        <w:right w:val="none" w:sz="0" w:space="0" w:color="auto"/>
      </w:divBdr>
    </w:div>
    <w:div w:id="993218058">
      <w:bodyDiv w:val="1"/>
      <w:marLeft w:val="0"/>
      <w:marRight w:val="0"/>
      <w:marTop w:val="0"/>
      <w:marBottom w:val="0"/>
      <w:divBdr>
        <w:top w:val="none" w:sz="0" w:space="0" w:color="auto"/>
        <w:left w:val="none" w:sz="0" w:space="0" w:color="auto"/>
        <w:bottom w:val="none" w:sz="0" w:space="0" w:color="auto"/>
        <w:right w:val="none" w:sz="0" w:space="0" w:color="auto"/>
      </w:divBdr>
    </w:div>
    <w:div w:id="993341712">
      <w:bodyDiv w:val="1"/>
      <w:marLeft w:val="0"/>
      <w:marRight w:val="0"/>
      <w:marTop w:val="0"/>
      <w:marBottom w:val="0"/>
      <w:divBdr>
        <w:top w:val="none" w:sz="0" w:space="0" w:color="auto"/>
        <w:left w:val="none" w:sz="0" w:space="0" w:color="auto"/>
        <w:bottom w:val="none" w:sz="0" w:space="0" w:color="auto"/>
        <w:right w:val="none" w:sz="0" w:space="0" w:color="auto"/>
      </w:divBdr>
    </w:div>
    <w:div w:id="993752658">
      <w:bodyDiv w:val="1"/>
      <w:marLeft w:val="0"/>
      <w:marRight w:val="0"/>
      <w:marTop w:val="0"/>
      <w:marBottom w:val="0"/>
      <w:divBdr>
        <w:top w:val="none" w:sz="0" w:space="0" w:color="auto"/>
        <w:left w:val="none" w:sz="0" w:space="0" w:color="auto"/>
        <w:bottom w:val="none" w:sz="0" w:space="0" w:color="auto"/>
        <w:right w:val="none" w:sz="0" w:space="0" w:color="auto"/>
      </w:divBdr>
    </w:div>
    <w:div w:id="993801994">
      <w:bodyDiv w:val="1"/>
      <w:marLeft w:val="0"/>
      <w:marRight w:val="0"/>
      <w:marTop w:val="0"/>
      <w:marBottom w:val="0"/>
      <w:divBdr>
        <w:top w:val="none" w:sz="0" w:space="0" w:color="auto"/>
        <w:left w:val="none" w:sz="0" w:space="0" w:color="auto"/>
        <w:bottom w:val="none" w:sz="0" w:space="0" w:color="auto"/>
        <w:right w:val="none" w:sz="0" w:space="0" w:color="auto"/>
      </w:divBdr>
    </w:div>
    <w:div w:id="993877659">
      <w:bodyDiv w:val="1"/>
      <w:marLeft w:val="0"/>
      <w:marRight w:val="0"/>
      <w:marTop w:val="0"/>
      <w:marBottom w:val="0"/>
      <w:divBdr>
        <w:top w:val="none" w:sz="0" w:space="0" w:color="auto"/>
        <w:left w:val="none" w:sz="0" w:space="0" w:color="auto"/>
        <w:bottom w:val="none" w:sz="0" w:space="0" w:color="auto"/>
        <w:right w:val="none" w:sz="0" w:space="0" w:color="auto"/>
      </w:divBdr>
    </w:div>
    <w:div w:id="994065895">
      <w:bodyDiv w:val="1"/>
      <w:marLeft w:val="0"/>
      <w:marRight w:val="0"/>
      <w:marTop w:val="0"/>
      <w:marBottom w:val="0"/>
      <w:divBdr>
        <w:top w:val="none" w:sz="0" w:space="0" w:color="auto"/>
        <w:left w:val="none" w:sz="0" w:space="0" w:color="auto"/>
        <w:bottom w:val="none" w:sz="0" w:space="0" w:color="auto"/>
        <w:right w:val="none" w:sz="0" w:space="0" w:color="auto"/>
      </w:divBdr>
    </w:div>
    <w:div w:id="995033795">
      <w:bodyDiv w:val="1"/>
      <w:marLeft w:val="0"/>
      <w:marRight w:val="0"/>
      <w:marTop w:val="0"/>
      <w:marBottom w:val="0"/>
      <w:divBdr>
        <w:top w:val="none" w:sz="0" w:space="0" w:color="auto"/>
        <w:left w:val="none" w:sz="0" w:space="0" w:color="auto"/>
        <w:bottom w:val="none" w:sz="0" w:space="0" w:color="auto"/>
        <w:right w:val="none" w:sz="0" w:space="0" w:color="auto"/>
      </w:divBdr>
    </w:div>
    <w:div w:id="995305968">
      <w:bodyDiv w:val="1"/>
      <w:marLeft w:val="0"/>
      <w:marRight w:val="0"/>
      <w:marTop w:val="0"/>
      <w:marBottom w:val="0"/>
      <w:divBdr>
        <w:top w:val="none" w:sz="0" w:space="0" w:color="auto"/>
        <w:left w:val="none" w:sz="0" w:space="0" w:color="auto"/>
        <w:bottom w:val="none" w:sz="0" w:space="0" w:color="auto"/>
        <w:right w:val="none" w:sz="0" w:space="0" w:color="auto"/>
      </w:divBdr>
    </w:div>
    <w:div w:id="997271025">
      <w:bodyDiv w:val="1"/>
      <w:marLeft w:val="0"/>
      <w:marRight w:val="0"/>
      <w:marTop w:val="0"/>
      <w:marBottom w:val="0"/>
      <w:divBdr>
        <w:top w:val="none" w:sz="0" w:space="0" w:color="auto"/>
        <w:left w:val="none" w:sz="0" w:space="0" w:color="auto"/>
        <w:bottom w:val="none" w:sz="0" w:space="0" w:color="auto"/>
        <w:right w:val="none" w:sz="0" w:space="0" w:color="auto"/>
      </w:divBdr>
    </w:div>
    <w:div w:id="997878903">
      <w:bodyDiv w:val="1"/>
      <w:marLeft w:val="0"/>
      <w:marRight w:val="0"/>
      <w:marTop w:val="0"/>
      <w:marBottom w:val="0"/>
      <w:divBdr>
        <w:top w:val="none" w:sz="0" w:space="0" w:color="auto"/>
        <w:left w:val="none" w:sz="0" w:space="0" w:color="auto"/>
        <w:bottom w:val="none" w:sz="0" w:space="0" w:color="auto"/>
        <w:right w:val="none" w:sz="0" w:space="0" w:color="auto"/>
      </w:divBdr>
    </w:div>
    <w:div w:id="998580156">
      <w:bodyDiv w:val="1"/>
      <w:marLeft w:val="0"/>
      <w:marRight w:val="0"/>
      <w:marTop w:val="0"/>
      <w:marBottom w:val="0"/>
      <w:divBdr>
        <w:top w:val="none" w:sz="0" w:space="0" w:color="auto"/>
        <w:left w:val="none" w:sz="0" w:space="0" w:color="auto"/>
        <w:bottom w:val="none" w:sz="0" w:space="0" w:color="auto"/>
        <w:right w:val="none" w:sz="0" w:space="0" w:color="auto"/>
      </w:divBdr>
    </w:div>
    <w:div w:id="999236781">
      <w:bodyDiv w:val="1"/>
      <w:marLeft w:val="0"/>
      <w:marRight w:val="0"/>
      <w:marTop w:val="0"/>
      <w:marBottom w:val="0"/>
      <w:divBdr>
        <w:top w:val="none" w:sz="0" w:space="0" w:color="auto"/>
        <w:left w:val="none" w:sz="0" w:space="0" w:color="auto"/>
        <w:bottom w:val="none" w:sz="0" w:space="0" w:color="auto"/>
        <w:right w:val="none" w:sz="0" w:space="0" w:color="auto"/>
      </w:divBdr>
    </w:div>
    <w:div w:id="999767329">
      <w:bodyDiv w:val="1"/>
      <w:marLeft w:val="0"/>
      <w:marRight w:val="0"/>
      <w:marTop w:val="0"/>
      <w:marBottom w:val="0"/>
      <w:divBdr>
        <w:top w:val="none" w:sz="0" w:space="0" w:color="auto"/>
        <w:left w:val="none" w:sz="0" w:space="0" w:color="auto"/>
        <w:bottom w:val="none" w:sz="0" w:space="0" w:color="auto"/>
        <w:right w:val="none" w:sz="0" w:space="0" w:color="auto"/>
      </w:divBdr>
      <w:divsChild>
        <w:div w:id="590238479">
          <w:marLeft w:val="480"/>
          <w:marRight w:val="0"/>
          <w:marTop w:val="0"/>
          <w:marBottom w:val="0"/>
          <w:divBdr>
            <w:top w:val="none" w:sz="0" w:space="0" w:color="auto"/>
            <w:left w:val="none" w:sz="0" w:space="0" w:color="auto"/>
            <w:bottom w:val="none" w:sz="0" w:space="0" w:color="auto"/>
            <w:right w:val="none" w:sz="0" w:space="0" w:color="auto"/>
          </w:divBdr>
        </w:div>
        <w:div w:id="852377842">
          <w:marLeft w:val="480"/>
          <w:marRight w:val="0"/>
          <w:marTop w:val="0"/>
          <w:marBottom w:val="0"/>
          <w:divBdr>
            <w:top w:val="none" w:sz="0" w:space="0" w:color="auto"/>
            <w:left w:val="none" w:sz="0" w:space="0" w:color="auto"/>
            <w:bottom w:val="none" w:sz="0" w:space="0" w:color="auto"/>
            <w:right w:val="none" w:sz="0" w:space="0" w:color="auto"/>
          </w:divBdr>
        </w:div>
        <w:div w:id="93406946">
          <w:marLeft w:val="480"/>
          <w:marRight w:val="0"/>
          <w:marTop w:val="0"/>
          <w:marBottom w:val="0"/>
          <w:divBdr>
            <w:top w:val="none" w:sz="0" w:space="0" w:color="auto"/>
            <w:left w:val="none" w:sz="0" w:space="0" w:color="auto"/>
            <w:bottom w:val="none" w:sz="0" w:space="0" w:color="auto"/>
            <w:right w:val="none" w:sz="0" w:space="0" w:color="auto"/>
          </w:divBdr>
        </w:div>
        <w:div w:id="1951743453">
          <w:marLeft w:val="480"/>
          <w:marRight w:val="0"/>
          <w:marTop w:val="0"/>
          <w:marBottom w:val="0"/>
          <w:divBdr>
            <w:top w:val="none" w:sz="0" w:space="0" w:color="auto"/>
            <w:left w:val="none" w:sz="0" w:space="0" w:color="auto"/>
            <w:bottom w:val="none" w:sz="0" w:space="0" w:color="auto"/>
            <w:right w:val="none" w:sz="0" w:space="0" w:color="auto"/>
          </w:divBdr>
        </w:div>
        <w:div w:id="1359086259">
          <w:marLeft w:val="480"/>
          <w:marRight w:val="0"/>
          <w:marTop w:val="0"/>
          <w:marBottom w:val="0"/>
          <w:divBdr>
            <w:top w:val="none" w:sz="0" w:space="0" w:color="auto"/>
            <w:left w:val="none" w:sz="0" w:space="0" w:color="auto"/>
            <w:bottom w:val="none" w:sz="0" w:space="0" w:color="auto"/>
            <w:right w:val="none" w:sz="0" w:space="0" w:color="auto"/>
          </w:divBdr>
        </w:div>
        <w:div w:id="1420639513">
          <w:marLeft w:val="480"/>
          <w:marRight w:val="0"/>
          <w:marTop w:val="0"/>
          <w:marBottom w:val="0"/>
          <w:divBdr>
            <w:top w:val="none" w:sz="0" w:space="0" w:color="auto"/>
            <w:left w:val="none" w:sz="0" w:space="0" w:color="auto"/>
            <w:bottom w:val="none" w:sz="0" w:space="0" w:color="auto"/>
            <w:right w:val="none" w:sz="0" w:space="0" w:color="auto"/>
          </w:divBdr>
        </w:div>
        <w:div w:id="704185024">
          <w:marLeft w:val="480"/>
          <w:marRight w:val="0"/>
          <w:marTop w:val="0"/>
          <w:marBottom w:val="0"/>
          <w:divBdr>
            <w:top w:val="none" w:sz="0" w:space="0" w:color="auto"/>
            <w:left w:val="none" w:sz="0" w:space="0" w:color="auto"/>
            <w:bottom w:val="none" w:sz="0" w:space="0" w:color="auto"/>
            <w:right w:val="none" w:sz="0" w:space="0" w:color="auto"/>
          </w:divBdr>
        </w:div>
        <w:div w:id="477579123">
          <w:marLeft w:val="480"/>
          <w:marRight w:val="0"/>
          <w:marTop w:val="0"/>
          <w:marBottom w:val="0"/>
          <w:divBdr>
            <w:top w:val="none" w:sz="0" w:space="0" w:color="auto"/>
            <w:left w:val="none" w:sz="0" w:space="0" w:color="auto"/>
            <w:bottom w:val="none" w:sz="0" w:space="0" w:color="auto"/>
            <w:right w:val="none" w:sz="0" w:space="0" w:color="auto"/>
          </w:divBdr>
        </w:div>
        <w:div w:id="2049794100">
          <w:marLeft w:val="480"/>
          <w:marRight w:val="0"/>
          <w:marTop w:val="0"/>
          <w:marBottom w:val="0"/>
          <w:divBdr>
            <w:top w:val="none" w:sz="0" w:space="0" w:color="auto"/>
            <w:left w:val="none" w:sz="0" w:space="0" w:color="auto"/>
            <w:bottom w:val="none" w:sz="0" w:space="0" w:color="auto"/>
            <w:right w:val="none" w:sz="0" w:space="0" w:color="auto"/>
          </w:divBdr>
        </w:div>
        <w:div w:id="1094352151">
          <w:marLeft w:val="480"/>
          <w:marRight w:val="0"/>
          <w:marTop w:val="0"/>
          <w:marBottom w:val="0"/>
          <w:divBdr>
            <w:top w:val="none" w:sz="0" w:space="0" w:color="auto"/>
            <w:left w:val="none" w:sz="0" w:space="0" w:color="auto"/>
            <w:bottom w:val="none" w:sz="0" w:space="0" w:color="auto"/>
            <w:right w:val="none" w:sz="0" w:space="0" w:color="auto"/>
          </w:divBdr>
        </w:div>
        <w:div w:id="890700766">
          <w:marLeft w:val="480"/>
          <w:marRight w:val="0"/>
          <w:marTop w:val="0"/>
          <w:marBottom w:val="0"/>
          <w:divBdr>
            <w:top w:val="none" w:sz="0" w:space="0" w:color="auto"/>
            <w:left w:val="none" w:sz="0" w:space="0" w:color="auto"/>
            <w:bottom w:val="none" w:sz="0" w:space="0" w:color="auto"/>
            <w:right w:val="none" w:sz="0" w:space="0" w:color="auto"/>
          </w:divBdr>
        </w:div>
        <w:div w:id="2075008395">
          <w:marLeft w:val="480"/>
          <w:marRight w:val="0"/>
          <w:marTop w:val="0"/>
          <w:marBottom w:val="0"/>
          <w:divBdr>
            <w:top w:val="none" w:sz="0" w:space="0" w:color="auto"/>
            <w:left w:val="none" w:sz="0" w:space="0" w:color="auto"/>
            <w:bottom w:val="none" w:sz="0" w:space="0" w:color="auto"/>
            <w:right w:val="none" w:sz="0" w:space="0" w:color="auto"/>
          </w:divBdr>
        </w:div>
        <w:div w:id="815142331">
          <w:marLeft w:val="480"/>
          <w:marRight w:val="0"/>
          <w:marTop w:val="0"/>
          <w:marBottom w:val="0"/>
          <w:divBdr>
            <w:top w:val="none" w:sz="0" w:space="0" w:color="auto"/>
            <w:left w:val="none" w:sz="0" w:space="0" w:color="auto"/>
            <w:bottom w:val="none" w:sz="0" w:space="0" w:color="auto"/>
            <w:right w:val="none" w:sz="0" w:space="0" w:color="auto"/>
          </w:divBdr>
        </w:div>
        <w:div w:id="2080399657">
          <w:marLeft w:val="480"/>
          <w:marRight w:val="0"/>
          <w:marTop w:val="0"/>
          <w:marBottom w:val="0"/>
          <w:divBdr>
            <w:top w:val="none" w:sz="0" w:space="0" w:color="auto"/>
            <w:left w:val="none" w:sz="0" w:space="0" w:color="auto"/>
            <w:bottom w:val="none" w:sz="0" w:space="0" w:color="auto"/>
            <w:right w:val="none" w:sz="0" w:space="0" w:color="auto"/>
          </w:divBdr>
        </w:div>
        <w:div w:id="1400791461">
          <w:marLeft w:val="480"/>
          <w:marRight w:val="0"/>
          <w:marTop w:val="0"/>
          <w:marBottom w:val="0"/>
          <w:divBdr>
            <w:top w:val="none" w:sz="0" w:space="0" w:color="auto"/>
            <w:left w:val="none" w:sz="0" w:space="0" w:color="auto"/>
            <w:bottom w:val="none" w:sz="0" w:space="0" w:color="auto"/>
            <w:right w:val="none" w:sz="0" w:space="0" w:color="auto"/>
          </w:divBdr>
        </w:div>
        <w:div w:id="504397573">
          <w:marLeft w:val="480"/>
          <w:marRight w:val="0"/>
          <w:marTop w:val="0"/>
          <w:marBottom w:val="0"/>
          <w:divBdr>
            <w:top w:val="none" w:sz="0" w:space="0" w:color="auto"/>
            <w:left w:val="none" w:sz="0" w:space="0" w:color="auto"/>
            <w:bottom w:val="none" w:sz="0" w:space="0" w:color="auto"/>
            <w:right w:val="none" w:sz="0" w:space="0" w:color="auto"/>
          </w:divBdr>
        </w:div>
        <w:div w:id="320618232">
          <w:marLeft w:val="480"/>
          <w:marRight w:val="0"/>
          <w:marTop w:val="0"/>
          <w:marBottom w:val="0"/>
          <w:divBdr>
            <w:top w:val="none" w:sz="0" w:space="0" w:color="auto"/>
            <w:left w:val="none" w:sz="0" w:space="0" w:color="auto"/>
            <w:bottom w:val="none" w:sz="0" w:space="0" w:color="auto"/>
            <w:right w:val="none" w:sz="0" w:space="0" w:color="auto"/>
          </w:divBdr>
        </w:div>
        <w:div w:id="233123032">
          <w:marLeft w:val="480"/>
          <w:marRight w:val="0"/>
          <w:marTop w:val="0"/>
          <w:marBottom w:val="0"/>
          <w:divBdr>
            <w:top w:val="none" w:sz="0" w:space="0" w:color="auto"/>
            <w:left w:val="none" w:sz="0" w:space="0" w:color="auto"/>
            <w:bottom w:val="none" w:sz="0" w:space="0" w:color="auto"/>
            <w:right w:val="none" w:sz="0" w:space="0" w:color="auto"/>
          </w:divBdr>
        </w:div>
        <w:div w:id="6367898">
          <w:marLeft w:val="480"/>
          <w:marRight w:val="0"/>
          <w:marTop w:val="0"/>
          <w:marBottom w:val="0"/>
          <w:divBdr>
            <w:top w:val="none" w:sz="0" w:space="0" w:color="auto"/>
            <w:left w:val="none" w:sz="0" w:space="0" w:color="auto"/>
            <w:bottom w:val="none" w:sz="0" w:space="0" w:color="auto"/>
            <w:right w:val="none" w:sz="0" w:space="0" w:color="auto"/>
          </w:divBdr>
        </w:div>
        <w:div w:id="2113281198">
          <w:marLeft w:val="480"/>
          <w:marRight w:val="0"/>
          <w:marTop w:val="0"/>
          <w:marBottom w:val="0"/>
          <w:divBdr>
            <w:top w:val="none" w:sz="0" w:space="0" w:color="auto"/>
            <w:left w:val="none" w:sz="0" w:space="0" w:color="auto"/>
            <w:bottom w:val="none" w:sz="0" w:space="0" w:color="auto"/>
            <w:right w:val="none" w:sz="0" w:space="0" w:color="auto"/>
          </w:divBdr>
        </w:div>
        <w:div w:id="657268900">
          <w:marLeft w:val="480"/>
          <w:marRight w:val="0"/>
          <w:marTop w:val="0"/>
          <w:marBottom w:val="0"/>
          <w:divBdr>
            <w:top w:val="none" w:sz="0" w:space="0" w:color="auto"/>
            <w:left w:val="none" w:sz="0" w:space="0" w:color="auto"/>
            <w:bottom w:val="none" w:sz="0" w:space="0" w:color="auto"/>
            <w:right w:val="none" w:sz="0" w:space="0" w:color="auto"/>
          </w:divBdr>
        </w:div>
        <w:div w:id="1033767521">
          <w:marLeft w:val="480"/>
          <w:marRight w:val="0"/>
          <w:marTop w:val="0"/>
          <w:marBottom w:val="0"/>
          <w:divBdr>
            <w:top w:val="none" w:sz="0" w:space="0" w:color="auto"/>
            <w:left w:val="none" w:sz="0" w:space="0" w:color="auto"/>
            <w:bottom w:val="none" w:sz="0" w:space="0" w:color="auto"/>
            <w:right w:val="none" w:sz="0" w:space="0" w:color="auto"/>
          </w:divBdr>
        </w:div>
        <w:div w:id="1619943726">
          <w:marLeft w:val="480"/>
          <w:marRight w:val="0"/>
          <w:marTop w:val="0"/>
          <w:marBottom w:val="0"/>
          <w:divBdr>
            <w:top w:val="none" w:sz="0" w:space="0" w:color="auto"/>
            <w:left w:val="none" w:sz="0" w:space="0" w:color="auto"/>
            <w:bottom w:val="none" w:sz="0" w:space="0" w:color="auto"/>
            <w:right w:val="none" w:sz="0" w:space="0" w:color="auto"/>
          </w:divBdr>
        </w:div>
        <w:div w:id="2031487944">
          <w:marLeft w:val="480"/>
          <w:marRight w:val="0"/>
          <w:marTop w:val="0"/>
          <w:marBottom w:val="0"/>
          <w:divBdr>
            <w:top w:val="none" w:sz="0" w:space="0" w:color="auto"/>
            <w:left w:val="none" w:sz="0" w:space="0" w:color="auto"/>
            <w:bottom w:val="none" w:sz="0" w:space="0" w:color="auto"/>
            <w:right w:val="none" w:sz="0" w:space="0" w:color="auto"/>
          </w:divBdr>
        </w:div>
        <w:div w:id="1075855617">
          <w:marLeft w:val="480"/>
          <w:marRight w:val="0"/>
          <w:marTop w:val="0"/>
          <w:marBottom w:val="0"/>
          <w:divBdr>
            <w:top w:val="none" w:sz="0" w:space="0" w:color="auto"/>
            <w:left w:val="none" w:sz="0" w:space="0" w:color="auto"/>
            <w:bottom w:val="none" w:sz="0" w:space="0" w:color="auto"/>
            <w:right w:val="none" w:sz="0" w:space="0" w:color="auto"/>
          </w:divBdr>
        </w:div>
        <w:div w:id="399867166">
          <w:marLeft w:val="480"/>
          <w:marRight w:val="0"/>
          <w:marTop w:val="0"/>
          <w:marBottom w:val="0"/>
          <w:divBdr>
            <w:top w:val="none" w:sz="0" w:space="0" w:color="auto"/>
            <w:left w:val="none" w:sz="0" w:space="0" w:color="auto"/>
            <w:bottom w:val="none" w:sz="0" w:space="0" w:color="auto"/>
            <w:right w:val="none" w:sz="0" w:space="0" w:color="auto"/>
          </w:divBdr>
        </w:div>
        <w:div w:id="416902650">
          <w:marLeft w:val="480"/>
          <w:marRight w:val="0"/>
          <w:marTop w:val="0"/>
          <w:marBottom w:val="0"/>
          <w:divBdr>
            <w:top w:val="none" w:sz="0" w:space="0" w:color="auto"/>
            <w:left w:val="none" w:sz="0" w:space="0" w:color="auto"/>
            <w:bottom w:val="none" w:sz="0" w:space="0" w:color="auto"/>
            <w:right w:val="none" w:sz="0" w:space="0" w:color="auto"/>
          </w:divBdr>
        </w:div>
        <w:div w:id="1735082567">
          <w:marLeft w:val="480"/>
          <w:marRight w:val="0"/>
          <w:marTop w:val="0"/>
          <w:marBottom w:val="0"/>
          <w:divBdr>
            <w:top w:val="none" w:sz="0" w:space="0" w:color="auto"/>
            <w:left w:val="none" w:sz="0" w:space="0" w:color="auto"/>
            <w:bottom w:val="none" w:sz="0" w:space="0" w:color="auto"/>
            <w:right w:val="none" w:sz="0" w:space="0" w:color="auto"/>
          </w:divBdr>
        </w:div>
        <w:div w:id="1527597350">
          <w:marLeft w:val="480"/>
          <w:marRight w:val="0"/>
          <w:marTop w:val="0"/>
          <w:marBottom w:val="0"/>
          <w:divBdr>
            <w:top w:val="none" w:sz="0" w:space="0" w:color="auto"/>
            <w:left w:val="none" w:sz="0" w:space="0" w:color="auto"/>
            <w:bottom w:val="none" w:sz="0" w:space="0" w:color="auto"/>
            <w:right w:val="none" w:sz="0" w:space="0" w:color="auto"/>
          </w:divBdr>
        </w:div>
        <w:div w:id="23403698">
          <w:marLeft w:val="480"/>
          <w:marRight w:val="0"/>
          <w:marTop w:val="0"/>
          <w:marBottom w:val="0"/>
          <w:divBdr>
            <w:top w:val="none" w:sz="0" w:space="0" w:color="auto"/>
            <w:left w:val="none" w:sz="0" w:space="0" w:color="auto"/>
            <w:bottom w:val="none" w:sz="0" w:space="0" w:color="auto"/>
            <w:right w:val="none" w:sz="0" w:space="0" w:color="auto"/>
          </w:divBdr>
        </w:div>
        <w:div w:id="206454949">
          <w:marLeft w:val="480"/>
          <w:marRight w:val="0"/>
          <w:marTop w:val="0"/>
          <w:marBottom w:val="0"/>
          <w:divBdr>
            <w:top w:val="none" w:sz="0" w:space="0" w:color="auto"/>
            <w:left w:val="none" w:sz="0" w:space="0" w:color="auto"/>
            <w:bottom w:val="none" w:sz="0" w:space="0" w:color="auto"/>
            <w:right w:val="none" w:sz="0" w:space="0" w:color="auto"/>
          </w:divBdr>
        </w:div>
        <w:div w:id="2023165110">
          <w:marLeft w:val="480"/>
          <w:marRight w:val="0"/>
          <w:marTop w:val="0"/>
          <w:marBottom w:val="0"/>
          <w:divBdr>
            <w:top w:val="none" w:sz="0" w:space="0" w:color="auto"/>
            <w:left w:val="none" w:sz="0" w:space="0" w:color="auto"/>
            <w:bottom w:val="none" w:sz="0" w:space="0" w:color="auto"/>
            <w:right w:val="none" w:sz="0" w:space="0" w:color="auto"/>
          </w:divBdr>
        </w:div>
        <w:div w:id="366149775">
          <w:marLeft w:val="480"/>
          <w:marRight w:val="0"/>
          <w:marTop w:val="0"/>
          <w:marBottom w:val="0"/>
          <w:divBdr>
            <w:top w:val="none" w:sz="0" w:space="0" w:color="auto"/>
            <w:left w:val="none" w:sz="0" w:space="0" w:color="auto"/>
            <w:bottom w:val="none" w:sz="0" w:space="0" w:color="auto"/>
            <w:right w:val="none" w:sz="0" w:space="0" w:color="auto"/>
          </w:divBdr>
        </w:div>
        <w:div w:id="676083763">
          <w:marLeft w:val="480"/>
          <w:marRight w:val="0"/>
          <w:marTop w:val="0"/>
          <w:marBottom w:val="0"/>
          <w:divBdr>
            <w:top w:val="none" w:sz="0" w:space="0" w:color="auto"/>
            <w:left w:val="none" w:sz="0" w:space="0" w:color="auto"/>
            <w:bottom w:val="none" w:sz="0" w:space="0" w:color="auto"/>
            <w:right w:val="none" w:sz="0" w:space="0" w:color="auto"/>
          </w:divBdr>
        </w:div>
        <w:div w:id="1251350215">
          <w:marLeft w:val="480"/>
          <w:marRight w:val="0"/>
          <w:marTop w:val="0"/>
          <w:marBottom w:val="0"/>
          <w:divBdr>
            <w:top w:val="none" w:sz="0" w:space="0" w:color="auto"/>
            <w:left w:val="none" w:sz="0" w:space="0" w:color="auto"/>
            <w:bottom w:val="none" w:sz="0" w:space="0" w:color="auto"/>
            <w:right w:val="none" w:sz="0" w:space="0" w:color="auto"/>
          </w:divBdr>
        </w:div>
        <w:div w:id="976567373">
          <w:marLeft w:val="480"/>
          <w:marRight w:val="0"/>
          <w:marTop w:val="0"/>
          <w:marBottom w:val="0"/>
          <w:divBdr>
            <w:top w:val="none" w:sz="0" w:space="0" w:color="auto"/>
            <w:left w:val="none" w:sz="0" w:space="0" w:color="auto"/>
            <w:bottom w:val="none" w:sz="0" w:space="0" w:color="auto"/>
            <w:right w:val="none" w:sz="0" w:space="0" w:color="auto"/>
          </w:divBdr>
        </w:div>
        <w:div w:id="1057123622">
          <w:marLeft w:val="480"/>
          <w:marRight w:val="0"/>
          <w:marTop w:val="0"/>
          <w:marBottom w:val="0"/>
          <w:divBdr>
            <w:top w:val="none" w:sz="0" w:space="0" w:color="auto"/>
            <w:left w:val="none" w:sz="0" w:space="0" w:color="auto"/>
            <w:bottom w:val="none" w:sz="0" w:space="0" w:color="auto"/>
            <w:right w:val="none" w:sz="0" w:space="0" w:color="auto"/>
          </w:divBdr>
        </w:div>
        <w:div w:id="1461537969">
          <w:marLeft w:val="480"/>
          <w:marRight w:val="0"/>
          <w:marTop w:val="0"/>
          <w:marBottom w:val="0"/>
          <w:divBdr>
            <w:top w:val="none" w:sz="0" w:space="0" w:color="auto"/>
            <w:left w:val="none" w:sz="0" w:space="0" w:color="auto"/>
            <w:bottom w:val="none" w:sz="0" w:space="0" w:color="auto"/>
            <w:right w:val="none" w:sz="0" w:space="0" w:color="auto"/>
          </w:divBdr>
        </w:div>
        <w:div w:id="565528110">
          <w:marLeft w:val="480"/>
          <w:marRight w:val="0"/>
          <w:marTop w:val="0"/>
          <w:marBottom w:val="0"/>
          <w:divBdr>
            <w:top w:val="none" w:sz="0" w:space="0" w:color="auto"/>
            <w:left w:val="none" w:sz="0" w:space="0" w:color="auto"/>
            <w:bottom w:val="none" w:sz="0" w:space="0" w:color="auto"/>
            <w:right w:val="none" w:sz="0" w:space="0" w:color="auto"/>
          </w:divBdr>
        </w:div>
        <w:div w:id="1382753851">
          <w:marLeft w:val="480"/>
          <w:marRight w:val="0"/>
          <w:marTop w:val="0"/>
          <w:marBottom w:val="0"/>
          <w:divBdr>
            <w:top w:val="none" w:sz="0" w:space="0" w:color="auto"/>
            <w:left w:val="none" w:sz="0" w:space="0" w:color="auto"/>
            <w:bottom w:val="none" w:sz="0" w:space="0" w:color="auto"/>
            <w:right w:val="none" w:sz="0" w:space="0" w:color="auto"/>
          </w:divBdr>
        </w:div>
        <w:div w:id="1039283954">
          <w:marLeft w:val="480"/>
          <w:marRight w:val="0"/>
          <w:marTop w:val="0"/>
          <w:marBottom w:val="0"/>
          <w:divBdr>
            <w:top w:val="none" w:sz="0" w:space="0" w:color="auto"/>
            <w:left w:val="none" w:sz="0" w:space="0" w:color="auto"/>
            <w:bottom w:val="none" w:sz="0" w:space="0" w:color="auto"/>
            <w:right w:val="none" w:sz="0" w:space="0" w:color="auto"/>
          </w:divBdr>
        </w:div>
        <w:div w:id="2025939059">
          <w:marLeft w:val="480"/>
          <w:marRight w:val="0"/>
          <w:marTop w:val="0"/>
          <w:marBottom w:val="0"/>
          <w:divBdr>
            <w:top w:val="none" w:sz="0" w:space="0" w:color="auto"/>
            <w:left w:val="none" w:sz="0" w:space="0" w:color="auto"/>
            <w:bottom w:val="none" w:sz="0" w:space="0" w:color="auto"/>
            <w:right w:val="none" w:sz="0" w:space="0" w:color="auto"/>
          </w:divBdr>
        </w:div>
        <w:div w:id="17511934">
          <w:marLeft w:val="480"/>
          <w:marRight w:val="0"/>
          <w:marTop w:val="0"/>
          <w:marBottom w:val="0"/>
          <w:divBdr>
            <w:top w:val="none" w:sz="0" w:space="0" w:color="auto"/>
            <w:left w:val="none" w:sz="0" w:space="0" w:color="auto"/>
            <w:bottom w:val="none" w:sz="0" w:space="0" w:color="auto"/>
            <w:right w:val="none" w:sz="0" w:space="0" w:color="auto"/>
          </w:divBdr>
        </w:div>
        <w:div w:id="1384019864">
          <w:marLeft w:val="480"/>
          <w:marRight w:val="0"/>
          <w:marTop w:val="0"/>
          <w:marBottom w:val="0"/>
          <w:divBdr>
            <w:top w:val="none" w:sz="0" w:space="0" w:color="auto"/>
            <w:left w:val="none" w:sz="0" w:space="0" w:color="auto"/>
            <w:bottom w:val="none" w:sz="0" w:space="0" w:color="auto"/>
            <w:right w:val="none" w:sz="0" w:space="0" w:color="auto"/>
          </w:divBdr>
        </w:div>
        <w:div w:id="1080130558">
          <w:marLeft w:val="480"/>
          <w:marRight w:val="0"/>
          <w:marTop w:val="0"/>
          <w:marBottom w:val="0"/>
          <w:divBdr>
            <w:top w:val="none" w:sz="0" w:space="0" w:color="auto"/>
            <w:left w:val="none" w:sz="0" w:space="0" w:color="auto"/>
            <w:bottom w:val="none" w:sz="0" w:space="0" w:color="auto"/>
            <w:right w:val="none" w:sz="0" w:space="0" w:color="auto"/>
          </w:divBdr>
        </w:div>
        <w:div w:id="917592991">
          <w:marLeft w:val="480"/>
          <w:marRight w:val="0"/>
          <w:marTop w:val="0"/>
          <w:marBottom w:val="0"/>
          <w:divBdr>
            <w:top w:val="none" w:sz="0" w:space="0" w:color="auto"/>
            <w:left w:val="none" w:sz="0" w:space="0" w:color="auto"/>
            <w:bottom w:val="none" w:sz="0" w:space="0" w:color="auto"/>
            <w:right w:val="none" w:sz="0" w:space="0" w:color="auto"/>
          </w:divBdr>
        </w:div>
        <w:div w:id="76290487">
          <w:marLeft w:val="480"/>
          <w:marRight w:val="0"/>
          <w:marTop w:val="0"/>
          <w:marBottom w:val="0"/>
          <w:divBdr>
            <w:top w:val="none" w:sz="0" w:space="0" w:color="auto"/>
            <w:left w:val="none" w:sz="0" w:space="0" w:color="auto"/>
            <w:bottom w:val="none" w:sz="0" w:space="0" w:color="auto"/>
            <w:right w:val="none" w:sz="0" w:space="0" w:color="auto"/>
          </w:divBdr>
        </w:div>
        <w:div w:id="1847863494">
          <w:marLeft w:val="480"/>
          <w:marRight w:val="0"/>
          <w:marTop w:val="0"/>
          <w:marBottom w:val="0"/>
          <w:divBdr>
            <w:top w:val="none" w:sz="0" w:space="0" w:color="auto"/>
            <w:left w:val="none" w:sz="0" w:space="0" w:color="auto"/>
            <w:bottom w:val="none" w:sz="0" w:space="0" w:color="auto"/>
            <w:right w:val="none" w:sz="0" w:space="0" w:color="auto"/>
          </w:divBdr>
        </w:div>
        <w:div w:id="141315377">
          <w:marLeft w:val="480"/>
          <w:marRight w:val="0"/>
          <w:marTop w:val="0"/>
          <w:marBottom w:val="0"/>
          <w:divBdr>
            <w:top w:val="none" w:sz="0" w:space="0" w:color="auto"/>
            <w:left w:val="none" w:sz="0" w:space="0" w:color="auto"/>
            <w:bottom w:val="none" w:sz="0" w:space="0" w:color="auto"/>
            <w:right w:val="none" w:sz="0" w:space="0" w:color="auto"/>
          </w:divBdr>
        </w:div>
        <w:div w:id="19936313">
          <w:marLeft w:val="480"/>
          <w:marRight w:val="0"/>
          <w:marTop w:val="0"/>
          <w:marBottom w:val="0"/>
          <w:divBdr>
            <w:top w:val="none" w:sz="0" w:space="0" w:color="auto"/>
            <w:left w:val="none" w:sz="0" w:space="0" w:color="auto"/>
            <w:bottom w:val="none" w:sz="0" w:space="0" w:color="auto"/>
            <w:right w:val="none" w:sz="0" w:space="0" w:color="auto"/>
          </w:divBdr>
        </w:div>
        <w:div w:id="1425027514">
          <w:marLeft w:val="480"/>
          <w:marRight w:val="0"/>
          <w:marTop w:val="0"/>
          <w:marBottom w:val="0"/>
          <w:divBdr>
            <w:top w:val="none" w:sz="0" w:space="0" w:color="auto"/>
            <w:left w:val="none" w:sz="0" w:space="0" w:color="auto"/>
            <w:bottom w:val="none" w:sz="0" w:space="0" w:color="auto"/>
            <w:right w:val="none" w:sz="0" w:space="0" w:color="auto"/>
          </w:divBdr>
        </w:div>
        <w:div w:id="197010927">
          <w:marLeft w:val="480"/>
          <w:marRight w:val="0"/>
          <w:marTop w:val="0"/>
          <w:marBottom w:val="0"/>
          <w:divBdr>
            <w:top w:val="none" w:sz="0" w:space="0" w:color="auto"/>
            <w:left w:val="none" w:sz="0" w:space="0" w:color="auto"/>
            <w:bottom w:val="none" w:sz="0" w:space="0" w:color="auto"/>
            <w:right w:val="none" w:sz="0" w:space="0" w:color="auto"/>
          </w:divBdr>
        </w:div>
        <w:div w:id="1272057263">
          <w:marLeft w:val="480"/>
          <w:marRight w:val="0"/>
          <w:marTop w:val="0"/>
          <w:marBottom w:val="0"/>
          <w:divBdr>
            <w:top w:val="none" w:sz="0" w:space="0" w:color="auto"/>
            <w:left w:val="none" w:sz="0" w:space="0" w:color="auto"/>
            <w:bottom w:val="none" w:sz="0" w:space="0" w:color="auto"/>
            <w:right w:val="none" w:sz="0" w:space="0" w:color="auto"/>
          </w:divBdr>
        </w:div>
        <w:div w:id="1394424828">
          <w:marLeft w:val="480"/>
          <w:marRight w:val="0"/>
          <w:marTop w:val="0"/>
          <w:marBottom w:val="0"/>
          <w:divBdr>
            <w:top w:val="none" w:sz="0" w:space="0" w:color="auto"/>
            <w:left w:val="none" w:sz="0" w:space="0" w:color="auto"/>
            <w:bottom w:val="none" w:sz="0" w:space="0" w:color="auto"/>
            <w:right w:val="none" w:sz="0" w:space="0" w:color="auto"/>
          </w:divBdr>
        </w:div>
        <w:div w:id="747071737">
          <w:marLeft w:val="480"/>
          <w:marRight w:val="0"/>
          <w:marTop w:val="0"/>
          <w:marBottom w:val="0"/>
          <w:divBdr>
            <w:top w:val="none" w:sz="0" w:space="0" w:color="auto"/>
            <w:left w:val="none" w:sz="0" w:space="0" w:color="auto"/>
            <w:bottom w:val="none" w:sz="0" w:space="0" w:color="auto"/>
            <w:right w:val="none" w:sz="0" w:space="0" w:color="auto"/>
          </w:divBdr>
        </w:div>
        <w:div w:id="1645772000">
          <w:marLeft w:val="480"/>
          <w:marRight w:val="0"/>
          <w:marTop w:val="0"/>
          <w:marBottom w:val="0"/>
          <w:divBdr>
            <w:top w:val="none" w:sz="0" w:space="0" w:color="auto"/>
            <w:left w:val="none" w:sz="0" w:space="0" w:color="auto"/>
            <w:bottom w:val="none" w:sz="0" w:space="0" w:color="auto"/>
            <w:right w:val="none" w:sz="0" w:space="0" w:color="auto"/>
          </w:divBdr>
        </w:div>
        <w:div w:id="1558858486">
          <w:marLeft w:val="480"/>
          <w:marRight w:val="0"/>
          <w:marTop w:val="0"/>
          <w:marBottom w:val="0"/>
          <w:divBdr>
            <w:top w:val="none" w:sz="0" w:space="0" w:color="auto"/>
            <w:left w:val="none" w:sz="0" w:space="0" w:color="auto"/>
            <w:bottom w:val="none" w:sz="0" w:space="0" w:color="auto"/>
            <w:right w:val="none" w:sz="0" w:space="0" w:color="auto"/>
          </w:divBdr>
        </w:div>
        <w:div w:id="1922905699">
          <w:marLeft w:val="480"/>
          <w:marRight w:val="0"/>
          <w:marTop w:val="0"/>
          <w:marBottom w:val="0"/>
          <w:divBdr>
            <w:top w:val="none" w:sz="0" w:space="0" w:color="auto"/>
            <w:left w:val="none" w:sz="0" w:space="0" w:color="auto"/>
            <w:bottom w:val="none" w:sz="0" w:space="0" w:color="auto"/>
            <w:right w:val="none" w:sz="0" w:space="0" w:color="auto"/>
          </w:divBdr>
        </w:div>
        <w:div w:id="786655431">
          <w:marLeft w:val="480"/>
          <w:marRight w:val="0"/>
          <w:marTop w:val="0"/>
          <w:marBottom w:val="0"/>
          <w:divBdr>
            <w:top w:val="none" w:sz="0" w:space="0" w:color="auto"/>
            <w:left w:val="none" w:sz="0" w:space="0" w:color="auto"/>
            <w:bottom w:val="none" w:sz="0" w:space="0" w:color="auto"/>
            <w:right w:val="none" w:sz="0" w:space="0" w:color="auto"/>
          </w:divBdr>
        </w:div>
        <w:div w:id="1234462939">
          <w:marLeft w:val="480"/>
          <w:marRight w:val="0"/>
          <w:marTop w:val="0"/>
          <w:marBottom w:val="0"/>
          <w:divBdr>
            <w:top w:val="none" w:sz="0" w:space="0" w:color="auto"/>
            <w:left w:val="none" w:sz="0" w:space="0" w:color="auto"/>
            <w:bottom w:val="none" w:sz="0" w:space="0" w:color="auto"/>
            <w:right w:val="none" w:sz="0" w:space="0" w:color="auto"/>
          </w:divBdr>
        </w:div>
        <w:div w:id="1664550142">
          <w:marLeft w:val="480"/>
          <w:marRight w:val="0"/>
          <w:marTop w:val="0"/>
          <w:marBottom w:val="0"/>
          <w:divBdr>
            <w:top w:val="none" w:sz="0" w:space="0" w:color="auto"/>
            <w:left w:val="none" w:sz="0" w:space="0" w:color="auto"/>
            <w:bottom w:val="none" w:sz="0" w:space="0" w:color="auto"/>
            <w:right w:val="none" w:sz="0" w:space="0" w:color="auto"/>
          </w:divBdr>
        </w:div>
        <w:div w:id="1011448498">
          <w:marLeft w:val="480"/>
          <w:marRight w:val="0"/>
          <w:marTop w:val="0"/>
          <w:marBottom w:val="0"/>
          <w:divBdr>
            <w:top w:val="none" w:sz="0" w:space="0" w:color="auto"/>
            <w:left w:val="none" w:sz="0" w:space="0" w:color="auto"/>
            <w:bottom w:val="none" w:sz="0" w:space="0" w:color="auto"/>
            <w:right w:val="none" w:sz="0" w:space="0" w:color="auto"/>
          </w:divBdr>
        </w:div>
        <w:div w:id="1510024682">
          <w:marLeft w:val="480"/>
          <w:marRight w:val="0"/>
          <w:marTop w:val="0"/>
          <w:marBottom w:val="0"/>
          <w:divBdr>
            <w:top w:val="none" w:sz="0" w:space="0" w:color="auto"/>
            <w:left w:val="none" w:sz="0" w:space="0" w:color="auto"/>
            <w:bottom w:val="none" w:sz="0" w:space="0" w:color="auto"/>
            <w:right w:val="none" w:sz="0" w:space="0" w:color="auto"/>
          </w:divBdr>
        </w:div>
        <w:div w:id="287244488">
          <w:marLeft w:val="480"/>
          <w:marRight w:val="0"/>
          <w:marTop w:val="0"/>
          <w:marBottom w:val="0"/>
          <w:divBdr>
            <w:top w:val="none" w:sz="0" w:space="0" w:color="auto"/>
            <w:left w:val="none" w:sz="0" w:space="0" w:color="auto"/>
            <w:bottom w:val="none" w:sz="0" w:space="0" w:color="auto"/>
            <w:right w:val="none" w:sz="0" w:space="0" w:color="auto"/>
          </w:divBdr>
        </w:div>
        <w:div w:id="1667827608">
          <w:marLeft w:val="480"/>
          <w:marRight w:val="0"/>
          <w:marTop w:val="0"/>
          <w:marBottom w:val="0"/>
          <w:divBdr>
            <w:top w:val="none" w:sz="0" w:space="0" w:color="auto"/>
            <w:left w:val="none" w:sz="0" w:space="0" w:color="auto"/>
            <w:bottom w:val="none" w:sz="0" w:space="0" w:color="auto"/>
            <w:right w:val="none" w:sz="0" w:space="0" w:color="auto"/>
          </w:divBdr>
        </w:div>
        <w:div w:id="2011759647">
          <w:marLeft w:val="480"/>
          <w:marRight w:val="0"/>
          <w:marTop w:val="0"/>
          <w:marBottom w:val="0"/>
          <w:divBdr>
            <w:top w:val="none" w:sz="0" w:space="0" w:color="auto"/>
            <w:left w:val="none" w:sz="0" w:space="0" w:color="auto"/>
            <w:bottom w:val="none" w:sz="0" w:space="0" w:color="auto"/>
            <w:right w:val="none" w:sz="0" w:space="0" w:color="auto"/>
          </w:divBdr>
        </w:div>
        <w:div w:id="2110155615">
          <w:marLeft w:val="480"/>
          <w:marRight w:val="0"/>
          <w:marTop w:val="0"/>
          <w:marBottom w:val="0"/>
          <w:divBdr>
            <w:top w:val="none" w:sz="0" w:space="0" w:color="auto"/>
            <w:left w:val="none" w:sz="0" w:space="0" w:color="auto"/>
            <w:bottom w:val="none" w:sz="0" w:space="0" w:color="auto"/>
            <w:right w:val="none" w:sz="0" w:space="0" w:color="auto"/>
          </w:divBdr>
        </w:div>
        <w:div w:id="1317370301">
          <w:marLeft w:val="480"/>
          <w:marRight w:val="0"/>
          <w:marTop w:val="0"/>
          <w:marBottom w:val="0"/>
          <w:divBdr>
            <w:top w:val="none" w:sz="0" w:space="0" w:color="auto"/>
            <w:left w:val="none" w:sz="0" w:space="0" w:color="auto"/>
            <w:bottom w:val="none" w:sz="0" w:space="0" w:color="auto"/>
            <w:right w:val="none" w:sz="0" w:space="0" w:color="auto"/>
          </w:divBdr>
        </w:div>
        <w:div w:id="1025325260">
          <w:marLeft w:val="480"/>
          <w:marRight w:val="0"/>
          <w:marTop w:val="0"/>
          <w:marBottom w:val="0"/>
          <w:divBdr>
            <w:top w:val="none" w:sz="0" w:space="0" w:color="auto"/>
            <w:left w:val="none" w:sz="0" w:space="0" w:color="auto"/>
            <w:bottom w:val="none" w:sz="0" w:space="0" w:color="auto"/>
            <w:right w:val="none" w:sz="0" w:space="0" w:color="auto"/>
          </w:divBdr>
        </w:div>
        <w:div w:id="199631732">
          <w:marLeft w:val="480"/>
          <w:marRight w:val="0"/>
          <w:marTop w:val="0"/>
          <w:marBottom w:val="0"/>
          <w:divBdr>
            <w:top w:val="none" w:sz="0" w:space="0" w:color="auto"/>
            <w:left w:val="none" w:sz="0" w:space="0" w:color="auto"/>
            <w:bottom w:val="none" w:sz="0" w:space="0" w:color="auto"/>
            <w:right w:val="none" w:sz="0" w:space="0" w:color="auto"/>
          </w:divBdr>
        </w:div>
        <w:div w:id="596837215">
          <w:marLeft w:val="480"/>
          <w:marRight w:val="0"/>
          <w:marTop w:val="0"/>
          <w:marBottom w:val="0"/>
          <w:divBdr>
            <w:top w:val="none" w:sz="0" w:space="0" w:color="auto"/>
            <w:left w:val="none" w:sz="0" w:space="0" w:color="auto"/>
            <w:bottom w:val="none" w:sz="0" w:space="0" w:color="auto"/>
            <w:right w:val="none" w:sz="0" w:space="0" w:color="auto"/>
          </w:divBdr>
        </w:div>
        <w:div w:id="2078899692">
          <w:marLeft w:val="480"/>
          <w:marRight w:val="0"/>
          <w:marTop w:val="0"/>
          <w:marBottom w:val="0"/>
          <w:divBdr>
            <w:top w:val="none" w:sz="0" w:space="0" w:color="auto"/>
            <w:left w:val="none" w:sz="0" w:space="0" w:color="auto"/>
            <w:bottom w:val="none" w:sz="0" w:space="0" w:color="auto"/>
            <w:right w:val="none" w:sz="0" w:space="0" w:color="auto"/>
          </w:divBdr>
        </w:div>
        <w:div w:id="941181396">
          <w:marLeft w:val="480"/>
          <w:marRight w:val="0"/>
          <w:marTop w:val="0"/>
          <w:marBottom w:val="0"/>
          <w:divBdr>
            <w:top w:val="none" w:sz="0" w:space="0" w:color="auto"/>
            <w:left w:val="none" w:sz="0" w:space="0" w:color="auto"/>
            <w:bottom w:val="none" w:sz="0" w:space="0" w:color="auto"/>
            <w:right w:val="none" w:sz="0" w:space="0" w:color="auto"/>
          </w:divBdr>
        </w:div>
        <w:div w:id="2006085602">
          <w:marLeft w:val="480"/>
          <w:marRight w:val="0"/>
          <w:marTop w:val="0"/>
          <w:marBottom w:val="0"/>
          <w:divBdr>
            <w:top w:val="none" w:sz="0" w:space="0" w:color="auto"/>
            <w:left w:val="none" w:sz="0" w:space="0" w:color="auto"/>
            <w:bottom w:val="none" w:sz="0" w:space="0" w:color="auto"/>
            <w:right w:val="none" w:sz="0" w:space="0" w:color="auto"/>
          </w:divBdr>
        </w:div>
        <w:div w:id="1515458918">
          <w:marLeft w:val="480"/>
          <w:marRight w:val="0"/>
          <w:marTop w:val="0"/>
          <w:marBottom w:val="0"/>
          <w:divBdr>
            <w:top w:val="none" w:sz="0" w:space="0" w:color="auto"/>
            <w:left w:val="none" w:sz="0" w:space="0" w:color="auto"/>
            <w:bottom w:val="none" w:sz="0" w:space="0" w:color="auto"/>
            <w:right w:val="none" w:sz="0" w:space="0" w:color="auto"/>
          </w:divBdr>
        </w:div>
        <w:div w:id="1899659115">
          <w:marLeft w:val="480"/>
          <w:marRight w:val="0"/>
          <w:marTop w:val="0"/>
          <w:marBottom w:val="0"/>
          <w:divBdr>
            <w:top w:val="none" w:sz="0" w:space="0" w:color="auto"/>
            <w:left w:val="none" w:sz="0" w:space="0" w:color="auto"/>
            <w:bottom w:val="none" w:sz="0" w:space="0" w:color="auto"/>
            <w:right w:val="none" w:sz="0" w:space="0" w:color="auto"/>
          </w:divBdr>
        </w:div>
        <w:div w:id="859391718">
          <w:marLeft w:val="480"/>
          <w:marRight w:val="0"/>
          <w:marTop w:val="0"/>
          <w:marBottom w:val="0"/>
          <w:divBdr>
            <w:top w:val="none" w:sz="0" w:space="0" w:color="auto"/>
            <w:left w:val="none" w:sz="0" w:space="0" w:color="auto"/>
            <w:bottom w:val="none" w:sz="0" w:space="0" w:color="auto"/>
            <w:right w:val="none" w:sz="0" w:space="0" w:color="auto"/>
          </w:divBdr>
        </w:div>
      </w:divsChild>
    </w:div>
    <w:div w:id="1000814581">
      <w:bodyDiv w:val="1"/>
      <w:marLeft w:val="0"/>
      <w:marRight w:val="0"/>
      <w:marTop w:val="0"/>
      <w:marBottom w:val="0"/>
      <w:divBdr>
        <w:top w:val="none" w:sz="0" w:space="0" w:color="auto"/>
        <w:left w:val="none" w:sz="0" w:space="0" w:color="auto"/>
        <w:bottom w:val="none" w:sz="0" w:space="0" w:color="auto"/>
        <w:right w:val="none" w:sz="0" w:space="0" w:color="auto"/>
      </w:divBdr>
    </w:div>
    <w:div w:id="1001199525">
      <w:bodyDiv w:val="1"/>
      <w:marLeft w:val="0"/>
      <w:marRight w:val="0"/>
      <w:marTop w:val="0"/>
      <w:marBottom w:val="0"/>
      <w:divBdr>
        <w:top w:val="none" w:sz="0" w:space="0" w:color="auto"/>
        <w:left w:val="none" w:sz="0" w:space="0" w:color="auto"/>
        <w:bottom w:val="none" w:sz="0" w:space="0" w:color="auto"/>
        <w:right w:val="none" w:sz="0" w:space="0" w:color="auto"/>
      </w:divBdr>
    </w:div>
    <w:div w:id="1001738392">
      <w:bodyDiv w:val="1"/>
      <w:marLeft w:val="0"/>
      <w:marRight w:val="0"/>
      <w:marTop w:val="0"/>
      <w:marBottom w:val="0"/>
      <w:divBdr>
        <w:top w:val="none" w:sz="0" w:space="0" w:color="auto"/>
        <w:left w:val="none" w:sz="0" w:space="0" w:color="auto"/>
        <w:bottom w:val="none" w:sz="0" w:space="0" w:color="auto"/>
        <w:right w:val="none" w:sz="0" w:space="0" w:color="auto"/>
      </w:divBdr>
    </w:div>
    <w:div w:id="1002468583">
      <w:bodyDiv w:val="1"/>
      <w:marLeft w:val="0"/>
      <w:marRight w:val="0"/>
      <w:marTop w:val="0"/>
      <w:marBottom w:val="0"/>
      <w:divBdr>
        <w:top w:val="none" w:sz="0" w:space="0" w:color="auto"/>
        <w:left w:val="none" w:sz="0" w:space="0" w:color="auto"/>
        <w:bottom w:val="none" w:sz="0" w:space="0" w:color="auto"/>
        <w:right w:val="none" w:sz="0" w:space="0" w:color="auto"/>
      </w:divBdr>
    </w:div>
    <w:div w:id="1002513172">
      <w:bodyDiv w:val="1"/>
      <w:marLeft w:val="0"/>
      <w:marRight w:val="0"/>
      <w:marTop w:val="0"/>
      <w:marBottom w:val="0"/>
      <w:divBdr>
        <w:top w:val="none" w:sz="0" w:space="0" w:color="auto"/>
        <w:left w:val="none" w:sz="0" w:space="0" w:color="auto"/>
        <w:bottom w:val="none" w:sz="0" w:space="0" w:color="auto"/>
        <w:right w:val="none" w:sz="0" w:space="0" w:color="auto"/>
      </w:divBdr>
    </w:div>
    <w:div w:id="1002975343">
      <w:bodyDiv w:val="1"/>
      <w:marLeft w:val="0"/>
      <w:marRight w:val="0"/>
      <w:marTop w:val="0"/>
      <w:marBottom w:val="0"/>
      <w:divBdr>
        <w:top w:val="none" w:sz="0" w:space="0" w:color="auto"/>
        <w:left w:val="none" w:sz="0" w:space="0" w:color="auto"/>
        <w:bottom w:val="none" w:sz="0" w:space="0" w:color="auto"/>
        <w:right w:val="none" w:sz="0" w:space="0" w:color="auto"/>
      </w:divBdr>
    </w:div>
    <w:div w:id="1004094639">
      <w:bodyDiv w:val="1"/>
      <w:marLeft w:val="0"/>
      <w:marRight w:val="0"/>
      <w:marTop w:val="0"/>
      <w:marBottom w:val="0"/>
      <w:divBdr>
        <w:top w:val="none" w:sz="0" w:space="0" w:color="auto"/>
        <w:left w:val="none" w:sz="0" w:space="0" w:color="auto"/>
        <w:bottom w:val="none" w:sz="0" w:space="0" w:color="auto"/>
        <w:right w:val="none" w:sz="0" w:space="0" w:color="auto"/>
      </w:divBdr>
    </w:div>
    <w:div w:id="1004431070">
      <w:bodyDiv w:val="1"/>
      <w:marLeft w:val="0"/>
      <w:marRight w:val="0"/>
      <w:marTop w:val="0"/>
      <w:marBottom w:val="0"/>
      <w:divBdr>
        <w:top w:val="none" w:sz="0" w:space="0" w:color="auto"/>
        <w:left w:val="none" w:sz="0" w:space="0" w:color="auto"/>
        <w:bottom w:val="none" w:sz="0" w:space="0" w:color="auto"/>
        <w:right w:val="none" w:sz="0" w:space="0" w:color="auto"/>
      </w:divBdr>
    </w:div>
    <w:div w:id="1004476428">
      <w:bodyDiv w:val="1"/>
      <w:marLeft w:val="0"/>
      <w:marRight w:val="0"/>
      <w:marTop w:val="0"/>
      <w:marBottom w:val="0"/>
      <w:divBdr>
        <w:top w:val="none" w:sz="0" w:space="0" w:color="auto"/>
        <w:left w:val="none" w:sz="0" w:space="0" w:color="auto"/>
        <w:bottom w:val="none" w:sz="0" w:space="0" w:color="auto"/>
        <w:right w:val="none" w:sz="0" w:space="0" w:color="auto"/>
      </w:divBdr>
    </w:div>
    <w:div w:id="1005475150">
      <w:bodyDiv w:val="1"/>
      <w:marLeft w:val="0"/>
      <w:marRight w:val="0"/>
      <w:marTop w:val="0"/>
      <w:marBottom w:val="0"/>
      <w:divBdr>
        <w:top w:val="none" w:sz="0" w:space="0" w:color="auto"/>
        <w:left w:val="none" w:sz="0" w:space="0" w:color="auto"/>
        <w:bottom w:val="none" w:sz="0" w:space="0" w:color="auto"/>
        <w:right w:val="none" w:sz="0" w:space="0" w:color="auto"/>
      </w:divBdr>
    </w:div>
    <w:div w:id="1005786627">
      <w:bodyDiv w:val="1"/>
      <w:marLeft w:val="0"/>
      <w:marRight w:val="0"/>
      <w:marTop w:val="0"/>
      <w:marBottom w:val="0"/>
      <w:divBdr>
        <w:top w:val="none" w:sz="0" w:space="0" w:color="auto"/>
        <w:left w:val="none" w:sz="0" w:space="0" w:color="auto"/>
        <w:bottom w:val="none" w:sz="0" w:space="0" w:color="auto"/>
        <w:right w:val="none" w:sz="0" w:space="0" w:color="auto"/>
      </w:divBdr>
    </w:div>
    <w:div w:id="1006903016">
      <w:bodyDiv w:val="1"/>
      <w:marLeft w:val="0"/>
      <w:marRight w:val="0"/>
      <w:marTop w:val="0"/>
      <w:marBottom w:val="0"/>
      <w:divBdr>
        <w:top w:val="none" w:sz="0" w:space="0" w:color="auto"/>
        <w:left w:val="none" w:sz="0" w:space="0" w:color="auto"/>
        <w:bottom w:val="none" w:sz="0" w:space="0" w:color="auto"/>
        <w:right w:val="none" w:sz="0" w:space="0" w:color="auto"/>
      </w:divBdr>
    </w:div>
    <w:div w:id="1007516048">
      <w:bodyDiv w:val="1"/>
      <w:marLeft w:val="0"/>
      <w:marRight w:val="0"/>
      <w:marTop w:val="0"/>
      <w:marBottom w:val="0"/>
      <w:divBdr>
        <w:top w:val="none" w:sz="0" w:space="0" w:color="auto"/>
        <w:left w:val="none" w:sz="0" w:space="0" w:color="auto"/>
        <w:bottom w:val="none" w:sz="0" w:space="0" w:color="auto"/>
        <w:right w:val="none" w:sz="0" w:space="0" w:color="auto"/>
      </w:divBdr>
    </w:div>
    <w:div w:id="1007829046">
      <w:bodyDiv w:val="1"/>
      <w:marLeft w:val="0"/>
      <w:marRight w:val="0"/>
      <w:marTop w:val="0"/>
      <w:marBottom w:val="0"/>
      <w:divBdr>
        <w:top w:val="none" w:sz="0" w:space="0" w:color="auto"/>
        <w:left w:val="none" w:sz="0" w:space="0" w:color="auto"/>
        <w:bottom w:val="none" w:sz="0" w:space="0" w:color="auto"/>
        <w:right w:val="none" w:sz="0" w:space="0" w:color="auto"/>
      </w:divBdr>
    </w:div>
    <w:div w:id="1007831754">
      <w:bodyDiv w:val="1"/>
      <w:marLeft w:val="0"/>
      <w:marRight w:val="0"/>
      <w:marTop w:val="0"/>
      <w:marBottom w:val="0"/>
      <w:divBdr>
        <w:top w:val="none" w:sz="0" w:space="0" w:color="auto"/>
        <w:left w:val="none" w:sz="0" w:space="0" w:color="auto"/>
        <w:bottom w:val="none" w:sz="0" w:space="0" w:color="auto"/>
        <w:right w:val="none" w:sz="0" w:space="0" w:color="auto"/>
      </w:divBdr>
    </w:div>
    <w:div w:id="1008561447">
      <w:bodyDiv w:val="1"/>
      <w:marLeft w:val="0"/>
      <w:marRight w:val="0"/>
      <w:marTop w:val="0"/>
      <w:marBottom w:val="0"/>
      <w:divBdr>
        <w:top w:val="none" w:sz="0" w:space="0" w:color="auto"/>
        <w:left w:val="none" w:sz="0" w:space="0" w:color="auto"/>
        <w:bottom w:val="none" w:sz="0" w:space="0" w:color="auto"/>
        <w:right w:val="none" w:sz="0" w:space="0" w:color="auto"/>
      </w:divBdr>
    </w:div>
    <w:div w:id="1009482535">
      <w:bodyDiv w:val="1"/>
      <w:marLeft w:val="0"/>
      <w:marRight w:val="0"/>
      <w:marTop w:val="0"/>
      <w:marBottom w:val="0"/>
      <w:divBdr>
        <w:top w:val="none" w:sz="0" w:space="0" w:color="auto"/>
        <w:left w:val="none" w:sz="0" w:space="0" w:color="auto"/>
        <w:bottom w:val="none" w:sz="0" w:space="0" w:color="auto"/>
        <w:right w:val="none" w:sz="0" w:space="0" w:color="auto"/>
      </w:divBdr>
    </w:div>
    <w:div w:id="1012760167">
      <w:bodyDiv w:val="1"/>
      <w:marLeft w:val="0"/>
      <w:marRight w:val="0"/>
      <w:marTop w:val="0"/>
      <w:marBottom w:val="0"/>
      <w:divBdr>
        <w:top w:val="none" w:sz="0" w:space="0" w:color="auto"/>
        <w:left w:val="none" w:sz="0" w:space="0" w:color="auto"/>
        <w:bottom w:val="none" w:sz="0" w:space="0" w:color="auto"/>
        <w:right w:val="none" w:sz="0" w:space="0" w:color="auto"/>
      </w:divBdr>
    </w:div>
    <w:div w:id="1013461402">
      <w:bodyDiv w:val="1"/>
      <w:marLeft w:val="0"/>
      <w:marRight w:val="0"/>
      <w:marTop w:val="0"/>
      <w:marBottom w:val="0"/>
      <w:divBdr>
        <w:top w:val="none" w:sz="0" w:space="0" w:color="auto"/>
        <w:left w:val="none" w:sz="0" w:space="0" w:color="auto"/>
        <w:bottom w:val="none" w:sz="0" w:space="0" w:color="auto"/>
        <w:right w:val="none" w:sz="0" w:space="0" w:color="auto"/>
      </w:divBdr>
    </w:div>
    <w:div w:id="1014956921">
      <w:bodyDiv w:val="1"/>
      <w:marLeft w:val="0"/>
      <w:marRight w:val="0"/>
      <w:marTop w:val="0"/>
      <w:marBottom w:val="0"/>
      <w:divBdr>
        <w:top w:val="none" w:sz="0" w:space="0" w:color="auto"/>
        <w:left w:val="none" w:sz="0" w:space="0" w:color="auto"/>
        <w:bottom w:val="none" w:sz="0" w:space="0" w:color="auto"/>
        <w:right w:val="none" w:sz="0" w:space="0" w:color="auto"/>
      </w:divBdr>
    </w:div>
    <w:div w:id="1016149428">
      <w:bodyDiv w:val="1"/>
      <w:marLeft w:val="0"/>
      <w:marRight w:val="0"/>
      <w:marTop w:val="0"/>
      <w:marBottom w:val="0"/>
      <w:divBdr>
        <w:top w:val="none" w:sz="0" w:space="0" w:color="auto"/>
        <w:left w:val="none" w:sz="0" w:space="0" w:color="auto"/>
        <w:bottom w:val="none" w:sz="0" w:space="0" w:color="auto"/>
        <w:right w:val="none" w:sz="0" w:space="0" w:color="auto"/>
      </w:divBdr>
    </w:div>
    <w:div w:id="1016662396">
      <w:bodyDiv w:val="1"/>
      <w:marLeft w:val="0"/>
      <w:marRight w:val="0"/>
      <w:marTop w:val="0"/>
      <w:marBottom w:val="0"/>
      <w:divBdr>
        <w:top w:val="none" w:sz="0" w:space="0" w:color="auto"/>
        <w:left w:val="none" w:sz="0" w:space="0" w:color="auto"/>
        <w:bottom w:val="none" w:sz="0" w:space="0" w:color="auto"/>
        <w:right w:val="none" w:sz="0" w:space="0" w:color="auto"/>
      </w:divBdr>
    </w:div>
    <w:div w:id="1017076917">
      <w:bodyDiv w:val="1"/>
      <w:marLeft w:val="0"/>
      <w:marRight w:val="0"/>
      <w:marTop w:val="0"/>
      <w:marBottom w:val="0"/>
      <w:divBdr>
        <w:top w:val="none" w:sz="0" w:space="0" w:color="auto"/>
        <w:left w:val="none" w:sz="0" w:space="0" w:color="auto"/>
        <w:bottom w:val="none" w:sz="0" w:space="0" w:color="auto"/>
        <w:right w:val="none" w:sz="0" w:space="0" w:color="auto"/>
      </w:divBdr>
    </w:div>
    <w:div w:id="1017266540">
      <w:bodyDiv w:val="1"/>
      <w:marLeft w:val="0"/>
      <w:marRight w:val="0"/>
      <w:marTop w:val="0"/>
      <w:marBottom w:val="0"/>
      <w:divBdr>
        <w:top w:val="none" w:sz="0" w:space="0" w:color="auto"/>
        <w:left w:val="none" w:sz="0" w:space="0" w:color="auto"/>
        <w:bottom w:val="none" w:sz="0" w:space="0" w:color="auto"/>
        <w:right w:val="none" w:sz="0" w:space="0" w:color="auto"/>
      </w:divBdr>
    </w:div>
    <w:div w:id="1017971545">
      <w:bodyDiv w:val="1"/>
      <w:marLeft w:val="0"/>
      <w:marRight w:val="0"/>
      <w:marTop w:val="0"/>
      <w:marBottom w:val="0"/>
      <w:divBdr>
        <w:top w:val="none" w:sz="0" w:space="0" w:color="auto"/>
        <w:left w:val="none" w:sz="0" w:space="0" w:color="auto"/>
        <w:bottom w:val="none" w:sz="0" w:space="0" w:color="auto"/>
        <w:right w:val="none" w:sz="0" w:space="0" w:color="auto"/>
      </w:divBdr>
    </w:div>
    <w:div w:id="1019238206">
      <w:bodyDiv w:val="1"/>
      <w:marLeft w:val="0"/>
      <w:marRight w:val="0"/>
      <w:marTop w:val="0"/>
      <w:marBottom w:val="0"/>
      <w:divBdr>
        <w:top w:val="none" w:sz="0" w:space="0" w:color="auto"/>
        <w:left w:val="none" w:sz="0" w:space="0" w:color="auto"/>
        <w:bottom w:val="none" w:sz="0" w:space="0" w:color="auto"/>
        <w:right w:val="none" w:sz="0" w:space="0" w:color="auto"/>
      </w:divBdr>
    </w:div>
    <w:div w:id="1020397820">
      <w:bodyDiv w:val="1"/>
      <w:marLeft w:val="0"/>
      <w:marRight w:val="0"/>
      <w:marTop w:val="0"/>
      <w:marBottom w:val="0"/>
      <w:divBdr>
        <w:top w:val="none" w:sz="0" w:space="0" w:color="auto"/>
        <w:left w:val="none" w:sz="0" w:space="0" w:color="auto"/>
        <w:bottom w:val="none" w:sz="0" w:space="0" w:color="auto"/>
        <w:right w:val="none" w:sz="0" w:space="0" w:color="auto"/>
      </w:divBdr>
    </w:div>
    <w:div w:id="1020474922">
      <w:bodyDiv w:val="1"/>
      <w:marLeft w:val="0"/>
      <w:marRight w:val="0"/>
      <w:marTop w:val="0"/>
      <w:marBottom w:val="0"/>
      <w:divBdr>
        <w:top w:val="none" w:sz="0" w:space="0" w:color="auto"/>
        <w:left w:val="none" w:sz="0" w:space="0" w:color="auto"/>
        <w:bottom w:val="none" w:sz="0" w:space="0" w:color="auto"/>
        <w:right w:val="none" w:sz="0" w:space="0" w:color="auto"/>
      </w:divBdr>
    </w:div>
    <w:div w:id="1021055495">
      <w:bodyDiv w:val="1"/>
      <w:marLeft w:val="0"/>
      <w:marRight w:val="0"/>
      <w:marTop w:val="0"/>
      <w:marBottom w:val="0"/>
      <w:divBdr>
        <w:top w:val="none" w:sz="0" w:space="0" w:color="auto"/>
        <w:left w:val="none" w:sz="0" w:space="0" w:color="auto"/>
        <w:bottom w:val="none" w:sz="0" w:space="0" w:color="auto"/>
        <w:right w:val="none" w:sz="0" w:space="0" w:color="auto"/>
      </w:divBdr>
    </w:div>
    <w:div w:id="1021786368">
      <w:bodyDiv w:val="1"/>
      <w:marLeft w:val="0"/>
      <w:marRight w:val="0"/>
      <w:marTop w:val="0"/>
      <w:marBottom w:val="0"/>
      <w:divBdr>
        <w:top w:val="none" w:sz="0" w:space="0" w:color="auto"/>
        <w:left w:val="none" w:sz="0" w:space="0" w:color="auto"/>
        <w:bottom w:val="none" w:sz="0" w:space="0" w:color="auto"/>
        <w:right w:val="none" w:sz="0" w:space="0" w:color="auto"/>
      </w:divBdr>
    </w:div>
    <w:div w:id="1022249479">
      <w:bodyDiv w:val="1"/>
      <w:marLeft w:val="0"/>
      <w:marRight w:val="0"/>
      <w:marTop w:val="0"/>
      <w:marBottom w:val="0"/>
      <w:divBdr>
        <w:top w:val="none" w:sz="0" w:space="0" w:color="auto"/>
        <w:left w:val="none" w:sz="0" w:space="0" w:color="auto"/>
        <w:bottom w:val="none" w:sz="0" w:space="0" w:color="auto"/>
        <w:right w:val="none" w:sz="0" w:space="0" w:color="auto"/>
      </w:divBdr>
    </w:div>
    <w:div w:id="1024289009">
      <w:bodyDiv w:val="1"/>
      <w:marLeft w:val="0"/>
      <w:marRight w:val="0"/>
      <w:marTop w:val="0"/>
      <w:marBottom w:val="0"/>
      <w:divBdr>
        <w:top w:val="none" w:sz="0" w:space="0" w:color="auto"/>
        <w:left w:val="none" w:sz="0" w:space="0" w:color="auto"/>
        <w:bottom w:val="none" w:sz="0" w:space="0" w:color="auto"/>
        <w:right w:val="none" w:sz="0" w:space="0" w:color="auto"/>
      </w:divBdr>
    </w:div>
    <w:div w:id="1024289453">
      <w:bodyDiv w:val="1"/>
      <w:marLeft w:val="0"/>
      <w:marRight w:val="0"/>
      <w:marTop w:val="0"/>
      <w:marBottom w:val="0"/>
      <w:divBdr>
        <w:top w:val="none" w:sz="0" w:space="0" w:color="auto"/>
        <w:left w:val="none" w:sz="0" w:space="0" w:color="auto"/>
        <w:bottom w:val="none" w:sz="0" w:space="0" w:color="auto"/>
        <w:right w:val="none" w:sz="0" w:space="0" w:color="auto"/>
      </w:divBdr>
    </w:div>
    <w:div w:id="1024404045">
      <w:bodyDiv w:val="1"/>
      <w:marLeft w:val="0"/>
      <w:marRight w:val="0"/>
      <w:marTop w:val="0"/>
      <w:marBottom w:val="0"/>
      <w:divBdr>
        <w:top w:val="none" w:sz="0" w:space="0" w:color="auto"/>
        <w:left w:val="none" w:sz="0" w:space="0" w:color="auto"/>
        <w:bottom w:val="none" w:sz="0" w:space="0" w:color="auto"/>
        <w:right w:val="none" w:sz="0" w:space="0" w:color="auto"/>
      </w:divBdr>
    </w:div>
    <w:div w:id="1024405368">
      <w:bodyDiv w:val="1"/>
      <w:marLeft w:val="0"/>
      <w:marRight w:val="0"/>
      <w:marTop w:val="0"/>
      <w:marBottom w:val="0"/>
      <w:divBdr>
        <w:top w:val="none" w:sz="0" w:space="0" w:color="auto"/>
        <w:left w:val="none" w:sz="0" w:space="0" w:color="auto"/>
        <w:bottom w:val="none" w:sz="0" w:space="0" w:color="auto"/>
        <w:right w:val="none" w:sz="0" w:space="0" w:color="auto"/>
      </w:divBdr>
    </w:div>
    <w:div w:id="1025056251">
      <w:bodyDiv w:val="1"/>
      <w:marLeft w:val="0"/>
      <w:marRight w:val="0"/>
      <w:marTop w:val="0"/>
      <w:marBottom w:val="0"/>
      <w:divBdr>
        <w:top w:val="none" w:sz="0" w:space="0" w:color="auto"/>
        <w:left w:val="none" w:sz="0" w:space="0" w:color="auto"/>
        <w:bottom w:val="none" w:sz="0" w:space="0" w:color="auto"/>
        <w:right w:val="none" w:sz="0" w:space="0" w:color="auto"/>
      </w:divBdr>
    </w:div>
    <w:div w:id="1025247642">
      <w:bodyDiv w:val="1"/>
      <w:marLeft w:val="0"/>
      <w:marRight w:val="0"/>
      <w:marTop w:val="0"/>
      <w:marBottom w:val="0"/>
      <w:divBdr>
        <w:top w:val="none" w:sz="0" w:space="0" w:color="auto"/>
        <w:left w:val="none" w:sz="0" w:space="0" w:color="auto"/>
        <w:bottom w:val="none" w:sz="0" w:space="0" w:color="auto"/>
        <w:right w:val="none" w:sz="0" w:space="0" w:color="auto"/>
      </w:divBdr>
    </w:div>
    <w:div w:id="1025248550">
      <w:bodyDiv w:val="1"/>
      <w:marLeft w:val="0"/>
      <w:marRight w:val="0"/>
      <w:marTop w:val="0"/>
      <w:marBottom w:val="0"/>
      <w:divBdr>
        <w:top w:val="none" w:sz="0" w:space="0" w:color="auto"/>
        <w:left w:val="none" w:sz="0" w:space="0" w:color="auto"/>
        <w:bottom w:val="none" w:sz="0" w:space="0" w:color="auto"/>
        <w:right w:val="none" w:sz="0" w:space="0" w:color="auto"/>
      </w:divBdr>
    </w:div>
    <w:div w:id="1026757478">
      <w:bodyDiv w:val="1"/>
      <w:marLeft w:val="0"/>
      <w:marRight w:val="0"/>
      <w:marTop w:val="0"/>
      <w:marBottom w:val="0"/>
      <w:divBdr>
        <w:top w:val="none" w:sz="0" w:space="0" w:color="auto"/>
        <w:left w:val="none" w:sz="0" w:space="0" w:color="auto"/>
        <w:bottom w:val="none" w:sz="0" w:space="0" w:color="auto"/>
        <w:right w:val="none" w:sz="0" w:space="0" w:color="auto"/>
      </w:divBdr>
    </w:div>
    <w:div w:id="1029185939">
      <w:bodyDiv w:val="1"/>
      <w:marLeft w:val="0"/>
      <w:marRight w:val="0"/>
      <w:marTop w:val="0"/>
      <w:marBottom w:val="0"/>
      <w:divBdr>
        <w:top w:val="none" w:sz="0" w:space="0" w:color="auto"/>
        <w:left w:val="none" w:sz="0" w:space="0" w:color="auto"/>
        <w:bottom w:val="none" w:sz="0" w:space="0" w:color="auto"/>
        <w:right w:val="none" w:sz="0" w:space="0" w:color="auto"/>
      </w:divBdr>
    </w:div>
    <w:div w:id="1029452966">
      <w:bodyDiv w:val="1"/>
      <w:marLeft w:val="0"/>
      <w:marRight w:val="0"/>
      <w:marTop w:val="0"/>
      <w:marBottom w:val="0"/>
      <w:divBdr>
        <w:top w:val="none" w:sz="0" w:space="0" w:color="auto"/>
        <w:left w:val="none" w:sz="0" w:space="0" w:color="auto"/>
        <w:bottom w:val="none" w:sz="0" w:space="0" w:color="auto"/>
        <w:right w:val="none" w:sz="0" w:space="0" w:color="auto"/>
      </w:divBdr>
    </w:div>
    <w:div w:id="1030689420">
      <w:bodyDiv w:val="1"/>
      <w:marLeft w:val="0"/>
      <w:marRight w:val="0"/>
      <w:marTop w:val="0"/>
      <w:marBottom w:val="0"/>
      <w:divBdr>
        <w:top w:val="none" w:sz="0" w:space="0" w:color="auto"/>
        <w:left w:val="none" w:sz="0" w:space="0" w:color="auto"/>
        <w:bottom w:val="none" w:sz="0" w:space="0" w:color="auto"/>
        <w:right w:val="none" w:sz="0" w:space="0" w:color="auto"/>
      </w:divBdr>
    </w:div>
    <w:div w:id="1031031818">
      <w:bodyDiv w:val="1"/>
      <w:marLeft w:val="0"/>
      <w:marRight w:val="0"/>
      <w:marTop w:val="0"/>
      <w:marBottom w:val="0"/>
      <w:divBdr>
        <w:top w:val="none" w:sz="0" w:space="0" w:color="auto"/>
        <w:left w:val="none" w:sz="0" w:space="0" w:color="auto"/>
        <w:bottom w:val="none" w:sz="0" w:space="0" w:color="auto"/>
        <w:right w:val="none" w:sz="0" w:space="0" w:color="auto"/>
      </w:divBdr>
    </w:div>
    <w:div w:id="1031103016">
      <w:bodyDiv w:val="1"/>
      <w:marLeft w:val="0"/>
      <w:marRight w:val="0"/>
      <w:marTop w:val="0"/>
      <w:marBottom w:val="0"/>
      <w:divBdr>
        <w:top w:val="none" w:sz="0" w:space="0" w:color="auto"/>
        <w:left w:val="none" w:sz="0" w:space="0" w:color="auto"/>
        <w:bottom w:val="none" w:sz="0" w:space="0" w:color="auto"/>
        <w:right w:val="none" w:sz="0" w:space="0" w:color="auto"/>
      </w:divBdr>
    </w:div>
    <w:div w:id="1032606091">
      <w:bodyDiv w:val="1"/>
      <w:marLeft w:val="0"/>
      <w:marRight w:val="0"/>
      <w:marTop w:val="0"/>
      <w:marBottom w:val="0"/>
      <w:divBdr>
        <w:top w:val="none" w:sz="0" w:space="0" w:color="auto"/>
        <w:left w:val="none" w:sz="0" w:space="0" w:color="auto"/>
        <w:bottom w:val="none" w:sz="0" w:space="0" w:color="auto"/>
        <w:right w:val="none" w:sz="0" w:space="0" w:color="auto"/>
      </w:divBdr>
    </w:div>
    <w:div w:id="1032655756">
      <w:bodyDiv w:val="1"/>
      <w:marLeft w:val="0"/>
      <w:marRight w:val="0"/>
      <w:marTop w:val="0"/>
      <w:marBottom w:val="0"/>
      <w:divBdr>
        <w:top w:val="none" w:sz="0" w:space="0" w:color="auto"/>
        <w:left w:val="none" w:sz="0" w:space="0" w:color="auto"/>
        <w:bottom w:val="none" w:sz="0" w:space="0" w:color="auto"/>
        <w:right w:val="none" w:sz="0" w:space="0" w:color="auto"/>
      </w:divBdr>
    </w:div>
    <w:div w:id="1033459429">
      <w:bodyDiv w:val="1"/>
      <w:marLeft w:val="0"/>
      <w:marRight w:val="0"/>
      <w:marTop w:val="0"/>
      <w:marBottom w:val="0"/>
      <w:divBdr>
        <w:top w:val="none" w:sz="0" w:space="0" w:color="auto"/>
        <w:left w:val="none" w:sz="0" w:space="0" w:color="auto"/>
        <w:bottom w:val="none" w:sz="0" w:space="0" w:color="auto"/>
        <w:right w:val="none" w:sz="0" w:space="0" w:color="auto"/>
      </w:divBdr>
    </w:div>
    <w:div w:id="1033920289">
      <w:bodyDiv w:val="1"/>
      <w:marLeft w:val="0"/>
      <w:marRight w:val="0"/>
      <w:marTop w:val="0"/>
      <w:marBottom w:val="0"/>
      <w:divBdr>
        <w:top w:val="none" w:sz="0" w:space="0" w:color="auto"/>
        <w:left w:val="none" w:sz="0" w:space="0" w:color="auto"/>
        <w:bottom w:val="none" w:sz="0" w:space="0" w:color="auto"/>
        <w:right w:val="none" w:sz="0" w:space="0" w:color="auto"/>
      </w:divBdr>
    </w:div>
    <w:div w:id="1034229280">
      <w:bodyDiv w:val="1"/>
      <w:marLeft w:val="0"/>
      <w:marRight w:val="0"/>
      <w:marTop w:val="0"/>
      <w:marBottom w:val="0"/>
      <w:divBdr>
        <w:top w:val="none" w:sz="0" w:space="0" w:color="auto"/>
        <w:left w:val="none" w:sz="0" w:space="0" w:color="auto"/>
        <w:bottom w:val="none" w:sz="0" w:space="0" w:color="auto"/>
        <w:right w:val="none" w:sz="0" w:space="0" w:color="auto"/>
      </w:divBdr>
    </w:div>
    <w:div w:id="1034572006">
      <w:bodyDiv w:val="1"/>
      <w:marLeft w:val="0"/>
      <w:marRight w:val="0"/>
      <w:marTop w:val="0"/>
      <w:marBottom w:val="0"/>
      <w:divBdr>
        <w:top w:val="none" w:sz="0" w:space="0" w:color="auto"/>
        <w:left w:val="none" w:sz="0" w:space="0" w:color="auto"/>
        <w:bottom w:val="none" w:sz="0" w:space="0" w:color="auto"/>
        <w:right w:val="none" w:sz="0" w:space="0" w:color="auto"/>
      </w:divBdr>
    </w:div>
    <w:div w:id="1035548035">
      <w:bodyDiv w:val="1"/>
      <w:marLeft w:val="0"/>
      <w:marRight w:val="0"/>
      <w:marTop w:val="0"/>
      <w:marBottom w:val="0"/>
      <w:divBdr>
        <w:top w:val="none" w:sz="0" w:space="0" w:color="auto"/>
        <w:left w:val="none" w:sz="0" w:space="0" w:color="auto"/>
        <w:bottom w:val="none" w:sz="0" w:space="0" w:color="auto"/>
        <w:right w:val="none" w:sz="0" w:space="0" w:color="auto"/>
      </w:divBdr>
    </w:div>
    <w:div w:id="1036270066">
      <w:bodyDiv w:val="1"/>
      <w:marLeft w:val="0"/>
      <w:marRight w:val="0"/>
      <w:marTop w:val="0"/>
      <w:marBottom w:val="0"/>
      <w:divBdr>
        <w:top w:val="none" w:sz="0" w:space="0" w:color="auto"/>
        <w:left w:val="none" w:sz="0" w:space="0" w:color="auto"/>
        <w:bottom w:val="none" w:sz="0" w:space="0" w:color="auto"/>
        <w:right w:val="none" w:sz="0" w:space="0" w:color="auto"/>
      </w:divBdr>
    </w:div>
    <w:div w:id="1036735160">
      <w:bodyDiv w:val="1"/>
      <w:marLeft w:val="0"/>
      <w:marRight w:val="0"/>
      <w:marTop w:val="0"/>
      <w:marBottom w:val="0"/>
      <w:divBdr>
        <w:top w:val="none" w:sz="0" w:space="0" w:color="auto"/>
        <w:left w:val="none" w:sz="0" w:space="0" w:color="auto"/>
        <w:bottom w:val="none" w:sz="0" w:space="0" w:color="auto"/>
        <w:right w:val="none" w:sz="0" w:space="0" w:color="auto"/>
      </w:divBdr>
    </w:div>
    <w:div w:id="1036850356">
      <w:bodyDiv w:val="1"/>
      <w:marLeft w:val="0"/>
      <w:marRight w:val="0"/>
      <w:marTop w:val="0"/>
      <w:marBottom w:val="0"/>
      <w:divBdr>
        <w:top w:val="none" w:sz="0" w:space="0" w:color="auto"/>
        <w:left w:val="none" w:sz="0" w:space="0" w:color="auto"/>
        <w:bottom w:val="none" w:sz="0" w:space="0" w:color="auto"/>
        <w:right w:val="none" w:sz="0" w:space="0" w:color="auto"/>
      </w:divBdr>
    </w:div>
    <w:div w:id="1037970045">
      <w:bodyDiv w:val="1"/>
      <w:marLeft w:val="0"/>
      <w:marRight w:val="0"/>
      <w:marTop w:val="0"/>
      <w:marBottom w:val="0"/>
      <w:divBdr>
        <w:top w:val="none" w:sz="0" w:space="0" w:color="auto"/>
        <w:left w:val="none" w:sz="0" w:space="0" w:color="auto"/>
        <w:bottom w:val="none" w:sz="0" w:space="0" w:color="auto"/>
        <w:right w:val="none" w:sz="0" w:space="0" w:color="auto"/>
      </w:divBdr>
    </w:div>
    <w:div w:id="1038430333">
      <w:bodyDiv w:val="1"/>
      <w:marLeft w:val="0"/>
      <w:marRight w:val="0"/>
      <w:marTop w:val="0"/>
      <w:marBottom w:val="0"/>
      <w:divBdr>
        <w:top w:val="none" w:sz="0" w:space="0" w:color="auto"/>
        <w:left w:val="none" w:sz="0" w:space="0" w:color="auto"/>
        <w:bottom w:val="none" w:sz="0" w:space="0" w:color="auto"/>
        <w:right w:val="none" w:sz="0" w:space="0" w:color="auto"/>
      </w:divBdr>
    </w:div>
    <w:div w:id="1040595249">
      <w:bodyDiv w:val="1"/>
      <w:marLeft w:val="0"/>
      <w:marRight w:val="0"/>
      <w:marTop w:val="0"/>
      <w:marBottom w:val="0"/>
      <w:divBdr>
        <w:top w:val="none" w:sz="0" w:space="0" w:color="auto"/>
        <w:left w:val="none" w:sz="0" w:space="0" w:color="auto"/>
        <w:bottom w:val="none" w:sz="0" w:space="0" w:color="auto"/>
        <w:right w:val="none" w:sz="0" w:space="0" w:color="auto"/>
      </w:divBdr>
    </w:div>
    <w:div w:id="1040740071">
      <w:bodyDiv w:val="1"/>
      <w:marLeft w:val="0"/>
      <w:marRight w:val="0"/>
      <w:marTop w:val="0"/>
      <w:marBottom w:val="0"/>
      <w:divBdr>
        <w:top w:val="none" w:sz="0" w:space="0" w:color="auto"/>
        <w:left w:val="none" w:sz="0" w:space="0" w:color="auto"/>
        <w:bottom w:val="none" w:sz="0" w:space="0" w:color="auto"/>
        <w:right w:val="none" w:sz="0" w:space="0" w:color="auto"/>
      </w:divBdr>
    </w:div>
    <w:div w:id="1041058985">
      <w:bodyDiv w:val="1"/>
      <w:marLeft w:val="0"/>
      <w:marRight w:val="0"/>
      <w:marTop w:val="0"/>
      <w:marBottom w:val="0"/>
      <w:divBdr>
        <w:top w:val="none" w:sz="0" w:space="0" w:color="auto"/>
        <w:left w:val="none" w:sz="0" w:space="0" w:color="auto"/>
        <w:bottom w:val="none" w:sz="0" w:space="0" w:color="auto"/>
        <w:right w:val="none" w:sz="0" w:space="0" w:color="auto"/>
      </w:divBdr>
    </w:div>
    <w:div w:id="1041710053">
      <w:bodyDiv w:val="1"/>
      <w:marLeft w:val="0"/>
      <w:marRight w:val="0"/>
      <w:marTop w:val="0"/>
      <w:marBottom w:val="0"/>
      <w:divBdr>
        <w:top w:val="none" w:sz="0" w:space="0" w:color="auto"/>
        <w:left w:val="none" w:sz="0" w:space="0" w:color="auto"/>
        <w:bottom w:val="none" w:sz="0" w:space="0" w:color="auto"/>
        <w:right w:val="none" w:sz="0" w:space="0" w:color="auto"/>
      </w:divBdr>
    </w:div>
    <w:div w:id="1043798002">
      <w:bodyDiv w:val="1"/>
      <w:marLeft w:val="0"/>
      <w:marRight w:val="0"/>
      <w:marTop w:val="0"/>
      <w:marBottom w:val="0"/>
      <w:divBdr>
        <w:top w:val="none" w:sz="0" w:space="0" w:color="auto"/>
        <w:left w:val="none" w:sz="0" w:space="0" w:color="auto"/>
        <w:bottom w:val="none" w:sz="0" w:space="0" w:color="auto"/>
        <w:right w:val="none" w:sz="0" w:space="0" w:color="auto"/>
      </w:divBdr>
    </w:div>
    <w:div w:id="1045593488">
      <w:bodyDiv w:val="1"/>
      <w:marLeft w:val="0"/>
      <w:marRight w:val="0"/>
      <w:marTop w:val="0"/>
      <w:marBottom w:val="0"/>
      <w:divBdr>
        <w:top w:val="none" w:sz="0" w:space="0" w:color="auto"/>
        <w:left w:val="none" w:sz="0" w:space="0" w:color="auto"/>
        <w:bottom w:val="none" w:sz="0" w:space="0" w:color="auto"/>
        <w:right w:val="none" w:sz="0" w:space="0" w:color="auto"/>
      </w:divBdr>
    </w:div>
    <w:div w:id="1046417895">
      <w:bodyDiv w:val="1"/>
      <w:marLeft w:val="0"/>
      <w:marRight w:val="0"/>
      <w:marTop w:val="0"/>
      <w:marBottom w:val="0"/>
      <w:divBdr>
        <w:top w:val="none" w:sz="0" w:space="0" w:color="auto"/>
        <w:left w:val="none" w:sz="0" w:space="0" w:color="auto"/>
        <w:bottom w:val="none" w:sz="0" w:space="0" w:color="auto"/>
        <w:right w:val="none" w:sz="0" w:space="0" w:color="auto"/>
      </w:divBdr>
    </w:div>
    <w:div w:id="1046950712">
      <w:bodyDiv w:val="1"/>
      <w:marLeft w:val="0"/>
      <w:marRight w:val="0"/>
      <w:marTop w:val="0"/>
      <w:marBottom w:val="0"/>
      <w:divBdr>
        <w:top w:val="none" w:sz="0" w:space="0" w:color="auto"/>
        <w:left w:val="none" w:sz="0" w:space="0" w:color="auto"/>
        <w:bottom w:val="none" w:sz="0" w:space="0" w:color="auto"/>
        <w:right w:val="none" w:sz="0" w:space="0" w:color="auto"/>
      </w:divBdr>
    </w:div>
    <w:div w:id="1047071205">
      <w:bodyDiv w:val="1"/>
      <w:marLeft w:val="0"/>
      <w:marRight w:val="0"/>
      <w:marTop w:val="0"/>
      <w:marBottom w:val="0"/>
      <w:divBdr>
        <w:top w:val="none" w:sz="0" w:space="0" w:color="auto"/>
        <w:left w:val="none" w:sz="0" w:space="0" w:color="auto"/>
        <w:bottom w:val="none" w:sz="0" w:space="0" w:color="auto"/>
        <w:right w:val="none" w:sz="0" w:space="0" w:color="auto"/>
      </w:divBdr>
    </w:div>
    <w:div w:id="1047947523">
      <w:bodyDiv w:val="1"/>
      <w:marLeft w:val="0"/>
      <w:marRight w:val="0"/>
      <w:marTop w:val="0"/>
      <w:marBottom w:val="0"/>
      <w:divBdr>
        <w:top w:val="none" w:sz="0" w:space="0" w:color="auto"/>
        <w:left w:val="none" w:sz="0" w:space="0" w:color="auto"/>
        <w:bottom w:val="none" w:sz="0" w:space="0" w:color="auto"/>
        <w:right w:val="none" w:sz="0" w:space="0" w:color="auto"/>
      </w:divBdr>
    </w:div>
    <w:div w:id="1048379491">
      <w:bodyDiv w:val="1"/>
      <w:marLeft w:val="0"/>
      <w:marRight w:val="0"/>
      <w:marTop w:val="0"/>
      <w:marBottom w:val="0"/>
      <w:divBdr>
        <w:top w:val="none" w:sz="0" w:space="0" w:color="auto"/>
        <w:left w:val="none" w:sz="0" w:space="0" w:color="auto"/>
        <w:bottom w:val="none" w:sz="0" w:space="0" w:color="auto"/>
        <w:right w:val="none" w:sz="0" w:space="0" w:color="auto"/>
      </w:divBdr>
    </w:div>
    <w:div w:id="1049572723">
      <w:bodyDiv w:val="1"/>
      <w:marLeft w:val="0"/>
      <w:marRight w:val="0"/>
      <w:marTop w:val="0"/>
      <w:marBottom w:val="0"/>
      <w:divBdr>
        <w:top w:val="none" w:sz="0" w:space="0" w:color="auto"/>
        <w:left w:val="none" w:sz="0" w:space="0" w:color="auto"/>
        <w:bottom w:val="none" w:sz="0" w:space="0" w:color="auto"/>
        <w:right w:val="none" w:sz="0" w:space="0" w:color="auto"/>
      </w:divBdr>
    </w:div>
    <w:div w:id="1050181544">
      <w:bodyDiv w:val="1"/>
      <w:marLeft w:val="0"/>
      <w:marRight w:val="0"/>
      <w:marTop w:val="0"/>
      <w:marBottom w:val="0"/>
      <w:divBdr>
        <w:top w:val="none" w:sz="0" w:space="0" w:color="auto"/>
        <w:left w:val="none" w:sz="0" w:space="0" w:color="auto"/>
        <w:bottom w:val="none" w:sz="0" w:space="0" w:color="auto"/>
        <w:right w:val="none" w:sz="0" w:space="0" w:color="auto"/>
      </w:divBdr>
    </w:div>
    <w:div w:id="1050418770">
      <w:bodyDiv w:val="1"/>
      <w:marLeft w:val="0"/>
      <w:marRight w:val="0"/>
      <w:marTop w:val="0"/>
      <w:marBottom w:val="0"/>
      <w:divBdr>
        <w:top w:val="none" w:sz="0" w:space="0" w:color="auto"/>
        <w:left w:val="none" w:sz="0" w:space="0" w:color="auto"/>
        <w:bottom w:val="none" w:sz="0" w:space="0" w:color="auto"/>
        <w:right w:val="none" w:sz="0" w:space="0" w:color="auto"/>
      </w:divBdr>
    </w:div>
    <w:div w:id="1051415753">
      <w:bodyDiv w:val="1"/>
      <w:marLeft w:val="0"/>
      <w:marRight w:val="0"/>
      <w:marTop w:val="0"/>
      <w:marBottom w:val="0"/>
      <w:divBdr>
        <w:top w:val="none" w:sz="0" w:space="0" w:color="auto"/>
        <w:left w:val="none" w:sz="0" w:space="0" w:color="auto"/>
        <w:bottom w:val="none" w:sz="0" w:space="0" w:color="auto"/>
        <w:right w:val="none" w:sz="0" w:space="0" w:color="auto"/>
      </w:divBdr>
    </w:div>
    <w:div w:id="1053777038">
      <w:bodyDiv w:val="1"/>
      <w:marLeft w:val="0"/>
      <w:marRight w:val="0"/>
      <w:marTop w:val="0"/>
      <w:marBottom w:val="0"/>
      <w:divBdr>
        <w:top w:val="none" w:sz="0" w:space="0" w:color="auto"/>
        <w:left w:val="none" w:sz="0" w:space="0" w:color="auto"/>
        <w:bottom w:val="none" w:sz="0" w:space="0" w:color="auto"/>
        <w:right w:val="none" w:sz="0" w:space="0" w:color="auto"/>
      </w:divBdr>
    </w:div>
    <w:div w:id="1053889674">
      <w:bodyDiv w:val="1"/>
      <w:marLeft w:val="0"/>
      <w:marRight w:val="0"/>
      <w:marTop w:val="0"/>
      <w:marBottom w:val="0"/>
      <w:divBdr>
        <w:top w:val="none" w:sz="0" w:space="0" w:color="auto"/>
        <w:left w:val="none" w:sz="0" w:space="0" w:color="auto"/>
        <w:bottom w:val="none" w:sz="0" w:space="0" w:color="auto"/>
        <w:right w:val="none" w:sz="0" w:space="0" w:color="auto"/>
      </w:divBdr>
    </w:div>
    <w:div w:id="1054280634">
      <w:bodyDiv w:val="1"/>
      <w:marLeft w:val="0"/>
      <w:marRight w:val="0"/>
      <w:marTop w:val="0"/>
      <w:marBottom w:val="0"/>
      <w:divBdr>
        <w:top w:val="none" w:sz="0" w:space="0" w:color="auto"/>
        <w:left w:val="none" w:sz="0" w:space="0" w:color="auto"/>
        <w:bottom w:val="none" w:sz="0" w:space="0" w:color="auto"/>
        <w:right w:val="none" w:sz="0" w:space="0" w:color="auto"/>
      </w:divBdr>
    </w:div>
    <w:div w:id="1054695597">
      <w:bodyDiv w:val="1"/>
      <w:marLeft w:val="0"/>
      <w:marRight w:val="0"/>
      <w:marTop w:val="0"/>
      <w:marBottom w:val="0"/>
      <w:divBdr>
        <w:top w:val="none" w:sz="0" w:space="0" w:color="auto"/>
        <w:left w:val="none" w:sz="0" w:space="0" w:color="auto"/>
        <w:bottom w:val="none" w:sz="0" w:space="0" w:color="auto"/>
        <w:right w:val="none" w:sz="0" w:space="0" w:color="auto"/>
      </w:divBdr>
    </w:div>
    <w:div w:id="1055394626">
      <w:bodyDiv w:val="1"/>
      <w:marLeft w:val="0"/>
      <w:marRight w:val="0"/>
      <w:marTop w:val="0"/>
      <w:marBottom w:val="0"/>
      <w:divBdr>
        <w:top w:val="none" w:sz="0" w:space="0" w:color="auto"/>
        <w:left w:val="none" w:sz="0" w:space="0" w:color="auto"/>
        <w:bottom w:val="none" w:sz="0" w:space="0" w:color="auto"/>
        <w:right w:val="none" w:sz="0" w:space="0" w:color="auto"/>
      </w:divBdr>
    </w:div>
    <w:div w:id="1055424096">
      <w:bodyDiv w:val="1"/>
      <w:marLeft w:val="0"/>
      <w:marRight w:val="0"/>
      <w:marTop w:val="0"/>
      <w:marBottom w:val="0"/>
      <w:divBdr>
        <w:top w:val="none" w:sz="0" w:space="0" w:color="auto"/>
        <w:left w:val="none" w:sz="0" w:space="0" w:color="auto"/>
        <w:bottom w:val="none" w:sz="0" w:space="0" w:color="auto"/>
        <w:right w:val="none" w:sz="0" w:space="0" w:color="auto"/>
      </w:divBdr>
    </w:div>
    <w:div w:id="1055547725">
      <w:bodyDiv w:val="1"/>
      <w:marLeft w:val="0"/>
      <w:marRight w:val="0"/>
      <w:marTop w:val="0"/>
      <w:marBottom w:val="0"/>
      <w:divBdr>
        <w:top w:val="none" w:sz="0" w:space="0" w:color="auto"/>
        <w:left w:val="none" w:sz="0" w:space="0" w:color="auto"/>
        <w:bottom w:val="none" w:sz="0" w:space="0" w:color="auto"/>
        <w:right w:val="none" w:sz="0" w:space="0" w:color="auto"/>
      </w:divBdr>
    </w:div>
    <w:div w:id="1057237772">
      <w:bodyDiv w:val="1"/>
      <w:marLeft w:val="0"/>
      <w:marRight w:val="0"/>
      <w:marTop w:val="0"/>
      <w:marBottom w:val="0"/>
      <w:divBdr>
        <w:top w:val="none" w:sz="0" w:space="0" w:color="auto"/>
        <w:left w:val="none" w:sz="0" w:space="0" w:color="auto"/>
        <w:bottom w:val="none" w:sz="0" w:space="0" w:color="auto"/>
        <w:right w:val="none" w:sz="0" w:space="0" w:color="auto"/>
      </w:divBdr>
    </w:div>
    <w:div w:id="1057389254">
      <w:bodyDiv w:val="1"/>
      <w:marLeft w:val="0"/>
      <w:marRight w:val="0"/>
      <w:marTop w:val="0"/>
      <w:marBottom w:val="0"/>
      <w:divBdr>
        <w:top w:val="none" w:sz="0" w:space="0" w:color="auto"/>
        <w:left w:val="none" w:sz="0" w:space="0" w:color="auto"/>
        <w:bottom w:val="none" w:sz="0" w:space="0" w:color="auto"/>
        <w:right w:val="none" w:sz="0" w:space="0" w:color="auto"/>
      </w:divBdr>
    </w:div>
    <w:div w:id="1057751347">
      <w:bodyDiv w:val="1"/>
      <w:marLeft w:val="0"/>
      <w:marRight w:val="0"/>
      <w:marTop w:val="0"/>
      <w:marBottom w:val="0"/>
      <w:divBdr>
        <w:top w:val="none" w:sz="0" w:space="0" w:color="auto"/>
        <w:left w:val="none" w:sz="0" w:space="0" w:color="auto"/>
        <w:bottom w:val="none" w:sz="0" w:space="0" w:color="auto"/>
        <w:right w:val="none" w:sz="0" w:space="0" w:color="auto"/>
      </w:divBdr>
    </w:div>
    <w:div w:id="1058892207">
      <w:bodyDiv w:val="1"/>
      <w:marLeft w:val="0"/>
      <w:marRight w:val="0"/>
      <w:marTop w:val="0"/>
      <w:marBottom w:val="0"/>
      <w:divBdr>
        <w:top w:val="none" w:sz="0" w:space="0" w:color="auto"/>
        <w:left w:val="none" w:sz="0" w:space="0" w:color="auto"/>
        <w:bottom w:val="none" w:sz="0" w:space="0" w:color="auto"/>
        <w:right w:val="none" w:sz="0" w:space="0" w:color="auto"/>
      </w:divBdr>
    </w:div>
    <w:div w:id="1058940193">
      <w:bodyDiv w:val="1"/>
      <w:marLeft w:val="0"/>
      <w:marRight w:val="0"/>
      <w:marTop w:val="0"/>
      <w:marBottom w:val="0"/>
      <w:divBdr>
        <w:top w:val="none" w:sz="0" w:space="0" w:color="auto"/>
        <w:left w:val="none" w:sz="0" w:space="0" w:color="auto"/>
        <w:bottom w:val="none" w:sz="0" w:space="0" w:color="auto"/>
        <w:right w:val="none" w:sz="0" w:space="0" w:color="auto"/>
      </w:divBdr>
    </w:div>
    <w:div w:id="1059011862">
      <w:bodyDiv w:val="1"/>
      <w:marLeft w:val="0"/>
      <w:marRight w:val="0"/>
      <w:marTop w:val="0"/>
      <w:marBottom w:val="0"/>
      <w:divBdr>
        <w:top w:val="none" w:sz="0" w:space="0" w:color="auto"/>
        <w:left w:val="none" w:sz="0" w:space="0" w:color="auto"/>
        <w:bottom w:val="none" w:sz="0" w:space="0" w:color="auto"/>
        <w:right w:val="none" w:sz="0" w:space="0" w:color="auto"/>
      </w:divBdr>
    </w:div>
    <w:div w:id="1059934063">
      <w:bodyDiv w:val="1"/>
      <w:marLeft w:val="0"/>
      <w:marRight w:val="0"/>
      <w:marTop w:val="0"/>
      <w:marBottom w:val="0"/>
      <w:divBdr>
        <w:top w:val="none" w:sz="0" w:space="0" w:color="auto"/>
        <w:left w:val="none" w:sz="0" w:space="0" w:color="auto"/>
        <w:bottom w:val="none" w:sz="0" w:space="0" w:color="auto"/>
        <w:right w:val="none" w:sz="0" w:space="0" w:color="auto"/>
      </w:divBdr>
    </w:div>
    <w:div w:id="1061758022">
      <w:bodyDiv w:val="1"/>
      <w:marLeft w:val="0"/>
      <w:marRight w:val="0"/>
      <w:marTop w:val="0"/>
      <w:marBottom w:val="0"/>
      <w:divBdr>
        <w:top w:val="none" w:sz="0" w:space="0" w:color="auto"/>
        <w:left w:val="none" w:sz="0" w:space="0" w:color="auto"/>
        <w:bottom w:val="none" w:sz="0" w:space="0" w:color="auto"/>
        <w:right w:val="none" w:sz="0" w:space="0" w:color="auto"/>
      </w:divBdr>
    </w:div>
    <w:div w:id="1062489150">
      <w:bodyDiv w:val="1"/>
      <w:marLeft w:val="0"/>
      <w:marRight w:val="0"/>
      <w:marTop w:val="0"/>
      <w:marBottom w:val="0"/>
      <w:divBdr>
        <w:top w:val="none" w:sz="0" w:space="0" w:color="auto"/>
        <w:left w:val="none" w:sz="0" w:space="0" w:color="auto"/>
        <w:bottom w:val="none" w:sz="0" w:space="0" w:color="auto"/>
        <w:right w:val="none" w:sz="0" w:space="0" w:color="auto"/>
      </w:divBdr>
    </w:div>
    <w:div w:id="1062606235">
      <w:bodyDiv w:val="1"/>
      <w:marLeft w:val="0"/>
      <w:marRight w:val="0"/>
      <w:marTop w:val="0"/>
      <w:marBottom w:val="0"/>
      <w:divBdr>
        <w:top w:val="none" w:sz="0" w:space="0" w:color="auto"/>
        <w:left w:val="none" w:sz="0" w:space="0" w:color="auto"/>
        <w:bottom w:val="none" w:sz="0" w:space="0" w:color="auto"/>
        <w:right w:val="none" w:sz="0" w:space="0" w:color="auto"/>
      </w:divBdr>
    </w:div>
    <w:div w:id="1063135994">
      <w:bodyDiv w:val="1"/>
      <w:marLeft w:val="0"/>
      <w:marRight w:val="0"/>
      <w:marTop w:val="0"/>
      <w:marBottom w:val="0"/>
      <w:divBdr>
        <w:top w:val="none" w:sz="0" w:space="0" w:color="auto"/>
        <w:left w:val="none" w:sz="0" w:space="0" w:color="auto"/>
        <w:bottom w:val="none" w:sz="0" w:space="0" w:color="auto"/>
        <w:right w:val="none" w:sz="0" w:space="0" w:color="auto"/>
      </w:divBdr>
    </w:div>
    <w:div w:id="1064837121">
      <w:bodyDiv w:val="1"/>
      <w:marLeft w:val="0"/>
      <w:marRight w:val="0"/>
      <w:marTop w:val="0"/>
      <w:marBottom w:val="0"/>
      <w:divBdr>
        <w:top w:val="none" w:sz="0" w:space="0" w:color="auto"/>
        <w:left w:val="none" w:sz="0" w:space="0" w:color="auto"/>
        <w:bottom w:val="none" w:sz="0" w:space="0" w:color="auto"/>
        <w:right w:val="none" w:sz="0" w:space="0" w:color="auto"/>
      </w:divBdr>
    </w:div>
    <w:div w:id="1068455246">
      <w:bodyDiv w:val="1"/>
      <w:marLeft w:val="0"/>
      <w:marRight w:val="0"/>
      <w:marTop w:val="0"/>
      <w:marBottom w:val="0"/>
      <w:divBdr>
        <w:top w:val="none" w:sz="0" w:space="0" w:color="auto"/>
        <w:left w:val="none" w:sz="0" w:space="0" w:color="auto"/>
        <w:bottom w:val="none" w:sz="0" w:space="0" w:color="auto"/>
        <w:right w:val="none" w:sz="0" w:space="0" w:color="auto"/>
      </w:divBdr>
    </w:div>
    <w:div w:id="1069307508">
      <w:bodyDiv w:val="1"/>
      <w:marLeft w:val="0"/>
      <w:marRight w:val="0"/>
      <w:marTop w:val="0"/>
      <w:marBottom w:val="0"/>
      <w:divBdr>
        <w:top w:val="none" w:sz="0" w:space="0" w:color="auto"/>
        <w:left w:val="none" w:sz="0" w:space="0" w:color="auto"/>
        <w:bottom w:val="none" w:sz="0" w:space="0" w:color="auto"/>
        <w:right w:val="none" w:sz="0" w:space="0" w:color="auto"/>
      </w:divBdr>
    </w:div>
    <w:div w:id="1069766484">
      <w:bodyDiv w:val="1"/>
      <w:marLeft w:val="0"/>
      <w:marRight w:val="0"/>
      <w:marTop w:val="0"/>
      <w:marBottom w:val="0"/>
      <w:divBdr>
        <w:top w:val="none" w:sz="0" w:space="0" w:color="auto"/>
        <w:left w:val="none" w:sz="0" w:space="0" w:color="auto"/>
        <w:bottom w:val="none" w:sz="0" w:space="0" w:color="auto"/>
        <w:right w:val="none" w:sz="0" w:space="0" w:color="auto"/>
      </w:divBdr>
    </w:div>
    <w:div w:id="1069881535">
      <w:bodyDiv w:val="1"/>
      <w:marLeft w:val="0"/>
      <w:marRight w:val="0"/>
      <w:marTop w:val="0"/>
      <w:marBottom w:val="0"/>
      <w:divBdr>
        <w:top w:val="none" w:sz="0" w:space="0" w:color="auto"/>
        <w:left w:val="none" w:sz="0" w:space="0" w:color="auto"/>
        <w:bottom w:val="none" w:sz="0" w:space="0" w:color="auto"/>
        <w:right w:val="none" w:sz="0" w:space="0" w:color="auto"/>
      </w:divBdr>
    </w:div>
    <w:div w:id="1070612327">
      <w:bodyDiv w:val="1"/>
      <w:marLeft w:val="0"/>
      <w:marRight w:val="0"/>
      <w:marTop w:val="0"/>
      <w:marBottom w:val="0"/>
      <w:divBdr>
        <w:top w:val="none" w:sz="0" w:space="0" w:color="auto"/>
        <w:left w:val="none" w:sz="0" w:space="0" w:color="auto"/>
        <w:bottom w:val="none" w:sz="0" w:space="0" w:color="auto"/>
        <w:right w:val="none" w:sz="0" w:space="0" w:color="auto"/>
      </w:divBdr>
    </w:div>
    <w:div w:id="1070925020">
      <w:bodyDiv w:val="1"/>
      <w:marLeft w:val="0"/>
      <w:marRight w:val="0"/>
      <w:marTop w:val="0"/>
      <w:marBottom w:val="0"/>
      <w:divBdr>
        <w:top w:val="none" w:sz="0" w:space="0" w:color="auto"/>
        <w:left w:val="none" w:sz="0" w:space="0" w:color="auto"/>
        <w:bottom w:val="none" w:sz="0" w:space="0" w:color="auto"/>
        <w:right w:val="none" w:sz="0" w:space="0" w:color="auto"/>
      </w:divBdr>
    </w:div>
    <w:div w:id="1071347213">
      <w:bodyDiv w:val="1"/>
      <w:marLeft w:val="0"/>
      <w:marRight w:val="0"/>
      <w:marTop w:val="0"/>
      <w:marBottom w:val="0"/>
      <w:divBdr>
        <w:top w:val="none" w:sz="0" w:space="0" w:color="auto"/>
        <w:left w:val="none" w:sz="0" w:space="0" w:color="auto"/>
        <w:bottom w:val="none" w:sz="0" w:space="0" w:color="auto"/>
        <w:right w:val="none" w:sz="0" w:space="0" w:color="auto"/>
      </w:divBdr>
    </w:div>
    <w:div w:id="1072315093">
      <w:bodyDiv w:val="1"/>
      <w:marLeft w:val="0"/>
      <w:marRight w:val="0"/>
      <w:marTop w:val="0"/>
      <w:marBottom w:val="0"/>
      <w:divBdr>
        <w:top w:val="none" w:sz="0" w:space="0" w:color="auto"/>
        <w:left w:val="none" w:sz="0" w:space="0" w:color="auto"/>
        <w:bottom w:val="none" w:sz="0" w:space="0" w:color="auto"/>
        <w:right w:val="none" w:sz="0" w:space="0" w:color="auto"/>
      </w:divBdr>
    </w:div>
    <w:div w:id="1073353912">
      <w:bodyDiv w:val="1"/>
      <w:marLeft w:val="0"/>
      <w:marRight w:val="0"/>
      <w:marTop w:val="0"/>
      <w:marBottom w:val="0"/>
      <w:divBdr>
        <w:top w:val="none" w:sz="0" w:space="0" w:color="auto"/>
        <w:left w:val="none" w:sz="0" w:space="0" w:color="auto"/>
        <w:bottom w:val="none" w:sz="0" w:space="0" w:color="auto"/>
        <w:right w:val="none" w:sz="0" w:space="0" w:color="auto"/>
      </w:divBdr>
    </w:div>
    <w:div w:id="1076588231">
      <w:bodyDiv w:val="1"/>
      <w:marLeft w:val="0"/>
      <w:marRight w:val="0"/>
      <w:marTop w:val="0"/>
      <w:marBottom w:val="0"/>
      <w:divBdr>
        <w:top w:val="none" w:sz="0" w:space="0" w:color="auto"/>
        <w:left w:val="none" w:sz="0" w:space="0" w:color="auto"/>
        <w:bottom w:val="none" w:sz="0" w:space="0" w:color="auto"/>
        <w:right w:val="none" w:sz="0" w:space="0" w:color="auto"/>
      </w:divBdr>
    </w:div>
    <w:div w:id="1076829253">
      <w:bodyDiv w:val="1"/>
      <w:marLeft w:val="0"/>
      <w:marRight w:val="0"/>
      <w:marTop w:val="0"/>
      <w:marBottom w:val="0"/>
      <w:divBdr>
        <w:top w:val="none" w:sz="0" w:space="0" w:color="auto"/>
        <w:left w:val="none" w:sz="0" w:space="0" w:color="auto"/>
        <w:bottom w:val="none" w:sz="0" w:space="0" w:color="auto"/>
        <w:right w:val="none" w:sz="0" w:space="0" w:color="auto"/>
      </w:divBdr>
    </w:div>
    <w:div w:id="1078206325">
      <w:bodyDiv w:val="1"/>
      <w:marLeft w:val="0"/>
      <w:marRight w:val="0"/>
      <w:marTop w:val="0"/>
      <w:marBottom w:val="0"/>
      <w:divBdr>
        <w:top w:val="none" w:sz="0" w:space="0" w:color="auto"/>
        <w:left w:val="none" w:sz="0" w:space="0" w:color="auto"/>
        <w:bottom w:val="none" w:sz="0" w:space="0" w:color="auto"/>
        <w:right w:val="none" w:sz="0" w:space="0" w:color="auto"/>
      </w:divBdr>
    </w:div>
    <w:div w:id="1079982335">
      <w:bodyDiv w:val="1"/>
      <w:marLeft w:val="0"/>
      <w:marRight w:val="0"/>
      <w:marTop w:val="0"/>
      <w:marBottom w:val="0"/>
      <w:divBdr>
        <w:top w:val="none" w:sz="0" w:space="0" w:color="auto"/>
        <w:left w:val="none" w:sz="0" w:space="0" w:color="auto"/>
        <w:bottom w:val="none" w:sz="0" w:space="0" w:color="auto"/>
        <w:right w:val="none" w:sz="0" w:space="0" w:color="auto"/>
      </w:divBdr>
    </w:div>
    <w:div w:id="1080254145">
      <w:bodyDiv w:val="1"/>
      <w:marLeft w:val="0"/>
      <w:marRight w:val="0"/>
      <w:marTop w:val="0"/>
      <w:marBottom w:val="0"/>
      <w:divBdr>
        <w:top w:val="none" w:sz="0" w:space="0" w:color="auto"/>
        <w:left w:val="none" w:sz="0" w:space="0" w:color="auto"/>
        <w:bottom w:val="none" w:sz="0" w:space="0" w:color="auto"/>
        <w:right w:val="none" w:sz="0" w:space="0" w:color="auto"/>
      </w:divBdr>
    </w:div>
    <w:div w:id="1080907476">
      <w:bodyDiv w:val="1"/>
      <w:marLeft w:val="0"/>
      <w:marRight w:val="0"/>
      <w:marTop w:val="0"/>
      <w:marBottom w:val="0"/>
      <w:divBdr>
        <w:top w:val="none" w:sz="0" w:space="0" w:color="auto"/>
        <w:left w:val="none" w:sz="0" w:space="0" w:color="auto"/>
        <w:bottom w:val="none" w:sz="0" w:space="0" w:color="auto"/>
        <w:right w:val="none" w:sz="0" w:space="0" w:color="auto"/>
      </w:divBdr>
    </w:div>
    <w:div w:id="1080912287">
      <w:bodyDiv w:val="1"/>
      <w:marLeft w:val="0"/>
      <w:marRight w:val="0"/>
      <w:marTop w:val="0"/>
      <w:marBottom w:val="0"/>
      <w:divBdr>
        <w:top w:val="none" w:sz="0" w:space="0" w:color="auto"/>
        <w:left w:val="none" w:sz="0" w:space="0" w:color="auto"/>
        <w:bottom w:val="none" w:sz="0" w:space="0" w:color="auto"/>
        <w:right w:val="none" w:sz="0" w:space="0" w:color="auto"/>
      </w:divBdr>
    </w:div>
    <w:div w:id="1081636030">
      <w:bodyDiv w:val="1"/>
      <w:marLeft w:val="0"/>
      <w:marRight w:val="0"/>
      <w:marTop w:val="0"/>
      <w:marBottom w:val="0"/>
      <w:divBdr>
        <w:top w:val="none" w:sz="0" w:space="0" w:color="auto"/>
        <w:left w:val="none" w:sz="0" w:space="0" w:color="auto"/>
        <w:bottom w:val="none" w:sz="0" w:space="0" w:color="auto"/>
        <w:right w:val="none" w:sz="0" w:space="0" w:color="auto"/>
      </w:divBdr>
    </w:div>
    <w:div w:id="1083263327">
      <w:bodyDiv w:val="1"/>
      <w:marLeft w:val="0"/>
      <w:marRight w:val="0"/>
      <w:marTop w:val="0"/>
      <w:marBottom w:val="0"/>
      <w:divBdr>
        <w:top w:val="none" w:sz="0" w:space="0" w:color="auto"/>
        <w:left w:val="none" w:sz="0" w:space="0" w:color="auto"/>
        <w:bottom w:val="none" w:sz="0" w:space="0" w:color="auto"/>
        <w:right w:val="none" w:sz="0" w:space="0" w:color="auto"/>
      </w:divBdr>
    </w:div>
    <w:div w:id="1083334496">
      <w:bodyDiv w:val="1"/>
      <w:marLeft w:val="0"/>
      <w:marRight w:val="0"/>
      <w:marTop w:val="0"/>
      <w:marBottom w:val="0"/>
      <w:divBdr>
        <w:top w:val="none" w:sz="0" w:space="0" w:color="auto"/>
        <w:left w:val="none" w:sz="0" w:space="0" w:color="auto"/>
        <w:bottom w:val="none" w:sz="0" w:space="0" w:color="auto"/>
        <w:right w:val="none" w:sz="0" w:space="0" w:color="auto"/>
      </w:divBdr>
    </w:div>
    <w:div w:id="1083526915">
      <w:bodyDiv w:val="1"/>
      <w:marLeft w:val="0"/>
      <w:marRight w:val="0"/>
      <w:marTop w:val="0"/>
      <w:marBottom w:val="0"/>
      <w:divBdr>
        <w:top w:val="none" w:sz="0" w:space="0" w:color="auto"/>
        <w:left w:val="none" w:sz="0" w:space="0" w:color="auto"/>
        <w:bottom w:val="none" w:sz="0" w:space="0" w:color="auto"/>
        <w:right w:val="none" w:sz="0" w:space="0" w:color="auto"/>
      </w:divBdr>
    </w:div>
    <w:div w:id="1083990311">
      <w:bodyDiv w:val="1"/>
      <w:marLeft w:val="0"/>
      <w:marRight w:val="0"/>
      <w:marTop w:val="0"/>
      <w:marBottom w:val="0"/>
      <w:divBdr>
        <w:top w:val="none" w:sz="0" w:space="0" w:color="auto"/>
        <w:left w:val="none" w:sz="0" w:space="0" w:color="auto"/>
        <w:bottom w:val="none" w:sz="0" w:space="0" w:color="auto"/>
        <w:right w:val="none" w:sz="0" w:space="0" w:color="auto"/>
      </w:divBdr>
    </w:div>
    <w:div w:id="1086457030">
      <w:bodyDiv w:val="1"/>
      <w:marLeft w:val="0"/>
      <w:marRight w:val="0"/>
      <w:marTop w:val="0"/>
      <w:marBottom w:val="0"/>
      <w:divBdr>
        <w:top w:val="none" w:sz="0" w:space="0" w:color="auto"/>
        <w:left w:val="none" w:sz="0" w:space="0" w:color="auto"/>
        <w:bottom w:val="none" w:sz="0" w:space="0" w:color="auto"/>
        <w:right w:val="none" w:sz="0" w:space="0" w:color="auto"/>
      </w:divBdr>
    </w:div>
    <w:div w:id="1087385514">
      <w:bodyDiv w:val="1"/>
      <w:marLeft w:val="0"/>
      <w:marRight w:val="0"/>
      <w:marTop w:val="0"/>
      <w:marBottom w:val="0"/>
      <w:divBdr>
        <w:top w:val="none" w:sz="0" w:space="0" w:color="auto"/>
        <w:left w:val="none" w:sz="0" w:space="0" w:color="auto"/>
        <w:bottom w:val="none" w:sz="0" w:space="0" w:color="auto"/>
        <w:right w:val="none" w:sz="0" w:space="0" w:color="auto"/>
      </w:divBdr>
    </w:div>
    <w:div w:id="1088119926">
      <w:bodyDiv w:val="1"/>
      <w:marLeft w:val="0"/>
      <w:marRight w:val="0"/>
      <w:marTop w:val="0"/>
      <w:marBottom w:val="0"/>
      <w:divBdr>
        <w:top w:val="none" w:sz="0" w:space="0" w:color="auto"/>
        <w:left w:val="none" w:sz="0" w:space="0" w:color="auto"/>
        <w:bottom w:val="none" w:sz="0" w:space="0" w:color="auto"/>
        <w:right w:val="none" w:sz="0" w:space="0" w:color="auto"/>
      </w:divBdr>
    </w:div>
    <w:div w:id="1088504356">
      <w:bodyDiv w:val="1"/>
      <w:marLeft w:val="0"/>
      <w:marRight w:val="0"/>
      <w:marTop w:val="0"/>
      <w:marBottom w:val="0"/>
      <w:divBdr>
        <w:top w:val="none" w:sz="0" w:space="0" w:color="auto"/>
        <w:left w:val="none" w:sz="0" w:space="0" w:color="auto"/>
        <w:bottom w:val="none" w:sz="0" w:space="0" w:color="auto"/>
        <w:right w:val="none" w:sz="0" w:space="0" w:color="auto"/>
      </w:divBdr>
    </w:div>
    <w:div w:id="1088893126">
      <w:bodyDiv w:val="1"/>
      <w:marLeft w:val="0"/>
      <w:marRight w:val="0"/>
      <w:marTop w:val="0"/>
      <w:marBottom w:val="0"/>
      <w:divBdr>
        <w:top w:val="none" w:sz="0" w:space="0" w:color="auto"/>
        <w:left w:val="none" w:sz="0" w:space="0" w:color="auto"/>
        <w:bottom w:val="none" w:sz="0" w:space="0" w:color="auto"/>
        <w:right w:val="none" w:sz="0" w:space="0" w:color="auto"/>
      </w:divBdr>
    </w:div>
    <w:div w:id="1088961994">
      <w:bodyDiv w:val="1"/>
      <w:marLeft w:val="0"/>
      <w:marRight w:val="0"/>
      <w:marTop w:val="0"/>
      <w:marBottom w:val="0"/>
      <w:divBdr>
        <w:top w:val="none" w:sz="0" w:space="0" w:color="auto"/>
        <w:left w:val="none" w:sz="0" w:space="0" w:color="auto"/>
        <w:bottom w:val="none" w:sz="0" w:space="0" w:color="auto"/>
        <w:right w:val="none" w:sz="0" w:space="0" w:color="auto"/>
      </w:divBdr>
    </w:div>
    <w:div w:id="1089274000">
      <w:bodyDiv w:val="1"/>
      <w:marLeft w:val="0"/>
      <w:marRight w:val="0"/>
      <w:marTop w:val="0"/>
      <w:marBottom w:val="0"/>
      <w:divBdr>
        <w:top w:val="none" w:sz="0" w:space="0" w:color="auto"/>
        <w:left w:val="none" w:sz="0" w:space="0" w:color="auto"/>
        <w:bottom w:val="none" w:sz="0" w:space="0" w:color="auto"/>
        <w:right w:val="none" w:sz="0" w:space="0" w:color="auto"/>
      </w:divBdr>
    </w:div>
    <w:div w:id="1089278498">
      <w:bodyDiv w:val="1"/>
      <w:marLeft w:val="0"/>
      <w:marRight w:val="0"/>
      <w:marTop w:val="0"/>
      <w:marBottom w:val="0"/>
      <w:divBdr>
        <w:top w:val="none" w:sz="0" w:space="0" w:color="auto"/>
        <w:left w:val="none" w:sz="0" w:space="0" w:color="auto"/>
        <w:bottom w:val="none" w:sz="0" w:space="0" w:color="auto"/>
        <w:right w:val="none" w:sz="0" w:space="0" w:color="auto"/>
      </w:divBdr>
    </w:div>
    <w:div w:id="1089546526">
      <w:bodyDiv w:val="1"/>
      <w:marLeft w:val="0"/>
      <w:marRight w:val="0"/>
      <w:marTop w:val="0"/>
      <w:marBottom w:val="0"/>
      <w:divBdr>
        <w:top w:val="none" w:sz="0" w:space="0" w:color="auto"/>
        <w:left w:val="none" w:sz="0" w:space="0" w:color="auto"/>
        <w:bottom w:val="none" w:sz="0" w:space="0" w:color="auto"/>
        <w:right w:val="none" w:sz="0" w:space="0" w:color="auto"/>
      </w:divBdr>
    </w:div>
    <w:div w:id="1089617126">
      <w:bodyDiv w:val="1"/>
      <w:marLeft w:val="0"/>
      <w:marRight w:val="0"/>
      <w:marTop w:val="0"/>
      <w:marBottom w:val="0"/>
      <w:divBdr>
        <w:top w:val="none" w:sz="0" w:space="0" w:color="auto"/>
        <w:left w:val="none" w:sz="0" w:space="0" w:color="auto"/>
        <w:bottom w:val="none" w:sz="0" w:space="0" w:color="auto"/>
        <w:right w:val="none" w:sz="0" w:space="0" w:color="auto"/>
      </w:divBdr>
    </w:div>
    <w:div w:id="1090543758">
      <w:bodyDiv w:val="1"/>
      <w:marLeft w:val="0"/>
      <w:marRight w:val="0"/>
      <w:marTop w:val="0"/>
      <w:marBottom w:val="0"/>
      <w:divBdr>
        <w:top w:val="none" w:sz="0" w:space="0" w:color="auto"/>
        <w:left w:val="none" w:sz="0" w:space="0" w:color="auto"/>
        <w:bottom w:val="none" w:sz="0" w:space="0" w:color="auto"/>
        <w:right w:val="none" w:sz="0" w:space="0" w:color="auto"/>
      </w:divBdr>
    </w:div>
    <w:div w:id="1090738417">
      <w:bodyDiv w:val="1"/>
      <w:marLeft w:val="0"/>
      <w:marRight w:val="0"/>
      <w:marTop w:val="0"/>
      <w:marBottom w:val="0"/>
      <w:divBdr>
        <w:top w:val="none" w:sz="0" w:space="0" w:color="auto"/>
        <w:left w:val="none" w:sz="0" w:space="0" w:color="auto"/>
        <w:bottom w:val="none" w:sz="0" w:space="0" w:color="auto"/>
        <w:right w:val="none" w:sz="0" w:space="0" w:color="auto"/>
      </w:divBdr>
    </w:div>
    <w:div w:id="1091588054">
      <w:bodyDiv w:val="1"/>
      <w:marLeft w:val="0"/>
      <w:marRight w:val="0"/>
      <w:marTop w:val="0"/>
      <w:marBottom w:val="0"/>
      <w:divBdr>
        <w:top w:val="none" w:sz="0" w:space="0" w:color="auto"/>
        <w:left w:val="none" w:sz="0" w:space="0" w:color="auto"/>
        <w:bottom w:val="none" w:sz="0" w:space="0" w:color="auto"/>
        <w:right w:val="none" w:sz="0" w:space="0" w:color="auto"/>
      </w:divBdr>
    </w:div>
    <w:div w:id="1091852338">
      <w:bodyDiv w:val="1"/>
      <w:marLeft w:val="0"/>
      <w:marRight w:val="0"/>
      <w:marTop w:val="0"/>
      <w:marBottom w:val="0"/>
      <w:divBdr>
        <w:top w:val="none" w:sz="0" w:space="0" w:color="auto"/>
        <w:left w:val="none" w:sz="0" w:space="0" w:color="auto"/>
        <w:bottom w:val="none" w:sz="0" w:space="0" w:color="auto"/>
        <w:right w:val="none" w:sz="0" w:space="0" w:color="auto"/>
      </w:divBdr>
    </w:div>
    <w:div w:id="1091853340">
      <w:bodyDiv w:val="1"/>
      <w:marLeft w:val="0"/>
      <w:marRight w:val="0"/>
      <w:marTop w:val="0"/>
      <w:marBottom w:val="0"/>
      <w:divBdr>
        <w:top w:val="none" w:sz="0" w:space="0" w:color="auto"/>
        <w:left w:val="none" w:sz="0" w:space="0" w:color="auto"/>
        <w:bottom w:val="none" w:sz="0" w:space="0" w:color="auto"/>
        <w:right w:val="none" w:sz="0" w:space="0" w:color="auto"/>
      </w:divBdr>
    </w:div>
    <w:div w:id="1092092322">
      <w:bodyDiv w:val="1"/>
      <w:marLeft w:val="0"/>
      <w:marRight w:val="0"/>
      <w:marTop w:val="0"/>
      <w:marBottom w:val="0"/>
      <w:divBdr>
        <w:top w:val="none" w:sz="0" w:space="0" w:color="auto"/>
        <w:left w:val="none" w:sz="0" w:space="0" w:color="auto"/>
        <w:bottom w:val="none" w:sz="0" w:space="0" w:color="auto"/>
        <w:right w:val="none" w:sz="0" w:space="0" w:color="auto"/>
      </w:divBdr>
    </w:div>
    <w:div w:id="1092555351">
      <w:bodyDiv w:val="1"/>
      <w:marLeft w:val="0"/>
      <w:marRight w:val="0"/>
      <w:marTop w:val="0"/>
      <w:marBottom w:val="0"/>
      <w:divBdr>
        <w:top w:val="none" w:sz="0" w:space="0" w:color="auto"/>
        <w:left w:val="none" w:sz="0" w:space="0" w:color="auto"/>
        <w:bottom w:val="none" w:sz="0" w:space="0" w:color="auto"/>
        <w:right w:val="none" w:sz="0" w:space="0" w:color="auto"/>
      </w:divBdr>
    </w:div>
    <w:div w:id="1092581250">
      <w:bodyDiv w:val="1"/>
      <w:marLeft w:val="0"/>
      <w:marRight w:val="0"/>
      <w:marTop w:val="0"/>
      <w:marBottom w:val="0"/>
      <w:divBdr>
        <w:top w:val="none" w:sz="0" w:space="0" w:color="auto"/>
        <w:left w:val="none" w:sz="0" w:space="0" w:color="auto"/>
        <w:bottom w:val="none" w:sz="0" w:space="0" w:color="auto"/>
        <w:right w:val="none" w:sz="0" w:space="0" w:color="auto"/>
      </w:divBdr>
    </w:div>
    <w:div w:id="1093236049">
      <w:bodyDiv w:val="1"/>
      <w:marLeft w:val="0"/>
      <w:marRight w:val="0"/>
      <w:marTop w:val="0"/>
      <w:marBottom w:val="0"/>
      <w:divBdr>
        <w:top w:val="none" w:sz="0" w:space="0" w:color="auto"/>
        <w:left w:val="none" w:sz="0" w:space="0" w:color="auto"/>
        <w:bottom w:val="none" w:sz="0" w:space="0" w:color="auto"/>
        <w:right w:val="none" w:sz="0" w:space="0" w:color="auto"/>
      </w:divBdr>
    </w:div>
    <w:div w:id="1093744922">
      <w:bodyDiv w:val="1"/>
      <w:marLeft w:val="0"/>
      <w:marRight w:val="0"/>
      <w:marTop w:val="0"/>
      <w:marBottom w:val="0"/>
      <w:divBdr>
        <w:top w:val="none" w:sz="0" w:space="0" w:color="auto"/>
        <w:left w:val="none" w:sz="0" w:space="0" w:color="auto"/>
        <w:bottom w:val="none" w:sz="0" w:space="0" w:color="auto"/>
        <w:right w:val="none" w:sz="0" w:space="0" w:color="auto"/>
      </w:divBdr>
    </w:div>
    <w:div w:id="1095055599">
      <w:bodyDiv w:val="1"/>
      <w:marLeft w:val="0"/>
      <w:marRight w:val="0"/>
      <w:marTop w:val="0"/>
      <w:marBottom w:val="0"/>
      <w:divBdr>
        <w:top w:val="none" w:sz="0" w:space="0" w:color="auto"/>
        <w:left w:val="none" w:sz="0" w:space="0" w:color="auto"/>
        <w:bottom w:val="none" w:sz="0" w:space="0" w:color="auto"/>
        <w:right w:val="none" w:sz="0" w:space="0" w:color="auto"/>
      </w:divBdr>
    </w:div>
    <w:div w:id="1095899245">
      <w:bodyDiv w:val="1"/>
      <w:marLeft w:val="0"/>
      <w:marRight w:val="0"/>
      <w:marTop w:val="0"/>
      <w:marBottom w:val="0"/>
      <w:divBdr>
        <w:top w:val="none" w:sz="0" w:space="0" w:color="auto"/>
        <w:left w:val="none" w:sz="0" w:space="0" w:color="auto"/>
        <w:bottom w:val="none" w:sz="0" w:space="0" w:color="auto"/>
        <w:right w:val="none" w:sz="0" w:space="0" w:color="auto"/>
      </w:divBdr>
    </w:div>
    <w:div w:id="1097602823">
      <w:bodyDiv w:val="1"/>
      <w:marLeft w:val="0"/>
      <w:marRight w:val="0"/>
      <w:marTop w:val="0"/>
      <w:marBottom w:val="0"/>
      <w:divBdr>
        <w:top w:val="none" w:sz="0" w:space="0" w:color="auto"/>
        <w:left w:val="none" w:sz="0" w:space="0" w:color="auto"/>
        <w:bottom w:val="none" w:sz="0" w:space="0" w:color="auto"/>
        <w:right w:val="none" w:sz="0" w:space="0" w:color="auto"/>
      </w:divBdr>
    </w:div>
    <w:div w:id="1099108519">
      <w:bodyDiv w:val="1"/>
      <w:marLeft w:val="0"/>
      <w:marRight w:val="0"/>
      <w:marTop w:val="0"/>
      <w:marBottom w:val="0"/>
      <w:divBdr>
        <w:top w:val="none" w:sz="0" w:space="0" w:color="auto"/>
        <w:left w:val="none" w:sz="0" w:space="0" w:color="auto"/>
        <w:bottom w:val="none" w:sz="0" w:space="0" w:color="auto"/>
        <w:right w:val="none" w:sz="0" w:space="0" w:color="auto"/>
      </w:divBdr>
    </w:div>
    <w:div w:id="1099715292">
      <w:bodyDiv w:val="1"/>
      <w:marLeft w:val="0"/>
      <w:marRight w:val="0"/>
      <w:marTop w:val="0"/>
      <w:marBottom w:val="0"/>
      <w:divBdr>
        <w:top w:val="none" w:sz="0" w:space="0" w:color="auto"/>
        <w:left w:val="none" w:sz="0" w:space="0" w:color="auto"/>
        <w:bottom w:val="none" w:sz="0" w:space="0" w:color="auto"/>
        <w:right w:val="none" w:sz="0" w:space="0" w:color="auto"/>
      </w:divBdr>
    </w:div>
    <w:div w:id="1100181258">
      <w:bodyDiv w:val="1"/>
      <w:marLeft w:val="0"/>
      <w:marRight w:val="0"/>
      <w:marTop w:val="0"/>
      <w:marBottom w:val="0"/>
      <w:divBdr>
        <w:top w:val="none" w:sz="0" w:space="0" w:color="auto"/>
        <w:left w:val="none" w:sz="0" w:space="0" w:color="auto"/>
        <w:bottom w:val="none" w:sz="0" w:space="0" w:color="auto"/>
        <w:right w:val="none" w:sz="0" w:space="0" w:color="auto"/>
      </w:divBdr>
    </w:div>
    <w:div w:id="1100374762">
      <w:bodyDiv w:val="1"/>
      <w:marLeft w:val="0"/>
      <w:marRight w:val="0"/>
      <w:marTop w:val="0"/>
      <w:marBottom w:val="0"/>
      <w:divBdr>
        <w:top w:val="none" w:sz="0" w:space="0" w:color="auto"/>
        <w:left w:val="none" w:sz="0" w:space="0" w:color="auto"/>
        <w:bottom w:val="none" w:sz="0" w:space="0" w:color="auto"/>
        <w:right w:val="none" w:sz="0" w:space="0" w:color="auto"/>
      </w:divBdr>
    </w:div>
    <w:div w:id="1101217096">
      <w:bodyDiv w:val="1"/>
      <w:marLeft w:val="0"/>
      <w:marRight w:val="0"/>
      <w:marTop w:val="0"/>
      <w:marBottom w:val="0"/>
      <w:divBdr>
        <w:top w:val="none" w:sz="0" w:space="0" w:color="auto"/>
        <w:left w:val="none" w:sz="0" w:space="0" w:color="auto"/>
        <w:bottom w:val="none" w:sz="0" w:space="0" w:color="auto"/>
        <w:right w:val="none" w:sz="0" w:space="0" w:color="auto"/>
      </w:divBdr>
    </w:div>
    <w:div w:id="1101222279">
      <w:bodyDiv w:val="1"/>
      <w:marLeft w:val="0"/>
      <w:marRight w:val="0"/>
      <w:marTop w:val="0"/>
      <w:marBottom w:val="0"/>
      <w:divBdr>
        <w:top w:val="none" w:sz="0" w:space="0" w:color="auto"/>
        <w:left w:val="none" w:sz="0" w:space="0" w:color="auto"/>
        <w:bottom w:val="none" w:sz="0" w:space="0" w:color="auto"/>
        <w:right w:val="none" w:sz="0" w:space="0" w:color="auto"/>
      </w:divBdr>
    </w:div>
    <w:div w:id="1102338226">
      <w:bodyDiv w:val="1"/>
      <w:marLeft w:val="0"/>
      <w:marRight w:val="0"/>
      <w:marTop w:val="0"/>
      <w:marBottom w:val="0"/>
      <w:divBdr>
        <w:top w:val="none" w:sz="0" w:space="0" w:color="auto"/>
        <w:left w:val="none" w:sz="0" w:space="0" w:color="auto"/>
        <w:bottom w:val="none" w:sz="0" w:space="0" w:color="auto"/>
        <w:right w:val="none" w:sz="0" w:space="0" w:color="auto"/>
      </w:divBdr>
    </w:div>
    <w:div w:id="1102992499">
      <w:bodyDiv w:val="1"/>
      <w:marLeft w:val="0"/>
      <w:marRight w:val="0"/>
      <w:marTop w:val="0"/>
      <w:marBottom w:val="0"/>
      <w:divBdr>
        <w:top w:val="none" w:sz="0" w:space="0" w:color="auto"/>
        <w:left w:val="none" w:sz="0" w:space="0" w:color="auto"/>
        <w:bottom w:val="none" w:sz="0" w:space="0" w:color="auto"/>
        <w:right w:val="none" w:sz="0" w:space="0" w:color="auto"/>
      </w:divBdr>
    </w:div>
    <w:div w:id="1103036563">
      <w:bodyDiv w:val="1"/>
      <w:marLeft w:val="0"/>
      <w:marRight w:val="0"/>
      <w:marTop w:val="0"/>
      <w:marBottom w:val="0"/>
      <w:divBdr>
        <w:top w:val="none" w:sz="0" w:space="0" w:color="auto"/>
        <w:left w:val="none" w:sz="0" w:space="0" w:color="auto"/>
        <w:bottom w:val="none" w:sz="0" w:space="0" w:color="auto"/>
        <w:right w:val="none" w:sz="0" w:space="0" w:color="auto"/>
      </w:divBdr>
    </w:div>
    <w:div w:id="1103572707">
      <w:bodyDiv w:val="1"/>
      <w:marLeft w:val="0"/>
      <w:marRight w:val="0"/>
      <w:marTop w:val="0"/>
      <w:marBottom w:val="0"/>
      <w:divBdr>
        <w:top w:val="none" w:sz="0" w:space="0" w:color="auto"/>
        <w:left w:val="none" w:sz="0" w:space="0" w:color="auto"/>
        <w:bottom w:val="none" w:sz="0" w:space="0" w:color="auto"/>
        <w:right w:val="none" w:sz="0" w:space="0" w:color="auto"/>
      </w:divBdr>
    </w:div>
    <w:div w:id="1103765640">
      <w:bodyDiv w:val="1"/>
      <w:marLeft w:val="0"/>
      <w:marRight w:val="0"/>
      <w:marTop w:val="0"/>
      <w:marBottom w:val="0"/>
      <w:divBdr>
        <w:top w:val="none" w:sz="0" w:space="0" w:color="auto"/>
        <w:left w:val="none" w:sz="0" w:space="0" w:color="auto"/>
        <w:bottom w:val="none" w:sz="0" w:space="0" w:color="auto"/>
        <w:right w:val="none" w:sz="0" w:space="0" w:color="auto"/>
      </w:divBdr>
    </w:div>
    <w:div w:id="1104107337">
      <w:bodyDiv w:val="1"/>
      <w:marLeft w:val="0"/>
      <w:marRight w:val="0"/>
      <w:marTop w:val="0"/>
      <w:marBottom w:val="0"/>
      <w:divBdr>
        <w:top w:val="none" w:sz="0" w:space="0" w:color="auto"/>
        <w:left w:val="none" w:sz="0" w:space="0" w:color="auto"/>
        <w:bottom w:val="none" w:sz="0" w:space="0" w:color="auto"/>
        <w:right w:val="none" w:sz="0" w:space="0" w:color="auto"/>
      </w:divBdr>
    </w:div>
    <w:div w:id="1108617726">
      <w:bodyDiv w:val="1"/>
      <w:marLeft w:val="0"/>
      <w:marRight w:val="0"/>
      <w:marTop w:val="0"/>
      <w:marBottom w:val="0"/>
      <w:divBdr>
        <w:top w:val="none" w:sz="0" w:space="0" w:color="auto"/>
        <w:left w:val="none" w:sz="0" w:space="0" w:color="auto"/>
        <w:bottom w:val="none" w:sz="0" w:space="0" w:color="auto"/>
        <w:right w:val="none" w:sz="0" w:space="0" w:color="auto"/>
      </w:divBdr>
    </w:div>
    <w:div w:id="1109818033">
      <w:bodyDiv w:val="1"/>
      <w:marLeft w:val="0"/>
      <w:marRight w:val="0"/>
      <w:marTop w:val="0"/>
      <w:marBottom w:val="0"/>
      <w:divBdr>
        <w:top w:val="none" w:sz="0" w:space="0" w:color="auto"/>
        <w:left w:val="none" w:sz="0" w:space="0" w:color="auto"/>
        <w:bottom w:val="none" w:sz="0" w:space="0" w:color="auto"/>
        <w:right w:val="none" w:sz="0" w:space="0" w:color="auto"/>
      </w:divBdr>
    </w:div>
    <w:div w:id="1109931085">
      <w:bodyDiv w:val="1"/>
      <w:marLeft w:val="0"/>
      <w:marRight w:val="0"/>
      <w:marTop w:val="0"/>
      <w:marBottom w:val="0"/>
      <w:divBdr>
        <w:top w:val="none" w:sz="0" w:space="0" w:color="auto"/>
        <w:left w:val="none" w:sz="0" w:space="0" w:color="auto"/>
        <w:bottom w:val="none" w:sz="0" w:space="0" w:color="auto"/>
        <w:right w:val="none" w:sz="0" w:space="0" w:color="auto"/>
      </w:divBdr>
    </w:div>
    <w:div w:id="1110004987">
      <w:bodyDiv w:val="1"/>
      <w:marLeft w:val="0"/>
      <w:marRight w:val="0"/>
      <w:marTop w:val="0"/>
      <w:marBottom w:val="0"/>
      <w:divBdr>
        <w:top w:val="none" w:sz="0" w:space="0" w:color="auto"/>
        <w:left w:val="none" w:sz="0" w:space="0" w:color="auto"/>
        <w:bottom w:val="none" w:sz="0" w:space="0" w:color="auto"/>
        <w:right w:val="none" w:sz="0" w:space="0" w:color="auto"/>
      </w:divBdr>
    </w:div>
    <w:div w:id="1110853006">
      <w:bodyDiv w:val="1"/>
      <w:marLeft w:val="0"/>
      <w:marRight w:val="0"/>
      <w:marTop w:val="0"/>
      <w:marBottom w:val="0"/>
      <w:divBdr>
        <w:top w:val="none" w:sz="0" w:space="0" w:color="auto"/>
        <w:left w:val="none" w:sz="0" w:space="0" w:color="auto"/>
        <w:bottom w:val="none" w:sz="0" w:space="0" w:color="auto"/>
        <w:right w:val="none" w:sz="0" w:space="0" w:color="auto"/>
      </w:divBdr>
    </w:div>
    <w:div w:id="1111706728">
      <w:bodyDiv w:val="1"/>
      <w:marLeft w:val="0"/>
      <w:marRight w:val="0"/>
      <w:marTop w:val="0"/>
      <w:marBottom w:val="0"/>
      <w:divBdr>
        <w:top w:val="none" w:sz="0" w:space="0" w:color="auto"/>
        <w:left w:val="none" w:sz="0" w:space="0" w:color="auto"/>
        <w:bottom w:val="none" w:sz="0" w:space="0" w:color="auto"/>
        <w:right w:val="none" w:sz="0" w:space="0" w:color="auto"/>
      </w:divBdr>
    </w:div>
    <w:div w:id="1112477489">
      <w:bodyDiv w:val="1"/>
      <w:marLeft w:val="0"/>
      <w:marRight w:val="0"/>
      <w:marTop w:val="0"/>
      <w:marBottom w:val="0"/>
      <w:divBdr>
        <w:top w:val="none" w:sz="0" w:space="0" w:color="auto"/>
        <w:left w:val="none" w:sz="0" w:space="0" w:color="auto"/>
        <w:bottom w:val="none" w:sz="0" w:space="0" w:color="auto"/>
        <w:right w:val="none" w:sz="0" w:space="0" w:color="auto"/>
      </w:divBdr>
    </w:div>
    <w:div w:id="1113091555">
      <w:bodyDiv w:val="1"/>
      <w:marLeft w:val="0"/>
      <w:marRight w:val="0"/>
      <w:marTop w:val="0"/>
      <w:marBottom w:val="0"/>
      <w:divBdr>
        <w:top w:val="none" w:sz="0" w:space="0" w:color="auto"/>
        <w:left w:val="none" w:sz="0" w:space="0" w:color="auto"/>
        <w:bottom w:val="none" w:sz="0" w:space="0" w:color="auto"/>
        <w:right w:val="none" w:sz="0" w:space="0" w:color="auto"/>
      </w:divBdr>
    </w:div>
    <w:div w:id="1114247804">
      <w:bodyDiv w:val="1"/>
      <w:marLeft w:val="0"/>
      <w:marRight w:val="0"/>
      <w:marTop w:val="0"/>
      <w:marBottom w:val="0"/>
      <w:divBdr>
        <w:top w:val="none" w:sz="0" w:space="0" w:color="auto"/>
        <w:left w:val="none" w:sz="0" w:space="0" w:color="auto"/>
        <w:bottom w:val="none" w:sz="0" w:space="0" w:color="auto"/>
        <w:right w:val="none" w:sz="0" w:space="0" w:color="auto"/>
      </w:divBdr>
    </w:div>
    <w:div w:id="1114521402">
      <w:bodyDiv w:val="1"/>
      <w:marLeft w:val="0"/>
      <w:marRight w:val="0"/>
      <w:marTop w:val="0"/>
      <w:marBottom w:val="0"/>
      <w:divBdr>
        <w:top w:val="none" w:sz="0" w:space="0" w:color="auto"/>
        <w:left w:val="none" w:sz="0" w:space="0" w:color="auto"/>
        <w:bottom w:val="none" w:sz="0" w:space="0" w:color="auto"/>
        <w:right w:val="none" w:sz="0" w:space="0" w:color="auto"/>
      </w:divBdr>
    </w:div>
    <w:div w:id="1114640447">
      <w:bodyDiv w:val="1"/>
      <w:marLeft w:val="0"/>
      <w:marRight w:val="0"/>
      <w:marTop w:val="0"/>
      <w:marBottom w:val="0"/>
      <w:divBdr>
        <w:top w:val="none" w:sz="0" w:space="0" w:color="auto"/>
        <w:left w:val="none" w:sz="0" w:space="0" w:color="auto"/>
        <w:bottom w:val="none" w:sz="0" w:space="0" w:color="auto"/>
        <w:right w:val="none" w:sz="0" w:space="0" w:color="auto"/>
      </w:divBdr>
    </w:div>
    <w:div w:id="1114791654">
      <w:bodyDiv w:val="1"/>
      <w:marLeft w:val="0"/>
      <w:marRight w:val="0"/>
      <w:marTop w:val="0"/>
      <w:marBottom w:val="0"/>
      <w:divBdr>
        <w:top w:val="none" w:sz="0" w:space="0" w:color="auto"/>
        <w:left w:val="none" w:sz="0" w:space="0" w:color="auto"/>
        <w:bottom w:val="none" w:sz="0" w:space="0" w:color="auto"/>
        <w:right w:val="none" w:sz="0" w:space="0" w:color="auto"/>
      </w:divBdr>
    </w:div>
    <w:div w:id="1115562592">
      <w:bodyDiv w:val="1"/>
      <w:marLeft w:val="0"/>
      <w:marRight w:val="0"/>
      <w:marTop w:val="0"/>
      <w:marBottom w:val="0"/>
      <w:divBdr>
        <w:top w:val="none" w:sz="0" w:space="0" w:color="auto"/>
        <w:left w:val="none" w:sz="0" w:space="0" w:color="auto"/>
        <w:bottom w:val="none" w:sz="0" w:space="0" w:color="auto"/>
        <w:right w:val="none" w:sz="0" w:space="0" w:color="auto"/>
      </w:divBdr>
    </w:div>
    <w:div w:id="1116369232">
      <w:bodyDiv w:val="1"/>
      <w:marLeft w:val="0"/>
      <w:marRight w:val="0"/>
      <w:marTop w:val="0"/>
      <w:marBottom w:val="0"/>
      <w:divBdr>
        <w:top w:val="none" w:sz="0" w:space="0" w:color="auto"/>
        <w:left w:val="none" w:sz="0" w:space="0" w:color="auto"/>
        <w:bottom w:val="none" w:sz="0" w:space="0" w:color="auto"/>
        <w:right w:val="none" w:sz="0" w:space="0" w:color="auto"/>
      </w:divBdr>
    </w:div>
    <w:div w:id="1116370053">
      <w:bodyDiv w:val="1"/>
      <w:marLeft w:val="0"/>
      <w:marRight w:val="0"/>
      <w:marTop w:val="0"/>
      <w:marBottom w:val="0"/>
      <w:divBdr>
        <w:top w:val="none" w:sz="0" w:space="0" w:color="auto"/>
        <w:left w:val="none" w:sz="0" w:space="0" w:color="auto"/>
        <w:bottom w:val="none" w:sz="0" w:space="0" w:color="auto"/>
        <w:right w:val="none" w:sz="0" w:space="0" w:color="auto"/>
      </w:divBdr>
    </w:div>
    <w:div w:id="1116798977">
      <w:bodyDiv w:val="1"/>
      <w:marLeft w:val="0"/>
      <w:marRight w:val="0"/>
      <w:marTop w:val="0"/>
      <w:marBottom w:val="0"/>
      <w:divBdr>
        <w:top w:val="none" w:sz="0" w:space="0" w:color="auto"/>
        <w:left w:val="none" w:sz="0" w:space="0" w:color="auto"/>
        <w:bottom w:val="none" w:sz="0" w:space="0" w:color="auto"/>
        <w:right w:val="none" w:sz="0" w:space="0" w:color="auto"/>
      </w:divBdr>
    </w:div>
    <w:div w:id="1117338846">
      <w:bodyDiv w:val="1"/>
      <w:marLeft w:val="0"/>
      <w:marRight w:val="0"/>
      <w:marTop w:val="0"/>
      <w:marBottom w:val="0"/>
      <w:divBdr>
        <w:top w:val="none" w:sz="0" w:space="0" w:color="auto"/>
        <w:left w:val="none" w:sz="0" w:space="0" w:color="auto"/>
        <w:bottom w:val="none" w:sz="0" w:space="0" w:color="auto"/>
        <w:right w:val="none" w:sz="0" w:space="0" w:color="auto"/>
      </w:divBdr>
    </w:div>
    <w:div w:id="1117531742">
      <w:bodyDiv w:val="1"/>
      <w:marLeft w:val="0"/>
      <w:marRight w:val="0"/>
      <w:marTop w:val="0"/>
      <w:marBottom w:val="0"/>
      <w:divBdr>
        <w:top w:val="none" w:sz="0" w:space="0" w:color="auto"/>
        <w:left w:val="none" w:sz="0" w:space="0" w:color="auto"/>
        <w:bottom w:val="none" w:sz="0" w:space="0" w:color="auto"/>
        <w:right w:val="none" w:sz="0" w:space="0" w:color="auto"/>
      </w:divBdr>
    </w:div>
    <w:div w:id="1117793019">
      <w:bodyDiv w:val="1"/>
      <w:marLeft w:val="0"/>
      <w:marRight w:val="0"/>
      <w:marTop w:val="0"/>
      <w:marBottom w:val="0"/>
      <w:divBdr>
        <w:top w:val="none" w:sz="0" w:space="0" w:color="auto"/>
        <w:left w:val="none" w:sz="0" w:space="0" w:color="auto"/>
        <w:bottom w:val="none" w:sz="0" w:space="0" w:color="auto"/>
        <w:right w:val="none" w:sz="0" w:space="0" w:color="auto"/>
      </w:divBdr>
    </w:div>
    <w:div w:id="1119834480">
      <w:bodyDiv w:val="1"/>
      <w:marLeft w:val="0"/>
      <w:marRight w:val="0"/>
      <w:marTop w:val="0"/>
      <w:marBottom w:val="0"/>
      <w:divBdr>
        <w:top w:val="none" w:sz="0" w:space="0" w:color="auto"/>
        <w:left w:val="none" w:sz="0" w:space="0" w:color="auto"/>
        <w:bottom w:val="none" w:sz="0" w:space="0" w:color="auto"/>
        <w:right w:val="none" w:sz="0" w:space="0" w:color="auto"/>
      </w:divBdr>
    </w:div>
    <w:div w:id="1119883548">
      <w:bodyDiv w:val="1"/>
      <w:marLeft w:val="0"/>
      <w:marRight w:val="0"/>
      <w:marTop w:val="0"/>
      <w:marBottom w:val="0"/>
      <w:divBdr>
        <w:top w:val="none" w:sz="0" w:space="0" w:color="auto"/>
        <w:left w:val="none" w:sz="0" w:space="0" w:color="auto"/>
        <w:bottom w:val="none" w:sz="0" w:space="0" w:color="auto"/>
        <w:right w:val="none" w:sz="0" w:space="0" w:color="auto"/>
      </w:divBdr>
    </w:div>
    <w:div w:id="1122110382">
      <w:bodyDiv w:val="1"/>
      <w:marLeft w:val="0"/>
      <w:marRight w:val="0"/>
      <w:marTop w:val="0"/>
      <w:marBottom w:val="0"/>
      <w:divBdr>
        <w:top w:val="none" w:sz="0" w:space="0" w:color="auto"/>
        <w:left w:val="none" w:sz="0" w:space="0" w:color="auto"/>
        <w:bottom w:val="none" w:sz="0" w:space="0" w:color="auto"/>
        <w:right w:val="none" w:sz="0" w:space="0" w:color="auto"/>
      </w:divBdr>
    </w:div>
    <w:div w:id="1122722963">
      <w:bodyDiv w:val="1"/>
      <w:marLeft w:val="0"/>
      <w:marRight w:val="0"/>
      <w:marTop w:val="0"/>
      <w:marBottom w:val="0"/>
      <w:divBdr>
        <w:top w:val="none" w:sz="0" w:space="0" w:color="auto"/>
        <w:left w:val="none" w:sz="0" w:space="0" w:color="auto"/>
        <w:bottom w:val="none" w:sz="0" w:space="0" w:color="auto"/>
        <w:right w:val="none" w:sz="0" w:space="0" w:color="auto"/>
      </w:divBdr>
    </w:div>
    <w:div w:id="1123113745">
      <w:bodyDiv w:val="1"/>
      <w:marLeft w:val="0"/>
      <w:marRight w:val="0"/>
      <w:marTop w:val="0"/>
      <w:marBottom w:val="0"/>
      <w:divBdr>
        <w:top w:val="none" w:sz="0" w:space="0" w:color="auto"/>
        <w:left w:val="none" w:sz="0" w:space="0" w:color="auto"/>
        <w:bottom w:val="none" w:sz="0" w:space="0" w:color="auto"/>
        <w:right w:val="none" w:sz="0" w:space="0" w:color="auto"/>
      </w:divBdr>
    </w:div>
    <w:div w:id="1123428277">
      <w:bodyDiv w:val="1"/>
      <w:marLeft w:val="0"/>
      <w:marRight w:val="0"/>
      <w:marTop w:val="0"/>
      <w:marBottom w:val="0"/>
      <w:divBdr>
        <w:top w:val="none" w:sz="0" w:space="0" w:color="auto"/>
        <w:left w:val="none" w:sz="0" w:space="0" w:color="auto"/>
        <w:bottom w:val="none" w:sz="0" w:space="0" w:color="auto"/>
        <w:right w:val="none" w:sz="0" w:space="0" w:color="auto"/>
      </w:divBdr>
    </w:div>
    <w:div w:id="1124881413">
      <w:bodyDiv w:val="1"/>
      <w:marLeft w:val="0"/>
      <w:marRight w:val="0"/>
      <w:marTop w:val="0"/>
      <w:marBottom w:val="0"/>
      <w:divBdr>
        <w:top w:val="none" w:sz="0" w:space="0" w:color="auto"/>
        <w:left w:val="none" w:sz="0" w:space="0" w:color="auto"/>
        <w:bottom w:val="none" w:sz="0" w:space="0" w:color="auto"/>
        <w:right w:val="none" w:sz="0" w:space="0" w:color="auto"/>
      </w:divBdr>
    </w:div>
    <w:div w:id="1125469484">
      <w:bodyDiv w:val="1"/>
      <w:marLeft w:val="0"/>
      <w:marRight w:val="0"/>
      <w:marTop w:val="0"/>
      <w:marBottom w:val="0"/>
      <w:divBdr>
        <w:top w:val="none" w:sz="0" w:space="0" w:color="auto"/>
        <w:left w:val="none" w:sz="0" w:space="0" w:color="auto"/>
        <w:bottom w:val="none" w:sz="0" w:space="0" w:color="auto"/>
        <w:right w:val="none" w:sz="0" w:space="0" w:color="auto"/>
      </w:divBdr>
    </w:div>
    <w:div w:id="1127047597">
      <w:bodyDiv w:val="1"/>
      <w:marLeft w:val="0"/>
      <w:marRight w:val="0"/>
      <w:marTop w:val="0"/>
      <w:marBottom w:val="0"/>
      <w:divBdr>
        <w:top w:val="none" w:sz="0" w:space="0" w:color="auto"/>
        <w:left w:val="none" w:sz="0" w:space="0" w:color="auto"/>
        <w:bottom w:val="none" w:sz="0" w:space="0" w:color="auto"/>
        <w:right w:val="none" w:sz="0" w:space="0" w:color="auto"/>
      </w:divBdr>
    </w:div>
    <w:div w:id="1127625182">
      <w:bodyDiv w:val="1"/>
      <w:marLeft w:val="0"/>
      <w:marRight w:val="0"/>
      <w:marTop w:val="0"/>
      <w:marBottom w:val="0"/>
      <w:divBdr>
        <w:top w:val="none" w:sz="0" w:space="0" w:color="auto"/>
        <w:left w:val="none" w:sz="0" w:space="0" w:color="auto"/>
        <w:bottom w:val="none" w:sz="0" w:space="0" w:color="auto"/>
        <w:right w:val="none" w:sz="0" w:space="0" w:color="auto"/>
      </w:divBdr>
    </w:div>
    <w:div w:id="1129930121">
      <w:bodyDiv w:val="1"/>
      <w:marLeft w:val="0"/>
      <w:marRight w:val="0"/>
      <w:marTop w:val="0"/>
      <w:marBottom w:val="0"/>
      <w:divBdr>
        <w:top w:val="none" w:sz="0" w:space="0" w:color="auto"/>
        <w:left w:val="none" w:sz="0" w:space="0" w:color="auto"/>
        <w:bottom w:val="none" w:sz="0" w:space="0" w:color="auto"/>
        <w:right w:val="none" w:sz="0" w:space="0" w:color="auto"/>
      </w:divBdr>
    </w:div>
    <w:div w:id="1130593746">
      <w:bodyDiv w:val="1"/>
      <w:marLeft w:val="0"/>
      <w:marRight w:val="0"/>
      <w:marTop w:val="0"/>
      <w:marBottom w:val="0"/>
      <w:divBdr>
        <w:top w:val="none" w:sz="0" w:space="0" w:color="auto"/>
        <w:left w:val="none" w:sz="0" w:space="0" w:color="auto"/>
        <w:bottom w:val="none" w:sz="0" w:space="0" w:color="auto"/>
        <w:right w:val="none" w:sz="0" w:space="0" w:color="auto"/>
      </w:divBdr>
    </w:div>
    <w:div w:id="1130781833">
      <w:bodyDiv w:val="1"/>
      <w:marLeft w:val="0"/>
      <w:marRight w:val="0"/>
      <w:marTop w:val="0"/>
      <w:marBottom w:val="0"/>
      <w:divBdr>
        <w:top w:val="none" w:sz="0" w:space="0" w:color="auto"/>
        <w:left w:val="none" w:sz="0" w:space="0" w:color="auto"/>
        <w:bottom w:val="none" w:sz="0" w:space="0" w:color="auto"/>
        <w:right w:val="none" w:sz="0" w:space="0" w:color="auto"/>
      </w:divBdr>
    </w:div>
    <w:div w:id="1130901876">
      <w:bodyDiv w:val="1"/>
      <w:marLeft w:val="0"/>
      <w:marRight w:val="0"/>
      <w:marTop w:val="0"/>
      <w:marBottom w:val="0"/>
      <w:divBdr>
        <w:top w:val="none" w:sz="0" w:space="0" w:color="auto"/>
        <w:left w:val="none" w:sz="0" w:space="0" w:color="auto"/>
        <w:bottom w:val="none" w:sz="0" w:space="0" w:color="auto"/>
        <w:right w:val="none" w:sz="0" w:space="0" w:color="auto"/>
      </w:divBdr>
    </w:div>
    <w:div w:id="1131553542">
      <w:bodyDiv w:val="1"/>
      <w:marLeft w:val="0"/>
      <w:marRight w:val="0"/>
      <w:marTop w:val="0"/>
      <w:marBottom w:val="0"/>
      <w:divBdr>
        <w:top w:val="none" w:sz="0" w:space="0" w:color="auto"/>
        <w:left w:val="none" w:sz="0" w:space="0" w:color="auto"/>
        <w:bottom w:val="none" w:sz="0" w:space="0" w:color="auto"/>
        <w:right w:val="none" w:sz="0" w:space="0" w:color="auto"/>
      </w:divBdr>
    </w:div>
    <w:div w:id="1131554916">
      <w:bodyDiv w:val="1"/>
      <w:marLeft w:val="0"/>
      <w:marRight w:val="0"/>
      <w:marTop w:val="0"/>
      <w:marBottom w:val="0"/>
      <w:divBdr>
        <w:top w:val="none" w:sz="0" w:space="0" w:color="auto"/>
        <w:left w:val="none" w:sz="0" w:space="0" w:color="auto"/>
        <w:bottom w:val="none" w:sz="0" w:space="0" w:color="auto"/>
        <w:right w:val="none" w:sz="0" w:space="0" w:color="auto"/>
      </w:divBdr>
    </w:div>
    <w:div w:id="1133716905">
      <w:bodyDiv w:val="1"/>
      <w:marLeft w:val="0"/>
      <w:marRight w:val="0"/>
      <w:marTop w:val="0"/>
      <w:marBottom w:val="0"/>
      <w:divBdr>
        <w:top w:val="none" w:sz="0" w:space="0" w:color="auto"/>
        <w:left w:val="none" w:sz="0" w:space="0" w:color="auto"/>
        <w:bottom w:val="none" w:sz="0" w:space="0" w:color="auto"/>
        <w:right w:val="none" w:sz="0" w:space="0" w:color="auto"/>
      </w:divBdr>
    </w:div>
    <w:div w:id="1134178915">
      <w:bodyDiv w:val="1"/>
      <w:marLeft w:val="0"/>
      <w:marRight w:val="0"/>
      <w:marTop w:val="0"/>
      <w:marBottom w:val="0"/>
      <w:divBdr>
        <w:top w:val="none" w:sz="0" w:space="0" w:color="auto"/>
        <w:left w:val="none" w:sz="0" w:space="0" w:color="auto"/>
        <w:bottom w:val="none" w:sz="0" w:space="0" w:color="auto"/>
        <w:right w:val="none" w:sz="0" w:space="0" w:color="auto"/>
      </w:divBdr>
    </w:div>
    <w:div w:id="1134327007">
      <w:bodyDiv w:val="1"/>
      <w:marLeft w:val="0"/>
      <w:marRight w:val="0"/>
      <w:marTop w:val="0"/>
      <w:marBottom w:val="0"/>
      <w:divBdr>
        <w:top w:val="none" w:sz="0" w:space="0" w:color="auto"/>
        <w:left w:val="none" w:sz="0" w:space="0" w:color="auto"/>
        <w:bottom w:val="none" w:sz="0" w:space="0" w:color="auto"/>
        <w:right w:val="none" w:sz="0" w:space="0" w:color="auto"/>
      </w:divBdr>
    </w:div>
    <w:div w:id="1135096915">
      <w:bodyDiv w:val="1"/>
      <w:marLeft w:val="0"/>
      <w:marRight w:val="0"/>
      <w:marTop w:val="0"/>
      <w:marBottom w:val="0"/>
      <w:divBdr>
        <w:top w:val="none" w:sz="0" w:space="0" w:color="auto"/>
        <w:left w:val="none" w:sz="0" w:space="0" w:color="auto"/>
        <w:bottom w:val="none" w:sz="0" w:space="0" w:color="auto"/>
        <w:right w:val="none" w:sz="0" w:space="0" w:color="auto"/>
      </w:divBdr>
    </w:div>
    <w:div w:id="1135098327">
      <w:bodyDiv w:val="1"/>
      <w:marLeft w:val="0"/>
      <w:marRight w:val="0"/>
      <w:marTop w:val="0"/>
      <w:marBottom w:val="0"/>
      <w:divBdr>
        <w:top w:val="none" w:sz="0" w:space="0" w:color="auto"/>
        <w:left w:val="none" w:sz="0" w:space="0" w:color="auto"/>
        <w:bottom w:val="none" w:sz="0" w:space="0" w:color="auto"/>
        <w:right w:val="none" w:sz="0" w:space="0" w:color="auto"/>
      </w:divBdr>
    </w:div>
    <w:div w:id="1135411769">
      <w:bodyDiv w:val="1"/>
      <w:marLeft w:val="0"/>
      <w:marRight w:val="0"/>
      <w:marTop w:val="0"/>
      <w:marBottom w:val="0"/>
      <w:divBdr>
        <w:top w:val="none" w:sz="0" w:space="0" w:color="auto"/>
        <w:left w:val="none" w:sz="0" w:space="0" w:color="auto"/>
        <w:bottom w:val="none" w:sz="0" w:space="0" w:color="auto"/>
        <w:right w:val="none" w:sz="0" w:space="0" w:color="auto"/>
      </w:divBdr>
    </w:div>
    <w:div w:id="1135566420">
      <w:bodyDiv w:val="1"/>
      <w:marLeft w:val="0"/>
      <w:marRight w:val="0"/>
      <w:marTop w:val="0"/>
      <w:marBottom w:val="0"/>
      <w:divBdr>
        <w:top w:val="none" w:sz="0" w:space="0" w:color="auto"/>
        <w:left w:val="none" w:sz="0" w:space="0" w:color="auto"/>
        <w:bottom w:val="none" w:sz="0" w:space="0" w:color="auto"/>
        <w:right w:val="none" w:sz="0" w:space="0" w:color="auto"/>
      </w:divBdr>
    </w:div>
    <w:div w:id="1135638792">
      <w:bodyDiv w:val="1"/>
      <w:marLeft w:val="0"/>
      <w:marRight w:val="0"/>
      <w:marTop w:val="0"/>
      <w:marBottom w:val="0"/>
      <w:divBdr>
        <w:top w:val="none" w:sz="0" w:space="0" w:color="auto"/>
        <w:left w:val="none" w:sz="0" w:space="0" w:color="auto"/>
        <w:bottom w:val="none" w:sz="0" w:space="0" w:color="auto"/>
        <w:right w:val="none" w:sz="0" w:space="0" w:color="auto"/>
      </w:divBdr>
    </w:div>
    <w:div w:id="1136338264">
      <w:bodyDiv w:val="1"/>
      <w:marLeft w:val="0"/>
      <w:marRight w:val="0"/>
      <w:marTop w:val="0"/>
      <w:marBottom w:val="0"/>
      <w:divBdr>
        <w:top w:val="none" w:sz="0" w:space="0" w:color="auto"/>
        <w:left w:val="none" w:sz="0" w:space="0" w:color="auto"/>
        <w:bottom w:val="none" w:sz="0" w:space="0" w:color="auto"/>
        <w:right w:val="none" w:sz="0" w:space="0" w:color="auto"/>
      </w:divBdr>
    </w:div>
    <w:div w:id="1136408273">
      <w:bodyDiv w:val="1"/>
      <w:marLeft w:val="0"/>
      <w:marRight w:val="0"/>
      <w:marTop w:val="0"/>
      <w:marBottom w:val="0"/>
      <w:divBdr>
        <w:top w:val="none" w:sz="0" w:space="0" w:color="auto"/>
        <w:left w:val="none" w:sz="0" w:space="0" w:color="auto"/>
        <w:bottom w:val="none" w:sz="0" w:space="0" w:color="auto"/>
        <w:right w:val="none" w:sz="0" w:space="0" w:color="auto"/>
      </w:divBdr>
    </w:div>
    <w:div w:id="1138566433">
      <w:bodyDiv w:val="1"/>
      <w:marLeft w:val="0"/>
      <w:marRight w:val="0"/>
      <w:marTop w:val="0"/>
      <w:marBottom w:val="0"/>
      <w:divBdr>
        <w:top w:val="none" w:sz="0" w:space="0" w:color="auto"/>
        <w:left w:val="none" w:sz="0" w:space="0" w:color="auto"/>
        <w:bottom w:val="none" w:sz="0" w:space="0" w:color="auto"/>
        <w:right w:val="none" w:sz="0" w:space="0" w:color="auto"/>
      </w:divBdr>
    </w:div>
    <w:div w:id="1139151284">
      <w:bodyDiv w:val="1"/>
      <w:marLeft w:val="0"/>
      <w:marRight w:val="0"/>
      <w:marTop w:val="0"/>
      <w:marBottom w:val="0"/>
      <w:divBdr>
        <w:top w:val="none" w:sz="0" w:space="0" w:color="auto"/>
        <w:left w:val="none" w:sz="0" w:space="0" w:color="auto"/>
        <w:bottom w:val="none" w:sz="0" w:space="0" w:color="auto"/>
        <w:right w:val="none" w:sz="0" w:space="0" w:color="auto"/>
      </w:divBdr>
    </w:div>
    <w:div w:id="1139154104">
      <w:bodyDiv w:val="1"/>
      <w:marLeft w:val="0"/>
      <w:marRight w:val="0"/>
      <w:marTop w:val="0"/>
      <w:marBottom w:val="0"/>
      <w:divBdr>
        <w:top w:val="none" w:sz="0" w:space="0" w:color="auto"/>
        <w:left w:val="none" w:sz="0" w:space="0" w:color="auto"/>
        <w:bottom w:val="none" w:sz="0" w:space="0" w:color="auto"/>
        <w:right w:val="none" w:sz="0" w:space="0" w:color="auto"/>
      </w:divBdr>
    </w:div>
    <w:div w:id="1139614581">
      <w:bodyDiv w:val="1"/>
      <w:marLeft w:val="0"/>
      <w:marRight w:val="0"/>
      <w:marTop w:val="0"/>
      <w:marBottom w:val="0"/>
      <w:divBdr>
        <w:top w:val="none" w:sz="0" w:space="0" w:color="auto"/>
        <w:left w:val="none" w:sz="0" w:space="0" w:color="auto"/>
        <w:bottom w:val="none" w:sz="0" w:space="0" w:color="auto"/>
        <w:right w:val="none" w:sz="0" w:space="0" w:color="auto"/>
      </w:divBdr>
    </w:div>
    <w:div w:id="1139692152">
      <w:bodyDiv w:val="1"/>
      <w:marLeft w:val="0"/>
      <w:marRight w:val="0"/>
      <w:marTop w:val="0"/>
      <w:marBottom w:val="0"/>
      <w:divBdr>
        <w:top w:val="none" w:sz="0" w:space="0" w:color="auto"/>
        <w:left w:val="none" w:sz="0" w:space="0" w:color="auto"/>
        <w:bottom w:val="none" w:sz="0" w:space="0" w:color="auto"/>
        <w:right w:val="none" w:sz="0" w:space="0" w:color="auto"/>
      </w:divBdr>
    </w:div>
    <w:div w:id="1140222757">
      <w:bodyDiv w:val="1"/>
      <w:marLeft w:val="0"/>
      <w:marRight w:val="0"/>
      <w:marTop w:val="0"/>
      <w:marBottom w:val="0"/>
      <w:divBdr>
        <w:top w:val="none" w:sz="0" w:space="0" w:color="auto"/>
        <w:left w:val="none" w:sz="0" w:space="0" w:color="auto"/>
        <w:bottom w:val="none" w:sz="0" w:space="0" w:color="auto"/>
        <w:right w:val="none" w:sz="0" w:space="0" w:color="auto"/>
      </w:divBdr>
    </w:div>
    <w:div w:id="1141312613">
      <w:bodyDiv w:val="1"/>
      <w:marLeft w:val="0"/>
      <w:marRight w:val="0"/>
      <w:marTop w:val="0"/>
      <w:marBottom w:val="0"/>
      <w:divBdr>
        <w:top w:val="none" w:sz="0" w:space="0" w:color="auto"/>
        <w:left w:val="none" w:sz="0" w:space="0" w:color="auto"/>
        <w:bottom w:val="none" w:sz="0" w:space="0" w:color="auto"/>
        <w:right w:val="none" w:sz="0" w:space="0" w:color="auto"/>
      </w:divBdr>
    </w:div>
    <w:div w:id="1144274618">
      <w:bodyDiv w:val="1"/>
      <w:marLeft w:val="0"/>
      <w:marRight w:val="0"/>
      <w:marTop w:val="0"/>
      <w:marBottom w:val="0"/>
      <w:divBdr>
        <w:top w:val="none" w:sz="0" w:space="0" w:color="auto"/>
        <w:left w:val="none" w:sz="0" w:space="0" w:color="auto"/>
        <w:bottom w:val="none" w:sz="0" w:space="0" w:color="auto"/>
        <w:right w:val="none" w:sz="0" w:space="0" w:color="auto"/>
      </w:divBdr>
    </w:div>
    <w:div w:id="1144472514">
      <w:bodyDiv w:val="1"/>
      <w:marLeft w:val="0"/>
      <w:marRight w:val="0"/>
      <w:marTop w:val="0"/>
      <w:marBottom w:val="0"/>
      <w:divBdr>
        <w:top w:val="none" w:sz="0" w:space="0" w:color="auto"/>
        <w:left w:val="none" w:sz="0" w:space="0" w:color="auto"/>
        <w:bottom w:val="none" w:sz="0" w:space="0" w:color="auto"/>
        <w:right w:val="none" w:sz="0" w:space="0" w:color="auto"/>
      </w:divBdr>
    </w:div>
    <w:div w:id="1145203895">
      <w:bodyDiv w:val="1"/>
      <w:marLeft w:val="0"/>
      <w:marRight w:val="0"/>
      <w:marTop w:val="0"/>
      <w:marBottom w:val="0"/>
      <w:divBdr>
        <w:top w:val="none" w:sz="0" w:space="0" w:color="auto"/>
        <w:left w:val="none" w:sz="0" w:space="0" w:color="auto"/>
        <w:bottom w:val="none" w:sz="0" w:space="0" w:color="auto"/>
        <w:right w:val="none" w:sz="0" w:space="0" w:color="auto"/>
      </w:divBdr>
    </w:div>
    <w:div w:id="1146774230">
      <w:bodyDiv w:val="1"/>
      <w:marLeft w:val="0"/>
      <w:marRight w:val="0"/>
      <w:marTop w:val="0"/>
      <w:marBottom w:val="0"/>
      <w:divBdr>
        <w:top w:val="none" w:sz="0" w:space="0" w:color="auto"/>
        <w:left w:val="none" w:sz="0" w:space="0" w:color="auto"/>
        <w:bottom w:val="none" w:sz="0" w:space="0" w:color="auto"/>
        <w:right w:val="none" w:sz="0" w:space="0" w:color="auto"/>
      </w:divBdr>
    </w:div>
    <w:div w:id="1147865534">
      <w:bodyDiv w:val="1"/>
      <w:marLeft w:val="0"/>
      <w:marRight w:val="0"/>
      <w:marTop w:val="0"/>
      <w:marBottom w:val="0"/>
      <w:divBdr>
        <w:top w:val="none" w:sz="0" w:space="0" w:color="auto"/>
        <w:left w:val="none" w:sz="0" w:space="0" w:color="auto"/>
        <w:bottom w:val="none" w:sz="0" w:space="0" w:color="auto"/>
        <w:right w:val="none" w:sz="0" w:space="0" w:color="auto"/>
      </w:divBdr>
    </w:div>
    <w:div w:id="1148353494">
      <w:bodyDiv w:val="1"/>
      <w:marLeft w:val="0"/>
      <w:marRight w:val="0"/>
      <w:marTop w:val="0"/>
      <w:marBottom w:val="0"/>
      <w:divBdr>
        <w:top w:val="none" w:sz="0" w:space="0" w:color="auto"/>
        <w:left w:val="none" w:sz="0" w:space="0" w:color="auto"/>
        <w:bottom w:val="none" w:sz="0" w:space="0" w:color="auto"/>
        <w:right w:val="none" w:sz="0" w:space="0" w:color="auto"/>
      </w:divBdr>
    </w:div>
    <w:div w:id="1148864671">
      <w:bodyDiv w:val="1"/>
      <w:marLeft w:val="0"/>
      <w:marRight w:val="0"/>
      <w:marTop w:val="0"/>
      <w:marBottom w:val="0"/>
      <w:divBdr>
        <w:top w:val="none" w:sz="0" w:space="0" w:color="auto"/>
        <w:left w:val="none" w:sz="0" w:space="0" w:color="auto"/>
        <w:bottom w:val="none" w:sz="0" w:space="0" w:color="auto"/>
        <w:right w:val="none" w:sz="0" w:space="0" w:color="auto"/>
      </w:divBdr>
    </w:div>
    <w:div w:id="1149056610">
      <w:bodyDiv w:val="1"/>
      <w:marLeft w:val="0"/>
      <w:marRight w:val="0"/>
      <w:marTop w:val="0"/>
      <w:marBottom w:val="0"/>
      <w:divBdr>
        <w:top w:val="none" w:sz="0" w:space="0" w:color="auto"/>
        <w:left w:val="none" w:sz="0" w:space="0" w:color="auto"/>
        <w:bottom w:val="none" w:sz="0" w:space="0" w:color="auto"/>
        <w:right w:val="none" w:sz="0" w:space="0" w:color="auto"/>
      </w:divBdr>
    </w:div>
    <w:div w:id="1149248821">
      <w:bodyDiv w:val="1"/>
      <w:marLeft w:val="0"/>
      <w:marRight w:val="0"/>
      <w:marTop w:val="0"/>
      <w:marBottom w:val="0"/>
      <w:divBdr>
        <w:top w:val="none" w:sz="0" w:space="0" w:color="auto"/>
        <w:left w:val="none" w:sz="0" w:space="0" w:color="auto"/>
        <w:bottom w:val="none" w:sz="0" w:space="0" w:color="auto"/>
        <w:right w:val="none" w:sz="0" w:space="0" w:color="auto"/>
      </w:divBdr>
    </w:div>
    <w:div w:id="1151675276">
      <w:bodyDiv w:val="1"/>
      <w:marLeft w:val="0"/>
      <w:marRight w:val="0"/>
      <w:marTop w:val="0"/>
      <w:marBottom w:val="0"/>
      <w:divBdr>
        <w:top w:val="none" w:sz="0" w:space="0" w:color="auto"/>
        <w:left w:val="none" w:sz="0" w:space="0" w:color="auto"/>
        <w:bottom w:val="none" w:sz="0" w:space="0" w:color="auto"/>
        <w:right w:val="none" w:sz="0" w:space="0" w:color="auto"/>
      </w:divBdr>
    </w:div>
    <w:div w:id="1152865596">
      <w:bodyDiv w:val="1"/>
      <w:marLeft w:val="0"/>
      <w:marRight w:val="0"/>
      <w:marTop w:val="0"/>
      <w:marBottom w:val="0"/>
      <w:divBdr>
        <w:top w:val="none" w:sz="0" w:space="0" w:color="auto"/>
        <w:left w:val="none" w:sz="0" w:space="0" w:color="auto"/>
        <w:bottom w:val="none" w:sz="0" w:space="0" w:color="auto"/>
        <w:right w:val="none" w:sz="0" w:space="0" w:color="auto"/>
      </w:divBdr>
    </w:div>
    <w:div w:id="1154105198">
      <w:bodyDiv w:val="1"/>
      <w:marLeft w:val="0"/>
      <w:marRight w:val="0"/>
      <w:marTop w:val="0"/>
      <w:marBottom w:val="0"/>
      <w:divBdr>
        <w:top w:val="none" w:sz="0" w:space="0" w:color="auto"/>
        <w:left w:val="none" w:sz="0" w:space="0" w:color="auto"/>
        <w:bottom w:val="none" w:sz="0" w:space="0" w:color="auto"/>
        <w:right w:val="none" w:sz="0" w:space="0" w:color="auto"/>
      </w:divBdr>
    </w:div>
    <w:div w:id="1154175323">
      <w:bodyDiv w:val="1"/>
      <w:marLeft w:val="0"/>
      <w:marRight w:val="0"/>
      <w:marTop w:val="0"/>
      <w:marBottom w:val="0"/>
      <w:divBdr>
        <w:top w:val="none" w:sz="0" w:space="0" w:color="auto"/>
        <w:left w:val="none" w:sz="0" w:space="0" w:color="auto"/>
        <w:bottom w:val="none" w:sz="0" w:space="0" w:color="auto"/>
        <w:right w:val="none" w:sz="0" w:space="0" w:color="auto"/>
      </w:divBdr>
    </w:div>
    <w:div w:id="1155296051">
      <w:bodyDiv w:val="1"/>
      <w:marLeft w:val="0"/>
      <w:marRight w:val="0"/>
      <w:marTop w:val="0"/>
      <w:marBottom w:val="0"/>
      <w:divBdr>
        <w:top w:val="none" w:sz="0" w:space="0" w:color="auto"/>
        <w:left w:val="none" w:sz="0" w:space="0" w:color="auto"/>
        <w:bottom w:val="none" w:sz="0" w:space="0" w:color="auto"/>
        <w:right w:val="none" w:sz="0" w:space="0" w:color="auto"/>
      </w:divBdr>
    </w:div>
    <w:div w:id="1155681395">
      <w:bodyDiv w:val="1"/>
      <w:marLeft w:val="0"/>
      <w:marRight w:val="0"/>
      <w:marTop w:val="0"/>
      <w:marBottom w:val="0"/>
      <w:divBdr>
        <w:top w:val="none" w:sz="0" w:space="0" w:color="auto"/>
        <w:left w:val="none" w:sz="0" w:space="0" w:color="auto"/>
        <w:bottom w:val="none" w:sz="0" w:space="0" w:color="auto"/>
        <w:right w:val="none" w:sz="0" w:space="0" w:color="auto"/>
      </w:divBdr>
    </w:div>
    <w:div w:id="1156068508">
      <w:bodyDiv w:val="1"/>
      <w:marLeft w:val="0"/>
      <w:marRight w:val="0"/>
      <w:marTop w:val="0"/>
      <w:marBottom w:val="0"/>
      <w:divBdr>
        <w:top w:val="none" w:sz="0" w:space="0" w:color="auto"/>
        <w:left w:val="none" w:sz="0" w:space="0" w:color="auto"/>
        <w:bottom w:val="none" w:sz="0" w:space="0" w:color="auto"/>
        <w:right w:val="none" w:sz="0" w:space="0" w:color="auto"/>
      </w:divBdr>
    </w:div>
    <w:div w:id="1156533907">
      <w:bodyDiv w:val="1"/>
      <w:marLeft w:val="0"/>
      <w:marRight w:val="0"/>
      <w:marTop w:val="0"/>
      <w:marBottom w:val="0"/>
      <w:divBdr>
        <w:top w:val="none" w:sz="0" w:space="0" w:color="auto"/>
        <w:left w:val="none" w:sz="0" w:space="0" w:color="auto"/>
        <w:bottom w:val="none" w:sz="0" w:space="0" w:color="auto"/>
        <w:right w:val="none" w:sz="0" w:space="0" w:color="auto"/>
      </w:divBdr>
    </w:div>
    <w:div w:id="1158770767">
      <w:bodyDiv w:val="1"/>
      <w:marLeft w:val="0"/>
      <w:marRight w:val="0"/>
      <w:marTop w:val="0"/>
      <w:marBottom w:val="0"/>
      <w:divBdr>
        <w:top w:val="none" w:sz="0" w:space="0" w:color="auto"/>
        <w:left w:val="none" w:sz="0" w:space="0" w:color="auto"/>
        <w:bottom w:val="none" w:sz="0" w:space="0" w:color="auto"/>
        <w:right w:val="none" w:sz="0" w:space="0" w:color="auto"/>
      </w:divBdr>
    </w:div>
    <w:div w:id="1161502132">
      <w:bodyDiv w:val="1"/>
      <w:marLeft w:val="0"/>
      <w:marRight w:val="0"/>
      <w:marTop w:val="0"/>
      <w:marBottom w:val="0"/>
      <w:divBdr>
        <w:top w:val="none" w:sz="0" w:space="0" w:color="auto"/>
        <w:left w:val="none" w:sz="0" w:space="0" w:color="auto"/>
        <w:bottom w:val="none" w:sz="0" w:space="0" w:color="auto"/>
        <w:right w:val="none" w:sz="0" w:space="0" w:color="auto"/>
      </w:divBdr>
    </w:div>
    <w:div w:id="1161778060">
      <w:bodyDiv w:val="1"/>
      <w:marLeft w:val="0"/>
      <w:marRight w:val="0"/>
      <w:marTop w:val="0"/>
      <w:marBottom w:val="0"/>
      <w:divBdr>
        <w:top w:val="none" w:sz="0" w:space="0" w:color="auto"/>
        <w:left w:val="none" w:sz="0" w:space="0" w:color="auto"/>
        <w:bottom w:val="none" w:sz="0" w:space="0" w:color="auto"/>
        <w:right w:val="none" w:sz="0" w:space="0" w:color="auto"/>
      </w:divBdr>
    </w:div>
    <w:div w:id="1162231785">
      <w:bodyDiv w:val="1"/>
      <w:marLeft w:val="0"/>
      <w:marRight w:val="0"/>
      <w:marTop w:val="0"/>
      <w:marBottom w:val="0"/>
      <w:divBdr>
        <w:top w:val="none" w:sz="0" w:space="0" w:color="auto"/>
        <w:left w:val="none" w:sz="0" w:space="0" w:color="auto"/>
        <w:bottom w:val="none" w:sz="0" w:space="0" w:color="auto"/>
        <w:right w:val="none" w:sz="0" w:space="0" w:color="auto"/>
      </w:divBdr>
    </w:div>
    <w:div w:id="1163200984">
      <w:bodyDiv w:val="1"/>
      <w:marLeft w:val="0"/>
      <w:marRight w:val="0"/>
      <w:marTop w:val="0"/>
      <w:marBottom w:val="0"/>
      <w:divBdr>
        <w:top w:val="none" w:sz="0" w:space="0" w:color="auto"/>
        <w:left w:val="none" w:sz="0" w:space="0" w:color="auto"/>
        <w:bottom w:val="none" w:sz="0" w:space="0" w:color="auto"/>
        <w:right w:val="none" w:sz="0" w:space="0" w:color="auto"/>
      </w:divBdr>
    </w:div>
    <w:div w:id="1164129040">
      <w:bodyDiv w:val="1"/>
      <w:marLeft w:val="0"/>
      <w:marRight w:val="0"/>
      <w:marTop w:val="0"/>
      <w:marBottom w:val="0"/>
      <w:divBdr>
        <w:top w:val="none" w:sz="0" w:space="0" w:color="auto"/>
        <w:left w:val="none" w:sz="0" w:space="0" w:color="auto"/>
        <w:bottom w:val="none" w:sz="0" w:space="0" w:color="auto"/>
        <w:right w:val="none" w:sz="0" w:space="0" w:color="auto"/>
      </w:divBdr>
    </w:div>
    <w:div w:id="1164666225">
      <w:bodyDiv w:val="1"/>
      <w:marLeft w:val="0"/>
      <w:marRight w:val="0"/>
      <w:marTop w:val="0"/>
      <w:marBottom w:val="0"/>
      <w:divBdr>
        <w:top w:val="none" w:sz="0" w:space="0" w:color="auto"/>
        <w:left w:val="none" w:sz="0" w:space="0" w:color="auto"/>
        <w:bottom w:val="none" w:sz="0" w:space="0" w:color="auto"/>
        <w:right w:val="none" w:sz="0" w:space="0" w:color="auto"/>
      </w:divBdr>
    </w:div>
    <w:div w:id="1164785120">
      <w:bodyDiv w:val="1"/>
      <w:marLeft w:val="0"/>
      <w:marRight w:val="0"/>
      <w:marTop w:val="0"/>
      <w:marBottom w:val="0"/>
      <w:divBdr>
        <w:top w:val="none" w:sz="0" w:space="0" w:color="auto"/>
        <w:left w:val="none" w:sz="0" w:space="0" w:color="auto"/>
        <w:bottom w:val="none" w:sz="0" w:space="0" w:color="auto"/>
        <w:right w:val="none" w:sz="0" w:space="0" w:color="auto"/>
      </w:divBdr>
    </w:div>
    <w:div w:id="1167210175">
      <w:bodyDiv w:val="1"/>
      <w:marLeft w:val="0"/>
      <w:marRight w:val="0"/>
      <w:marTop w:val="0"/>
      <w:marBottom w:val="0"/>
      <w:divBdr>
        <w:top w:val="none" w:sz="0" w:space="0" w:color="auto"/>
        <w:left w:val="none" w:sz="0" w:space="0" w:color="auto"/>
        <w:bottom w:val="none" w:sz="0" w:space="0" w:color="auto"/>
        <w:right w:val="none" w:sz="0" w:space="0" w:color="auto"/>
      </w:divBdr>
    </w:div>
    <w:div w:id="1167285156">
      <w:bodyDiv w:val="1"/>
      <w:marLeft w:val="0"/>
      <w:marRight w:val="0"/>
      <w:marTop w:val="0"/>
      <w:marBottom w:val="0"/>
      <w:divBdr>
        <w:top w:val="none" w:sz="0" w:space="0" w:color="auto"/>
        <w:left w:val="none" w:sz="0" w:space="0" w:color="auto"/>
        <w:bottom w:val="none" w:sz="0" w:space="0" w:color="auto"/>
        <w:right w:val="none" w:sz="0" w:space="0" w:color="auto"/>
      </w:divBdr>
    </w:div>
    <w:div w:id="1167742681">
      <w:bodyDiv w:val="1"/>
      <w:marLeft w:val="0"/>
      <w:marRight w:val="0"/>
      <w:marTop w:val="0"/>
      <w:marBottom w:val="0"/>
      <w:divBdr>
        <w:top w:val="none" w:sz="0" w:space="0" w:color="auto"/>
        <w:left w:val="none" w:sz="0" w:space="0" w:color="auto"/>
        <w:bottom w:val="none" w:sz="0" w:space="0" w:color="auto"/>
        <w:right w:val="none" w:sz="0" w:space="0" w:color="auto"/>
      </w:divBdr>
    </w:div>
    <w:div w:id="1168835123">
      <w:bodyDiv w:val="1"/>
      <w:marLeft w:val="0"/>
      <w:marRight w:val="0"/>
      <w:marTop w:val="0"/>
      <w:marBottom w:val="0"/>
      <w:divBdr>
        <w:top w:val="none" w:sz="0" w:space="0" w:color="auto"/>
        <w:left w:val="none" w:sz="0" w:space="0" w:color="auto"/>
        <w:bottom w:val="none" w:sz="0" w:space="0" w:color="auto"/>
        <w:right w:val="none" w:sz="0" w:space="0" w:color="auto"/>
      </w:divBdr>
    </w:div>
    <w:div w:id="1169097475">
      <w:bodyDiv w:val="1"/>
      <w:marLeft w:val="0"/>
      <w:marRight w:val="0"/>
      <w:marTop w:val="0"/>
      <w:marBottom w:val="0"/>
      <w:divBdr>
        <w:top w:val="none" w:sz="0" w:space="0" w:color="auto"/>
        <w:left w:val="none" w:sz="0" w:space="0" w:color="auto"/>
        <w:bottom w:val="none" w:sz="0" w:space="0" w:color="auto"/>
        <w:right w:val="none" w:sz="0" w:space="0" w:color="auto"/>
      </w:divBdr>
    </w:div>
    <w:div w:id="1169325260">
      <w:bodyDiv w:val="1"/>
      <w:marLeft w:val="0"/>
      <w:marRight w:val="0"/>
      <w:marTop w:val="0"/>
      <w:marBottom w:val="0"/>
      <w:divBdr>
        <w:top w:val="none" w:sz="0" w:space="0" w:color="auto"/>
        <w:left w:val="none" w:sz="0" w:space="0" w:color="auto"/>
        <w:bottom w:val="none" w:sz="0" w:space="0" w:color="auto"/>
        <w:right w:val="none" w:sz="0" w:space="0" w:color="auto"/>
      </w:divBdr>
    </w:div>
    <w:div w:id="1171214865">
      <w:bodyDiv w:val="1"/>
      <w:marLeft w:val="0"/>
      <w:marRight w:val="0"/>
      <w:marTop w:val="0"/>
      <w:marBottom w:val="0"/>
      <w:divBdr>
        <w:top w:val="none" w:sz="0" w:space="0" w:color="auto"/>
        <w:left w:val="none" w:sz="0" w:space="0" w:color="auto"/>
        <w:bottom w:val="none" w:sz="0" w:space="0" w:color="auto"/>
        <w:right w:val="none" w:sz="0" w:space="0" w:color="auto"/>
      </w:divBdr>
    </w:div>
    <w:div w:id="1171263003">
      <w:bodyDiv w:val="1"/>
      <w:marLeft w:val="0"/>
      <w:marRight w:val="0"/>
      <w:marTop w:val="0"/>
      <w:marBottom w:val="0"/>
      <w:divBdr>
        <w:top w:val="none" w:sz="0" w:space="0" w:color="auto"/>
        <w:left w:val="none" w:sz="0" w:space="0" w:color="auto"/>
        <w:bottom w:val="none" w:sz="0" w:space="0" w:color="auto"/>
        <w:right w:val="none" w:sz="0" w:space="0" w:color="auto"/>
      </w:divBdr>
    </w:div>
    <w:div w:id="1171674981">
      <w:bodyDiv w:val="1"/>
      <w:marLeft w:val="0"/>
      <w:marRight w:val="0"/>
      <w:marTop w:val="0"/>
      <w:marBottom w:val="0"/>
      <w:divBdr>
        <w:top w:val="none" w:sz="0" w:space="0" w:color="auto"/>
        <w:left w:val="none" w:sz="0" w:space="0" w:color="auto"/>
        <w:bottom w:val="none" w:sz="0" w:space="0" w:color="auto"/>
        <w:right w:val="none" w:sz="0" w:space="0" w:color="auto"/>
      </w:divBdr>
    </w:div>
    <w:div w:id="1171985305">
      <w:bodyDiv w:val="1"/>
      <w:marLeft w:val="0"/>
      <w:marRight w:val="0"/>
      <w:marTop w:val="0"/>
      <w:marBottom w:val="0"/>
      <w:divBdr>
        <w:top w:val="none" w:sz="0" w:space="0" w:color="auto"/>
        <w:left w:val="none" w:sz="0" w:space="0" w:color="auto"/>
        <w:bottom w:val="none" w:sz="0" w:space="0" w:color="auto"/>
        <w:right w:val="none" w:sz="0" w:space="0" w:color="auto"/>
      </w:divBdr>
    </w:div>
    <w:div w:id="1172378903">
      <w:bodyDiv w:val="1"/>
      <w:marLeft w:val="0"/>
      <w:marRight w:val="0"/>
      <w:marTop w:val="0"/>
      <w:marBottom w:val="0"/>
      <w:divBdr>
        <w:top w:val="none" w:sz="0" w:space="0" w:color="auto"/>
        <w:left w:val="none" w:sz="0" w:space="0" w:color="auto"/>
        <w:bottom w:val="none" w:sz="0" w:space="0" w:color="auto"/>
        <w:right w:val="none" w:sz="0" w:space="0" w:color="auto"/>
      </w:divBdr>
    </w:div>
    <w:div w:id="1173299637">
      <w:bodyDiv w:val="1"/>
      <w:marLeft w:val="0"/>
      <w:marRight w:val="0"/>
      <w:marTop w:val="0"/>
      <w:marBottom w:val="0"/>
      <w:divBdr>
        <w:top w:val="none" w:sz="0" w:space="0" w:color="auto"/>
        <w:left w:val="none" w:sz="0" w:space="0" w:color="auto"/>
        <w:bottom w:val="none" w:sz="0" w:space="0" w:color="auto"/>
        <w:right w:val="none" w:sz="0" w:space="0" w:color="auto"/>
      </w:divBdr>
    </w:div>
    <w:div w:id="1173715426">
      <w:bodyDiv w:val="1"/>
      <w:marLeft w:val="0"/>
      <w:marRight w:val="0"/>
      <w:marTop w:val="0"/>
      <w:marBottom w:val="0"/>
      <w:divBdr>
        <w:top w:val="none" w:sz="0" w:space="0" w:color="auto"/>
        <w:left w:val="none" w:sz="0" w:space="0" w:color="auto"/>
        <w:bottom w:val="none" w:sz="0" w:space="0" w:color="auto"/>
        <w:right w:val="none" w:sz="0" w:space="0" w:color="auto"/>
      </w:divBdr>
    </w:div>
    <w:div w:id="1173910885">
      <w:bodyDiv w:val="1"/>
      <w:marLeft w:val="0"/>
      <w:marRight w:val="0"/>
      <w:marTop w:val="0"/>
      <w:marBottom w:val="0"/>
      <w:divBdr>
        <w:top w:val="none" w:sz="0" w:space="0" w:color="auto"/>
        <w:left w:val="none" w:sz="0" w:space="0" w:color="auto"/>
        <w:bottom w:val="none" w:sz="0" w:space="0" w:color="auto"/>
        <w:right w:val="none" w:sz="0" w:space="0" w:color="auto"/>
      </w:divBdr>
    </w:div>
    <w:div w:id="1175538007">
      <w:bodyDiv w:val="1"/>
      <w:marLeft w:val="0"/>
      <w:marRight w:val="0"/>
      <w:marTop w:val="0"/>
      <w:marBottom w:val="0"/>
      <w:divBdr>
        <w:top w:val="none" w:sz="0" w:space="0" w:color="auto"/>
        <w:left w:val="none" w:sz="0" w:space="0" w:color="auto"/>
        <w:bottom w:val="none" w:sz="0" w:space="0" w:color="auto"/>
        <w:right w:val="none" w:sz="0" w:space="0" w:color="auto"/>
      </w:divBdr>
    </w:div>
    <w:div w:id="1177425884">
      <w:bodyDiv w:val="1"/>
      <w:marLeft w:val="0"/>
      <w:marRight w:val="0"/>
      <w:marTop w:val="0"/>
      <w:marBottom w:val="0"/>
      <w:divBdr>
        <w:top w:val="none" w:sz="0" w:space="0" w:color="auto"/>
        <w:left w:val="none" w:sz="0" w:space="0" w:color="auto"/>
        <w:bottom w:val="none" w:sz="0" w:space="0" w:color="auto"/>
        <w:right w:val="none" w:sz="0" w:space="0" w:color="auto"/>
      </w:divBdr>
    </w:div>
    <w:div w:id="1180506737">
      <w:bodyDiv w:val="1"/>
      <w:marLeft w:val="0"/>
      <w:marRight w:val="0"/>
      <w:marTop w:val="0"/>
      <w:marBottom w:val="0"/>
      <w:divBdr>
        <w:top w:val="none" w:sz="0" w:space="0" w:color="auto"/>
        <w:left w:val="none" w:sz="0" w:space="0" w:color="auto"/>
        <w:bottom w:val="none" w:sz="0" w:space="0" w:color="auto"/>
        <w:right w:val="none" w:sz="0" w:space="0" w:color="auto"/>
      </w:divBdr>
    </w:div>
    <w:div w:id="1180658670">
      <w:bodyDiv w:val="1"/>
      <w:marLeft w:val="0"/>
      <w:marRight w:val="0"/>
      <w:marTop w:val="0"/>
      <w:marBottom w:val="0"/>
      <w:divBdr>
        <w:top w:val="none" w:sz="0" w:space="0" w:color="auto"/>
        <w:left w:val="none" w:sz="0" w:space="0" w:color="auto"/>
        <w:bottom w:val="none" w:sz="0" w:space="0" w:color="auto"/>
        <w:right w:val="none" w:sz="0" w:space="0" w:color="auto"/>
      </w:divBdr>
    </w:div>
    <w:div w:id="1180781594">
      <w:bodyDiv w:val="1"/>
      <w:marLeft w:val="0"/>
      <w:marRight w:val="0"/>
      <w:marTop w:val="0"/>
      <w:marBottom w:val="0"/>
      <w:divBdr>
        <w:top w:val="none" w:sz="0" w:space="0" w:color="auto"/>
        <w:left w:val="none" w:sz="0" w:space="0" w:color="auto"/>
        <w:bottom w:val="none" w:sz="0" w:space="0" w:color="auto"/>
        <w:right w:val="none" w:sz="0" w:space="0" w:color="auto"/>
      </w:divBdr>
    </w:div>
    <w:div w:id="1182207694">
      <w:bodyDiv w:val="1"/>
      <w:marLeft w:val="0"/>
      <w:marRight w:val="0"/>
      <w:marTop w:val="0"/>
      <w:marBottom w:val="0"/>
      <w:divBdr>
        <w:top w:val="none" w:sz="0" w:space="0" w:color="auto"/>
        <w:left w:val="none" w:sz="0" w:space="0" w:color="auto"/>
        <w:bottom w:val="none" w:sz="0" w:space="0" w:color="auto"/>
        <w:right w:val="none" w:sz="0" w:space="0" w:color="auto"/>
      </w:divBdr>
    </w:div>
    <w:div w:id="1182862442">
      <w:bodyDiv w:val="1"/>
      <w:marLeft w:val="0"/>
      <w:marRight w:val="0"/>
      <w:marTop w:val="0"/>
      <w:marBottom w:val="0"/>
      <w:divBdr>
        <w:top w:val="none" w:sz="0" w:space="0" w:color="auto"/>
        <w:left w:val="none" w:sz="0" w:space="0" w:color="auto"/>
        <w:bottom w:val="none" w:sz="0" w:space="0" w:color="auto"/>
        <w:right w:val="none" w:sz="0" w:space="0" w:color="auto"/>
      </w:divBdr>
    </w:div>
    <w:div w:id="1183127445">
      <w:bodyDiv w:val="1"/>
      <w:marLeft w:val="0"/>
      <w:marRight w:val="0"/>
      <w:marTop w:val="0"/>
      <w:marBottom w:val="0"/>
      <w:divBdr>
        <w:top w:val="none" w:sz="0" w:space="0" w:color="auto"/>
        <w:left w:val="none" w:sz="0" w:space="0" w:color="auto"/>
        <w:bottom w:val="none" w:sz="0" w:space="0" w:color="auto"/>
        <w:right w:val="none" w:sz="0" w:space="0" w:color="auto"/>
      </w:divBdr>
    </w:div>
    <w:div w:id="1184243945">
      <w:bodyDiv w:val="1"/>
      <w:marLeft w:val="0"/>
      <w:marRight w:val="0"/>
      <w:marTop w:val="0"/>
      <w:marBottom w:val="0"/>
      <w:divBdr>
        <w:top w:val="none" w:sz="0" w:space="0" w:color="auto"/>
        <w:left w:val="none" w:sz="0" w:space="0" w:color="auto"/>
        <w:bottom w:val="none" w:sz="0" w:space="0" w:color="auto"/>
        <w:right w:val="none" w:sz="0" w:space="0" w:color="auto"/>
      </w:divBdr>
    </w:div>
    <w:div w:id="1184247440">
      <w:bodyDiv w:val="1"/>
      <w:marLeft w:val="0"/>
      <w:marRight w:val="0"/>
      <w:marTop w:val="0"/>
      <w:marBottom w:val="0"/>
      <w:divBdr>
        <w:top w:val="none" w:sz="0" w:space="0" w:color="auto"/>
        <w:left w:val="none" w:sz="0" w:space="0" w:color="auto"/>
        <w:bottom w:val="none" w:sz="0" w:space="0" w:color="auto"/>
        <w:right w:val="none" w:sz="0" w:space="0" w:color="auto"/>
      </w:divBdr>
    </w:div>
    <w:div w:id="1184706570">
      <w:bodyDiv w:val="1"/>
      <w:marLeft w:val="0"/>
      <w:marRight w:val="0"/>
      <w:marTop w:val="0"/>
      <w:marBottom w:val="0"/>
      <w:divBdr>
        <w:top w:val="none" w:sz="0" w:space="0" w:color="auto"/>
        <w:left w:val="none" w:sz="0" w:space="0" w:color="auto"/>
        <w:bottom w:val="none" w:sz="0" w:space="0" w:color="auto"/>
        <w:right w:val="none" w:sz="0" w:space="0" w:color="auto"/>
      </w:divBdr>
    </w:div>
    <w:div w:id="1184900408">
      <w:bodyDiv w:val="1"/>
      <w:marLeft w:val="0"/>
      <w:marRight w:val="0"/>
      <w:marTop w:val="0"/>
      <w:marBottom w:val="0"/>
      <w:divBdr>
        <w:top w:val="none" w:sz="0" w:space="0" w:color="auto"/>
        <w:left w:val="none" w:sz="0" w:space="0" w:color="auto"/>
        <w:bottom w:val="none" w:sz="0" w:space="0" w:color="auto"/>
        <w:right w:val="none" w:sz="0" w:space="0" w:color="auto"/>
      </w:divBdr>
    </w:div>
    <w:div w:id="1185288407">
      <w:bodyDiv w:val="1"/>
      <w:marLeft w:val="0"/>
      <w:marRight w:val="0"/>
      <w:marTop w:val="0"/>
      <w:marBottom w:val="0"/>
      <w:divBdr>
        <w:top w:val="none" w:sz="0" w:space="0" w:color="auto"/>
        <w:left w:val="none" w:sz="0" w:space="0" w:color="auto"/>
        <w:bottom w:val="none" w:sz="0" w:space="0" w:color="auto"/>
        <w:right w:val="none" w:sz="0" w:space="0" w:color="auto"/>
      </w:divBdr>
    </w:div>
    <w:div w:id="1186099471">
      <w:bodyDiv w:val="1"/>
      <w:marLeft w:val="0"/>
      <w:marRight w:val="0"/>
      <w:marTop w:val="0"/>
      <w:marBottom w:val="0"/>
      <w:divBdr>
        <w:top w:val="none" w:sz="0" w:space="0" w:color="auto"/>
        <w:left w:val="none" w:sz="0" w:space="0" w:color="auto"/>
        <w:bottom w:val="none" w:sz="0" w:space="0" w:color="auto"/>
        <w:right w:val="none" w:sz="0" w:space="0" w:color="auto"/>
      </w:divBdr>
    </w:div>
    <w:div w:id="1186989528">
      <w:bodyDiv w:val="1"/>
      <w:marLeft w:val="0"/>
      <w:marRight w:val="0"/>
      <w:marTop w:val="0"/>
      <w:marBottom w:val="0"/>
      <w:divBdr>
        <w:top w:val="none" w:sz="0" w:space="0" w:color="auto"/>
        <w:left w:val="none" w:sz="0" w:space="0" w:color="auto"/>
        <w:bottom w:val="none" w:sz="0" w:space="0" w:color="auto"/>
        <w:right w:val="none" w:sz="0" w:space="0" w:color="auto"/>
      </w:divBdr>
    </w:div>
    <w:div w:id="1188327521">
      <w:bodyDiv w:val="1"/>
      <w:marLeft w:val="0"/>
      <w:marRight w:val="0"/>
      <w:marTop w:val="0"/>
      <w:marBottom w:val="0"/>
      <w:divBdr>
        <w:top w:val="none" w:sz="0" w:space="0" w:color="auto"/>
        <w:left w:val="none" w:sz="0" w:space="0" w:color="auto"/>
        <w:bottom w:val="none" w:sz="0" w:space="0" w:color="auto"/>
        <w:right w:val="none" w:sz="0" w:space="0" w:color="auto"/>
      </w:divBdr>
    </w:div>
    <w:div w:id="1188641789">
      <w:bodyDiv w:val="1"/>
      <w:marLeft w:val="0"/>
      <w:marRight w:val="0"/>
      <w:marTop w:val="0"/>
      <w:marBottom w:val="0"/>
      <w:divBdr>
        <w:top w:val="none" w:sz="0" w:space="0" w:color="auto"/>
        <w:left w:val="none" w:sz="0" w:space="0" w:color="auto"/>
        <w:bottom w:val="none" w:sz="0" w:space="0" w:color="auto"/>
        <w:right w:val="none" w:sz="0" w:space="0" w:color="auto"/>
      </w:divBdr>
    </w:div>
    <w:div w:id="1188644494">
      <w:bodyDiv w:val="1"/>
      <w:marLeft w:val="0"/>
      <w:marRight w:val="0"/>
      <w:marTop w:val="0"/>
      <w:marBottom w:val="0"/>
      <w:divBdr>
        <w:top w:val="none" w:sz="0" w:space="0" w:color="auto"/>
        <w:left w:val="none" w:sz="0" w:space="0" w:color="auto"/>
        <w:bottom w:val="none" w:sz="0" w:space="0" w:color="auto"/>
        <w:right w:val="none" w:sz="0" w:space="0" w:color="auto"/>
      </w:divBdr>
    </w:div>
    <w:div w:id="1189179457">
      <w:bodyDiv w:val="1"/>
      <w:marLeft w:val="0"/>
      <w:marRight w:val="0"/>
      <w:marTop w:val="0"/>
      <w:marBottom w:val="0"/>
      <w:divBdr>
        <w:top w:val="none" w:sz="0" w:space="0" w:color="auto"/>
        <w:left w:val="none" w:sz="0" w:space="0" w:color="auto"/>
        <w:bottom w:val="none" w:sz="0" w:space="0" w:color="auto"/>
        <w:right w:val="none" w:sz="0" w:space="0" w:color="auto"/>
      </w:divBdr>
    </w:div>
    <w:div w:id="1191381662">
      <w:bodyDiv w:val="1"/>
      <w:marLeft w:val="0"/>
      <w:marRight w:val="0"/>
      <w:marTop w:val="0"/>
      <w:marBottom w:val="0"/>
      <w:divBdr>
        <w:top w:val="none" w:sz="0" w:space="0" w:color="auto"/>
        <w:left w:val="none" w:sz="0" w:space="0" w:color="auto"/>
        <w:bottom w:val="none" w:sz="0" w:space="0" w:color="auto"/>
        <w:right w:val="none" w:sz="0" w:space="0" w:color="auto"/>
      </w:divBdr>
    </w:div>
    <w:div w:id="1192260526">
      <w:bodyDiv w:val="1"/>
      <w:marLeft w:val="0"/>
      <w:marRight w:val="0"/>
      <w:marTop w:val="0"/>
      <w:marBottom w:val="0"/>
      <w:divBdr>
        <w:top w:val="none" w:sz="0" w:space="0" w:color="auto"/>
        <w:left w:val="none" w:sz="0" w:space="0" w:color="auto"/>
        <w:bottom w:val="none" w:sz="0" w:space="0" w:color="auto"/>
        <w:right w:val="none" w:sz="0" w:space="0" w:color="auto"/>
      </w:divBdr>
    </w:div>
    <w:div w:id="1193804333">
      <w:bodyDiv w:val="1"/>
      <w:marLeft w:val="0"/>
      <w:marRight w:val="0"/>
      <w:marTop w:val="0"/>
      <w:marBottom w:val="0"/>
      <w:divBdr>
        <w:top w:val="none" w:sz="0" w:space="0" w:color="auto"/>
        <w:left w:val="none" w:sz="0" w:space="0" w:color="auto"/>
        <w:bottom w:val="none" w:sz="0" w:space="0" w:color="auto"/>
        <w:right w:val="none" w:sz="0" w:space="0" w:color="auto"/>
      </w:divBdr>
    </w:div>
    <w:div w:id="1194490442">
      <w:bodyDiv w:val="1"/>
      <w:marLeft w:val="0"/>
      <w:marRight w:val="0"/>
      <w:marTop w:val="0"/>
      <w:marBottom w:val="0"/>
      <w:divBdr>
        <w:top w:val="none" w:sz="0" w:space="0" w:color="auto"/>
        <w:left w:val="none" w:sz="0" w:space="0" w:color="auto"/>
        <w:bottom w:val="none" w:sz="0" w:space="0" w:color="auto"/>
        <w:right w:val="none" w:sz="0" w:space="0" w:color="auto"/>
      </w:divBdr>
    </w:div>
    <w:div w:id="1194921625">
      <w:bodyDiv w:val="1"/>
      <w:marLeft w:val="0"/>
      <w:marRight w:val="0"/>
      <w:marTop w:val="0"/>
      <w:marBottom w:val="0"/>
      <w:divBdr>
        <w:top w:val="none" w:sz="0" w:space="0" w:color="auto"/>
        <w:left w:val="none" w:sz="0" w:space="0" w:color="auto"/>
        <w:bottom w:val="none" w:sz="0" w:space="0" w:color="auto"/>
        <w:right w:val="none" w:sz="0" w:space="0" w:color="auto"/>
      </w:divBdr>
    </w:div>
    <w:div w:id="1195927508">
      <w:bodyDiv w:val="1"/>
      <w:marLeft w:val="0"/>
      <w:marRight w:val="0"/>
      <w:marTop w:val="0"/>
      <w:marBottom w:val="0"/>
      <w:divBdr>
        <w:top w:val="none" w:sz="0" w:space="0" w:color="auto"/>
        <w:left w:val="none" w:sz="0" w:space="0" w:color="auto"/>
        <w:bottom w:val="none" w:sz="0" w:space="0" w:color="auto"/>
        <w:right w:val="none" w:sz="0" w:space="0" w:color="auto"/>
      </w:divBdr>
    </w:div>
    <w:div w:id="1197045625">
      <w:bodyDiv w:val="1"/>
      <w:marLeft w:val="0"/>
      <w:marRight w:val="0"/>
      <w:marTop w:val="0"/>
      <w:marBottom w:val="0"/>
      <w:divBdr>
        <w:top w:val="none" w:sz="0" w:space="0" w:color="auto"/>
        <w:left w:val="none" w:sz="0" w:space="0" w:color="auto"/>
        <w:bottom w:val="none" w:sz="0" w:space="0" w:color="auto"/>
        <w:right w:val="none" w:sz="0" w:space="0" w:color="auto"/>
      </w:divBdr>
    </w:div>
    <w:div w:id="1197893393">
      <w:bodyDiv w:val="1"/>
      <w:marLeft w:val="0"/>
      <w:marRight w:val="0"/>
      <w:marTop w:val="0"/>
      <w:marBottom w:val="0"/>
      <w:divBdr>
        <w:top w:val="none" w:sz="0" w:space="0" w:color="auto"/>
        <w:left w:val="none" w:sz="0" w:space="0" w:color="auto"/>
        <w:bottom w:val="none" w:sz="0" w:space="0" w:color="auto"/>
        <w:right w:val="none" w:sz="0" w:space="0" w:color="auto"/>
      </w:divBdr>
    </w:div>
    <w:div w:id="1198003678">
      <w:bodyDiv w:val="1"/>
      <w:marLeft w:val="0"/>
      <w:marRight w:val="0"/>
      <w:marTop w:val="0"/>
      <w:marBottom w:val="0"/>
      <w:divBdr>
        <w:top w:val="none" w:sz="0" w:space="0" w:color="auto"/>
        <w:left w:val="none" w:sz="0" w:space="0" w:color="auto"/>
        <w:bottom w:val="none" w:sz="0" w:space="0" w:color="auto"/>
        <w:right w:val="none" w:sz="0" w:space="0" w:color="auto"/>
      </w:divBdr>
    </w:div>
    <w:div w:id="1198202967">
      <w:bodyDiv w:val="1"/>
      <w:marLeft w:val="0"/>
      <w:marRight w:val="0"/>
      <w:marTop w:val="0"/>
      <w:marBottom w:val="0"/>
      <w:divBdr>
        <w:top w:val="none" w:sz="0" w:space="0" w:color="auto"/>
        <w:left w:val="none" w:sz="0" w:space="0" w:color="auto"/>
        <w:bottom w:val="none" w:sz="0" w:space="0" w:color="auto"/>
        <w:right w:val="none" w:sz="0" w:space="0" w:color="auto"/>
      </w:divBdr>
    </w:div>
    <w:div w:id="1198423117">
      <w:bodyDiv w:val="1"/>
      <w:marLeft w:val="0"/>
      <w:marRight w:val="0"/>
      <w:marTop w:val="0"/>
      <w:marBottom w:val="0"/>
      <w:divBdr>
        <w:top w:val="none" w:sz="0" w:space="0" w:color="auto"/>
        <w:left w:val="none" w:sz="0" w:space="0" w:color="auto"/>
        <w:bottom w:val="none" w:sz="0" w:space="0" w:color="auto"/>
        <w:right w:val="none" w:sz="0" w:space="0" w:color="auto"/>
      </w:divBdr>
    </w:div>
    <w:div w:id="1198663058">
      <w:bodyDiv w:val="1"/>
      <w:marLeft w:val="0"/>
      <w:marRight w:val="0"/>
      <w:marTop w:val="0"/>
      <w:marBottom w:val="0"/>
      <w:divBdr>
        <w:top w:val="none" w:sz="0" w:space="0" w:color="auto"/>
        <w:left w:val="none" w:sz="0" w:space="0" w:color="auto"/>
        <w:bottom w:val="none" w:sz="0" w:space="0" w:color="auto"/>
        <w:right w:val="none" w:sz="0" w:space="0" w:color="auto"/>
      </w:divBdr>
    </w:div>
    <w:div w:id="1199321162">
      <w:bodyDiv w:val="1"/>
      <w:marLeft w:val="0"/>
      <w:marRight w:val="0"/>
      <w:marTop w:val="0"/>
      <w:marBottom w:val="0"/>
      <w:divBdr>
        <w:top w:val="none" w:sz="0" w:space="0" w:color="auto"/>
        <w:left w:val="none" w:sz="0" w:space="0" w:color="auto"/>
        <w:bottom w:val="none" w:sz="0" w:space="0" w:color="auto"/>
        <w:right w:val="none" w:sz="0" w:space="0" w:color="auto"/>
      </w:divBdr>
    </w:div>
    <w:div w:id="1199971796">
      <w:bodyDiv w:val="1"/>
      <w:marLeft w:val="0"/>
      <w:marRight w:val="0"/>
      <w:marTop w:val="0"/>
      <w:marBottom w:val="0"/>
      <w:divBdr>
        <w:top w:val="none" w:sz="0" w:space="0" w:color="auto"/>
        <w:left w:val="none" w:sz="0" w:space="0" w:color="auto"/>
        <w:bottom w:val="none" w:sz="0" w:space="0" w:color="auto"/>
        <w:right w:val="none" w:sz="0" w:space="0" w:color="auto"/>
      </w:divBdr>
    </w:div>
    <w:div w:id="1200585595">
      <w:bodyDiv w:val="1"/>
      <w:marLeft w:val="0"/>
      <w:marRight w:val="0"/>
      <w:marTop w:val="0"/>
      <w:marBottom w:val="0"/>
      <w:divBdr>
        <w:top w:val="none" w:sz="0" w:space="0" w:color="auto"/>
        <w:left w:val="none" w:sz="0" w:space="0" w:color="auto"/>
        <w:bottom w:val="none" w:sz="0" w:space="0" w:color="auto"/>
        <w:right w:val="none" w:sz="0" w:space="0" w:color="auto"/>
      </w:divBdr>
    </w:div>
    <w:div w:id="1200632748">
      <w:bodyDiv w:val="1"/>
      <w:marLeft w:val="0"/>
      <w:marRight w:val="0"/>
      <w:marTop w:val="0"/>
      <w:marBottom w:val="0"/>
      <w:divBdr>
        <w:top w:val="none" w:sz="0" w:space="0" w:color="auto"/>
        <w:left w:val="none" w:sz="0" w:space="0" w:color="auto"/>
        <w:bottom w:val="none" w:sz="0" w:space="0" w:color="auto"/>
        <w:right w:val="none" w:sz="0" w:space="0" w:color="auto"/>
      </w:divBdr>
    </w:div>
    <w:div w:id="1201476137">
      <w:bodyDiv w:val="1"/>
      <w:marLeft w:val="0"/>
      <w:marRight w:val="0"/>
      <w:marTop w:val="0"/>
      <w:marBottom w:val="0"/>
      <w:divBdr>
        <w:top w:val="none" w:sz="0" w:space="0" w:color="auto"/>
        <w:left w:val="none" w:sz="0" w:space="0" w:color="auto"/>
        <w:bottom w:val="none" w:sz="0" w:space="0" w:color="auto"/>
        <w:right w:val="none" w:sz="0" w:space="0" w:color="auto"/>
      </w:divBdr>
    </w:div>
    <w:div w:id="1201865922">
      <w:bodyDiv w:val="1"/>
      <w:marLeft w:val="0"/>
      <w:marRight w:val="0"/>
      <w:marTop w:val="0"/>
      <w:marBottom w:val="0"/>
      <w:divBdr>
        <w:top w:val="none" w:sz="0" w:space="0" w:color="auto"/>
        <w:left w:val="none" w:sz="0" w:space="0" w:color="auto"/>
        <w:bottom w:val="none" w:sz="0" w:space="0" w:color="auto"/>
        <w:right w:val="none" w:sz="0" w:space="0" w:color="auto"/>
      </w:divBdr>
    </w:div>
    <w:div w:id="1202278736">
      <w:bodyDiv w:val="1"/>
      <w:marLeft w:val="0"/>
      <w:marRight w:val="0"/>
      <w:marTop w:val="0"/>
      <w:marBottom w:val="0"/>
      <w:divBdr>
        <w:top w:val="none" w:sz="0" w:space="0" w:color="auto"/>
        <w:left w:val="none" w:sz="0" w:space="0" w:color="auto"/>
        <w:bottom w:val="none" w:sz="0" w:space="0" w:color="auto"/>
        <w:right w:val="none" w:sz="0" w:space="0" w:color="auto"/>
      </w:divBdr>
    </w:div>
    <w:div w:id="1203521943">
      <w:bodyDiv w:val="1"/>
      <w:marLeft w:val="0"/>
      <w:marRight w:val="0"/>
      <w:marTop w:val="0"/>
      <w:marBottom w:val="0"/>
      <w:divBdr>
        <w:top w:val="none" w:sz="0" w:space="0" w:color="auto"/>
        <w:left w:val="none" w:sz="0" w:space="0" w:color="auto"/>
        <w:bottom w:val="none" w:sz="0" w:space="0" w:color="auto"/>
        <w:right w:val="none" w:sz="0" w:space="0" w:color="auto"/>
      </w:divBdr>
    </w:div>
    <w:div w:id="1204169361">
      <w:bodyDiv w:val="1"/>
      <w:marLeft w:val="0"/>
      <w:marRight w:val="0"/>
      <w:marTop w:val="0"/>
      <w:marBottom w:val="0"/>
      <w:divBdr>
        <w:top w:val="none" w:sz="0" w:space="0" w:color="auto"/>
        <w:left w:val="none" w:sz="0" w:space="0" w:color="auto"/>
        <w:bottom w:val="none" w:sz="0" w:space="0" w:color="auto"/>
        <w:right w:val="none" w:sz="0" w:space="0" w:color="auto"/>
      </w:divBdr>
    </w:div>
    <w:div w:id="1205941314">
      <w:bodyDiv w:val="1"/>
      <w:marLeft w:val="0"/>
      <w:marRight w:val="0"/>
      <w:marTop w:val="0"/>
      <w:marBottom w:val="0"/>
      <w:divBdr>
        <w:top w:val="none" w:sz="0" w:space="0" w:color="auto"/>
        <w:left w:val="none" w:sz="0" w:space="0" w:color="auto"/>
        <w:bottom w:val="none" w:sz="0" w:space="0" w:color="auto"/>
        <w:right w:val="none" w:sz="0" w:space="0" w:color="auto"/>
      </w:divBdr>
    </w:div>
    <w:div w:id="1206673936">
      <w:bodyDiv w:val="1"/>
      <w:marLeft w:val="0"/>
      <w:marRight w:val="0"/>
      <w:marTop w:val="0"/>
      <w:marBottom w:val="0"/>
      <w:divBdr>
        <w:top w:val="none" w:sz="0" w:space="0" w:color="auto"/>
        <w:left w:val="none" w:sz="0" w:space="0" w:color="auto"/>
        <w:bottom w:val="none" w:sz="0" w:space="0" w:color="auto"/>
        <w:right w:val="none" w:sz="0" w:space="0" w:color="auto"/>
      </w:divBdr>
    </w:div>
    <w:div w:id="1206718927">
      <w:bodyDiv w:val="1"/>
      <w:marLeft w:val="0"/>
      <w:marRight w:val="0"/>
      <w:marTop w:val="0"/>
      <w:marBottom w:val="0"/>
      <w:divBdr>
        <w:top w:val="none" w:sz="0" w:space="0" w:color="auto"/>
        <w:left w:val="none" w:sz="0" w:space="0" w:color="auto"/>
        <w:bottom w:val="none" w:sz="0" w:space="0" w:color="auto"/>
        <w:right w:val="none" w:sz="0" w:space="0" w:color="auto"/>
      </w:divBdr>
    </w:div>
    <w:div w:id="1207713742">
      <w:bodyDiv w:val="1"/>
      <w:marLeft w:val="0"/>
      <w:marRight w:val="0"/>
      <w:marTop w:val="0"/>
      <w:marBottom w:val="0"/>
      <w:divBdr>
        <w:top w:val="none" w:sz="0" w:space="0" w:color="auto"/>
        <w:left w:val="none" w:sz="0" w:space="0" w:color="auto"/>
        <w:bottom w:val="none" w:sz="0" w:space="0" w:color="auto"/>
        <w:right w:val="none" w:sz="0" w:space="0" w:color="auto"/>
      </w:divBdr>
    </w:div>
    <w:div w:id="1208301291">
      <w:bodyDiv w:val="1"/>
      <w:marLeft w:val="0"/>
      <w:marRight w:val="0"/>
      <w:marTop w:val="0"/>
      <w:marBottom w:val="0"/>
      <w:divBdr>
        <w:top w:val="none" w:sz="0" w:space="0" w:color="auto"/>
        <w:left w:val="none" w:sz="0" w:space="0" w:color="auto"/>
        <w:bottom w:val="none" w:sz="0" w:space="0" w:color="auto"/>
        <w:right w:val="none" w:sz="0" w:space="0" w:color="auto"/>
      </w:divBdr>
    </w:div>
    <w:div w:id="1209027070">
      <w:bodyDiv w:val="1"/>
      <w:marLeft w:val="0"/>
      <w:marRight w:val="0"/>
      <w:marTop w:val="0"/>
      <w:marBottom w:val="0"/>
      <w:divBdr>
        <w:top w:val="none" w:sz="0" w:space="0" w:color="auto"/>
        <w:left w:val="none" w:sz="0" w:space="0" w:color="auto"/>
        <w:bottom w:val="none" w:sz="0" w:space="0" w:color="auto"/>
        <w:right w:val="none" w:sz="0" w:space="0" w:color="auto"/>
      </w:divBdr>
    </w:div>
    <w:div w:id="1211381062">
      <w:bodyDiv w:val="1"/>
      <w:marLeft w:val="0"/>
      <w:marRight w:val="0"/>
      <w:marTop w:val="0"/>
      <w:marBottom w:val="0"/>
      <w:divBdr>
        <w:top w:val="none" w:sz="0" w:space="0" w:color="auto"/>
        <w:left w:val="none" w:sz="0" w:space="0" w:color="auto"/>
        <w:bottom w:val="none" w:sz="0" w:space="0" w:color="auto"/>
        <w:right w:val="none" w:sz="0" w:space="0" w:color="auto"/>
      </w:divBdr>
    </w:div>
    <w:div w:id="1211531210">
      <w:bodyDiv w:val="1"/>
      <w:marLeft w:val="0"/>
      <w:marRight w:val="0"/>
      <w:marTop w:val="0"/>
      <w:marBottom w:val="0"/>
      <w:divBdr>
        <w:top w:val="none" w:sz="0" w:space="0" w:color="auto"/>
        <w:left w:val="none" w:sz="0" w:space="0" w:color="auto"/>
        <w:bottom w:val="none" w:sz="0" w:space="0" w:color="auto"/>
        <w:right w:val="none" w:sz="0" w:space="0" w:color="auto"/>
      </w:divBdr>
    </w:div>
    <w:div w:id="1211921773">
      <w:bodyDiv w:val="1"/>
      <w:marLeft w:val="0"/>
      <w:marRight w:val="0"/>
      <w:marTop w:val="0"/>
      <w:marBottom w:val="0"/>
      <w:divBdr>
        <w:top w:val="none" w:sz="0" w:space="0" w:color="auto"/>
        <w:left w:val="none" w:sz="0" w:space="0" w:color="auto"/>
        <w:bottom w:val="none" w:sz="0" w:space="0" w:color="auto"/>
        <w:right w:val="none" w:sz="0" w:space="0" w:color="auto"/>
      </w:divBdr>
    </w:div>
    <w:div w:id="1213074624">
      <w:bodyDiv w:val="1"/>
      <w:marLeft w:val="0"/>
      <w:marRight w:val="0"/>
      <w:marTop w:val="0"/>
      <w:marBottom w:val="0"/>
      <w:divBdr>
        <w:top w:val="none" w:sz="0" w:space="0" w:color="auto"/>
        <w:left w:val="none" w:sz="0" w:space="0" w:color="auto"/>
        <w:bottom w:val="none" w:sz="0" w:space="0" w:color="auto"/>
        <w:right w:val="none" w:sz="0" w:space="0" w:color="auto"/>
      </w:divBdr>
    </w:div>
    <w:div w:id="1213149069">
      <w:bodyDiv w:val="1"/>
      <w:marLeft w:val="0"/>
      <w:marRight w:val="0"/>
      <w:marTop w:val="0"/>
      <w:marBottom w:val="0"/>
      <w:divBdr>
        <w:top w:val="none" w:sz="0" w:space="0" w:color="auto"/>
        <w:left w:val="none" w:sz="0" w:space="0" w:color="auto"/>
        <w:bottom w:val="none" w:sz="0" w:space="0" w:color="auto"/>
        <w:right w:val="none" w:sz="0" w:space="0" w:color="auto"/>
      </w:divBdr>
    </w:div>
    <w:div w:id="1213158429">
      <w:bodyDiv w:val="1"/>
      <w:marLeft w:val="0"/>
      <w:marRight w:val="0"/>
      <w:marTop w:val="0"/>
      <w:marBottom w:val="0"/>
      <w:divBdr>
        <w:top w:val="none" w:sz="0" w:space="0" w:color="auto"/>
        <w:left w:val="none" w:sz="0" w:space="0" w:color="auto"/>
        <w:bottom w:val="none" w:sz="0" w:space="0" w:color="auto"/>
        <w:right w:val="none" w:sz="0" w:space="0" w:color="auto"/>
      </w:divBdr>
    </w:div>
    <w:div w:id="1213467356">
      <w:bodyDiv w:val="1"/>
      <w:marLeft w:val="0"/>
      <w:marRight w:val="0"/>
      <w:marTop w:val="0"/>
      <w:marBottom w:val="0"/>
      <w:divBdr>
        <w:top w:val="none" w:sz="0" w:space="0" w:color="auto"/>
        <w:left w:val="none" w:sz="0" w:space="0" w:color="auto"/>
        <w:bottom w:val="none" w:sz="0" w:space="0" w:color="auto"/>
        <w:right w:val="none" w:sz="0" w:space="0" w:color="auto"/>
      </w:divBdr>
    </w:div>
    <w:div w:id="1215236947">
      <w:bodyDiv w:val="1"/>
      <w:marLeft w:val="0"/>
      <w:marRight w:val="0"/>
      <w:marTop w:val="0"/>
      <w:marBottom w:val="0"/>
      <w:divBdr>
        <w:top w:val="none" w:sz="0" w:space="0" w:color="auto"/>
        <w:left w:val="none" w:sz="0" w:space="0" w:color="auto"/>
        <w:bottom w:val="none" w:sz="0" w:space="0" w:color="auto"/>
        <w:right w:val="none" w:sz="0" w:space="0" w:color="auto"/>
      </w:divBdr>
    </w:div>
    <w:div w:id="1215653339">
      <w:bodyDiv w:val="1"/>
      <w:marLeft w:val="0"/>
      <w:marRight w:val="0"/>
      <w:marTop w:val="0"/>
      <w:marBottom w:val="0"/>
      <w:divBdr>
        <w:top w:val="none" w:sz="0" w:space="0" w:color="auto"/>
        <w:left w:val="none" w:sz="0" w:space="0" w:color="auto"/>
        <w:bottom w:val="none" w:sz="0" w:space="0" w:color="auto"/>
        <w:right w:val="none" w:sz="0" w:space="0" w:color="auto"/>
      </w:divBdr>
    </w:div>
    <w:div w:id="1215771837">
      <w:bodyDiv w:val="1"/>
      <w:marLeft w:val="0"/>
      <w:marRight w:val="0"/>
      <w:marTop w:val="0"/>
      <w:marBottom w:val="0"/>
      <w:divBdr>
        <w:top w:val="none" w:sz="0" w:space="0" w:color="auto"/>
        <w:left w:val="none" w:sz="0" w:space="0" w:color="auto"/>
        <w:bottom w:val="none" w:sz="0" w:space="0" w:color="auto"/>
        <w:right w:val="none" w:sz="0" w:space="0" w:color="auto"/>
      </w:divBdr>
    </w:div>
    <w:div w:id="1216896849">
      <w:bodyDiv w:val="1"/>
      <w:marLeft w:val="0"/>
      <w:marRight w:val="0"/>
      <w:marTop w:val="0"/>
      <w:marBottom w:val="0"/>
      <w:divBdr>
        <w:top w:val="none" w:sz="0" w:space="0" w:color="auto"/>
        <w:left w:val="none" w:sz="0" w:space="0" w:color="auto"/>
        <w:bottom w:val="none" w:sz="0" w:space="0" w:color="auto"/>
        <w:right w:val="none" w:sz="0" w:space="0" w:color="auto"/>
      </w:divBdr>
    </w:div>
    <w:div w:id="1217817754">
      <w:bodyDiv w:val="1"/>
      <w:marLeft w:val="0"/>
      <w:marRight w:val="0"/>
      <w:marTop w:val="0"/>
      <w:marBottom w:val="0"/>
      <w:divBdr>
        <w:top w:val="none" w:sz="0" w:space="0" w:color="auto"/>
        <w:left w:val="none" w:sz="0" w:space="0" w:color="auto"/>
        <w:bottom w:val="none" w:sz="0" w:space="0" w:color="auto"/>
        <w:right w:val="none" w:sz="0" w:space="0" w:color="auto"/>
      </w:divBdr>
    </w:div>
    <w:div w:id="1218320195">
      <w:bodyDiv w:val="1"/>
      <w:marLeft w:val="0"/>
      <w:marRight w:val="0"/>
      <w:marTop w:val="0"/>
      <w:marBottom w:val="0"/>
      <w:divBdr>
        <w:top w:val="none" w:sz="0" w:space="0" w:color="auto"/>
        <w:left w:val="none" w:sz="0" w:space="0" w:color="auto"/>
        <w:bottom w:val="none" w:sz="0" w:space="0" w:color="auto"/>
        <w:right w:val="none" w:sz="0" w:space="0" w:color="auto"/>
      </w:divBdr>
    </w:div>
    <w:div w:id="1218512199">
      <w:bodyDiv w:val="1"/>
      <w:marLeft w:val="0"/>
      <w:marRight w:val="0"/>
      <w:marTop w:val="0"/>
      <w:marBottom w:val="0"/>
      <w:divBdr>
        <w:top w:val="none" w:sz="0" w:space="0" w:color="auto"/>
        <w:left w:val="none" w:sz="0" w:space="0" w:color="auto"/>
        <w:bottom w:val="none" w:sz="0" w:space="0" w:color="auto"/>
        <w:right w:val="none" w:sz="0" w:space="0" w:color="auto"/>
      </w:divBdr>
    </w:div>
    <w:div w:id="1219626729">
      <w:bodyDiv w:val="1"/>
      <w:marLeft w:val="0"/>
      <w:marRight w:val="0"/>
      <w:marTop w:val="0"/>
      <w:marBottom w:val="0"/>
      <w:divBdr>
        <w:top w:val="none" w:sz="0" w:space="0" w:color="auto"/>
        <w:left w:val="none" w:sz="0" w:space="0" w:color="auto"/>
        <w:bottom w:val="none" w:sz="0" w:space="0" w:color="auto"/>
        <w:right w:val="none" w:sz="0" w:space="0" w:color="auto"/>
      </w:divBdr>
    </w:div>
    <w:div w:id="1220744009">
      <w:bodyDiv w:val="1"/>
      <w:marLeft w:val="0"/>
      <w:marRight w:val="0"/>
      <w:marTop w:val="0"/>
      <w:marBottom w:val="0"/>
      <w:divBdr>
        <w:top w:val="none" w:sz="0" w:space="0" w:color="auto"/>
        <w:left w:val="none" w:sz="0" w:space="0" w:color="auto"/>
        <w:bottom w:val="none" w:sz="0" w:space="0" w:color="auto"/>
        <w:right w:val="none" w:sz="0" w:space="0" w:color="auto"/>
      </w:divBdr>
    </w:div>
    <w:div w:id="1221091177">
      <w:bodyDiv w:val="1"/>
      <w:marLeft w:val="0"/>
      <w:marRight w:val="0"/>
      <w:marTop w:val="0"/>
      <w:marBottom w:val="0"/>
      <w:divBdr>
        <w:top w:val="none" w:sz="0" w:space="0" w:color="auto"/>
        <w:left w:val="none" w:sz="0" w:space="0" w:color="auto"/>
        <w:bottom w:val="none" w:sz="0" w:space="0" w:color="auto"/>
        <w:right w:val="none" w:sz="0" w:space="0" w:color="auto"/>
      </w:divBdr>
    </w:div>
    <w:div w:id="1224411543">
      <w:bodyDiv w:val="1"/>
      <w:marLeft w:val="0"/>
      <w:marRight w:val="0"/>
      <w:marTop w:val="0"/>
      <w:marBottom w:val="0"/>
      <w:divBdr>
        <w:top w:val="none" w:sz="0" w:space="0" w:color="auto"/>
        <w:left w:val="none" w:sz="0" w:space="0" w:color="auto"/>
        <w:bottom w:val="none" w:sz="0" w:space="0" w:color="auto"/>
        <w:right w:val="none" w:sz="0" w:space="0" w:color="auto"/>
      </w:divBdr>
    </w:div>
    <w:div w:id="1224635216">
      <w:bodyDiv w:val="1"/>
      <w:marLeft w:val="0"/>
      <w:marRight w:val="0"/>
      <w:marTop w:val="0"/>
      <w:marBottom w:val="0"/>
      <w:divBdr>
        <w:top w:val="none" w:sz="0" w:space="0" w:color="auto"/>
        <w:left w:val="none" w:sz="0" w:space="0" w:color="auto"/>
        <w:bottom w:val="none" w:sz="0" w:space="0" w:color="auto"/>
        <w:right w:val="none" w:sz="0" w:space="0" w:color="auto"/>
      </w:divBdr>
    </w:div>
    <w:div w:id="1227181016">
      <w:bodyDiv w:val="1"/>
      <w:marLeft w:val="0"/>
      <w:marRight w:val="0"/>
      <w:marTop w:val="0"/>
      <w:marBottom w:val="0"/>
      <w:divBdr>
        <w:top w:val="none" w:sz="0" w:space="0" w:color="auto"/>
        <w:left w:val="none" w:sz="0" w:space="0" w:color="auto"/>
        <w:bottom w:val="none" w:sz="0" w:space="0" w:color="auto"/>
        <w:right w:val="none" w:sz="0" w:space="0" w:color="auto"/>
      </w:divBdr>
    </w:div>
    <w:div w:id="1228960167">
      <w:bodyDiv w:val="1"/>
      <w:marLeft w:val="0"/>
      <w:marRight w:val="0"/>
      <w:marTop w:val="0"/>
      <w:marBottom w:val="0"/>
      <w:divBdr>
        <w:top w:val="none" w:sz="0" w:space="0" w:color="auto"/>
        <w:left w:val="none" w:sz="0" w:space="0" w:color="auto"/>
        <w:bottom w:val="none" w:sz="0" w:space="0" w:color="auto"/>
        <w:right w:val="none" w:sz="0" w:space="0" w:color="auto"/>
      </w:divBdr>
    </w:div>
    <w:div w:id="1228998265">
      <w:bodyDiv w:val="1"/>
      <w:marLeft w:val="0"/>
      <w:marRight w:val="0"/>
      <w:marTop w:val="0"/>
      <w:marBottom w:val="0"/>
      <w:divBdr>
        <w:top w:val="none" w:sz="0" w:space="0" w:color="auto"/>
        <w:left w:val="none" w:sz="0" w:space="0" w:color="auto"/>
        <w:bottom w:val="none" w:sz="0" w:space="0" w:color="auto"/>
        <w:right w:val="none" w:sz="0" w:space="0" w:color="auto"/>
      </w:divBdr>
    </w:div>
    <w:div w:id="1229151216">
      <w:bodyDiv w:val="1"/>
      <w:marLeft w:val="0"/>
      <w:marRight w:val="0"/>
      <w:marTop w:val="0"/>
      <w:marBottom w:val="0"/>
      <w:divBdr>
        <w:top w:val="none" w:sz="0" w:space="0" w:color="auto"/>
        <w:left w:val="none" w:sz="0" w:space="0" w:color="auto"/>
        <w:bottom w:val="none" w:sz="0" w:space="0" w:color="auto"/>
        <w:right w:val="none" w:sz="0" w:space="0" w:color="auto"/>
      </w:divBdr>
    </w:div>
    <w:div w:id="1230652050">
      <w:bodyDiv w:val="1"/>
      <w:marLeft w:val="0"/>
      <w:marRight w:val="0"/>
      <w:marTop w:val="0"/>
      <w:marBottom w:val="0"/>
      <w:divBdr>
        <w:top w:val="none" w:sz="0" w:space="0" w:color="auto"/>
        <w:left w:val="none" w:sz="0" w:space="0" w:color="auto"/>
        <w:bottom w:val="none" w:sz="0" w:space="0" w:color="auto"/>
        <w:right w:val="none" w:sz="0" w:space="0" w:color="auto"/>
      </w:divBdr>
    </w:div>
    <w:div w:id="1230726331">
      <w:bodyDiv w:val="1"/>
      <w:marLeft w:val="0"/>
      <w:marRight w:val="0"/>
      <w:marTop w:val="0"/>
      <w:marBottom w:val="0"/>
      <w:divBdr>
        <w:top w:val="none" w:sz="0" w:space="0" w:color="auto"/>
        <w:left w:val="none" w:sz="0" w:space="0" w:color="auto"/>
        <w:bottom w:val="none" w:sz="0" w:space="0" w:color="auto"/>
        <w:right w:val="none" w:sz="0" w:space="0" w:color="auto"/>
      </w:divBdr>
    </w:div>
    <w:div w:id="1230993586">
      <w:bodyDiv w:val="1"/>
      <w:marLeft w:val="0"/>
      <w:marRight w:val="0"/>
      <w:marTop w:val="0"/>
      <w:marBottom w:val="0"/>
      <w:divBdr>
        <w:top w:val="none" w:sz="0" w:space="0" w:color="auto"/>
        <w:left w:val="none" w:sz="0" w:space="0" w:color="auto"/>
        <w:bottom w:val="none" w:sz="0" w:space="0" w:color="auto"/>
        <w:right w:val="none" w:sz="0" w:space="0" w:color="auto"/>
      </w:divBdr>
    </w:div>
    <w:div w:id="1231888035">
      <w:bodyDiv w:val="1"/>
      <w:marLeft w:val="0"/>
      <w:marRight w:val="0"/>
      <w:marTop w:val="0"/>
      <w:marBottom w:val="0"/>
      <w:divBdr>
        <w:top w:val="none" w:sz="0" w:space="0" w:color="auto"/>
        <w:left w:val="none" w:sz="0" w:space="0" w:color="auto"/>
        <w:bottom w:val="none" w:sz="0" w:space="0" w:color="auto"/>
        <w:right w:val="none" w:sz="0" w:space="0" w:color="auto"/>
      </w:divBdr>
    </w:div>
    <w:div w:id="1232426463">
      <w:bodyDiv w:val="1"/>
      <w:marLeft w:val="0"/>
      <w:marRight w:val="0"/>
      <w:marTop w:val="0"/>
      <w:marBottom w:val="0"/>
      <w:divBdr>
        <w:top w:val="none" w:sz="0" w:space="0" w:color="auto"/>
        <w:left w:val="none" w:sz="0" w:space="0" w:color="auto"/>
        <w:bottom w:val="none" w:sz="0" w:space="0" w:color="auto"/>
        <w:right w:val="none" w:sz="0" w:space="0" w:color="auto"/>
      </w:divBdr>
    </w:div>
    <w:div w:id="1234125058">
      <w:bodyDiv w:val="1"/>
      <w:marLeft w:val="0"/>
      <w:marRight w:val="0"/>
      <w:marTop w:val="0"/>
      <w:marBottom w:val="0"/>
      <w:divBdr>
        <w:top w:val="none" w:sz="0" w:space="0" w:color="auto"/>
        <w:left w:val="none" w:sz="0" w:space="0" w:color="auto"/>
        <w:bottom w:val="none" w:sz="0" w:space="0" w:color="auto"/>
        <w:right w:val="none" w:sz="0" w:space="0" w:color="auto"/>
      </w:divBdr>
    </w:div>
    <w:div w:id="1234436471">
      <w:bodyDiv w:val="1"/>
      <w:marLeft w:val="0"/>
      <w:marRight w:val="0"/>
      <w:marTop w:val="0"/>
      <w:marBottom w:val="0"/>
      <w:divBdr>
        <w:top w:val="none" w:sz="0" w:space="0" w:color="auto"/>
        <w:left w:val="none" w:sz="0" w:space="0" w:color="auto"/>
        <w:bottom w:val="none" w:sz="0" w:space="0" w:color="auto"/>
        <w:right w:val="none" w:sz="0" w:space="0" w:color="auto"/>
      </w:divBdr>
    </w:div>
    <w:div w:id="1234967529">
      <w:bodyDiv w:val="1"/>
      <w:marLeft w:val="0"/>
      <w:marRight w:val="0"/>
      <w:marTop w:val="0"/>
      <w:marBottom w:val="0"/>
      <w:divBdr>
        <w:top w:val="none" w:sz="0" w:space="0" w:color="auto"/>
        <w:left w:val="none" w:sz="0" w:space="0" w:color="auto"/>
        <w:bottom w:val="none" w:sz="0" w:space="0" w:color="auto"/>
        <w:right w:val="none" w:sz="0" w:space="0" w:color="auto"/>
      </w:divBdr>
    </w:div>
    <w:div w:id="1236621139">
      <w:bodyDiv w:val="1"/>
      <w:marLeft w:val="0"/>
      <w:marRight w:val="0"/>
      <w:marTop w:val="0"/>
      <w:marBottom w:val="0"/>
      <w:divBdr>
        <w:top w:val="none" w:sz="0" w:space="0" w:color="auto"/>
        <w:left w:val="none" w:sz="0" w:space="0" w:color="auto"/>
        <w:bottom w:val="none" w:sz="0" w:space="0" w:color="auto"/>
        <w:right w:val="none" w:sz="0" w:space="0" w:color="auto"/>
      </w:divBdr>
    </w:div>
    <w:div w:id="1236865047">
      <w:bodyDiv w:val="1"/>
      <w:marLeft w:val="0"/>
      <w:marRight w:val="0"/>
      <w:marTop w:val="0"/>
      <w:marBottom w:val="0"/>
      <w:divBdr>
        <w:top w:val="none" w:sz="0" w:space="0" w:color="auto"/>
        <w:left w:val="none" w:sz="0" w:space="0" w:color="auto"/>
        <w:bottom w:val="none" w:sz="0" w:space="0" w:color="auto"/>
        <w:right w:val="none" w:sz="0" w:space="0" w:color="auto"/>
      </w:divBdr>
    </w:div>
    <w:div w:id="1240408936">
      <w:bodyDiv w:val="1"/>
      <w:marLeft w:val="0"/>
      <w:marRight w:val="0"/>
      <w:marTop w:val="0"/>
      <w:marBottom w:val="0"/>
      <w:divBdr>
        <w:top w:val="none" w:sz="0" w:space="0" w:color="auto"/>
        <w:left w:val="none" w:sz="0" w:space="0" w:color="auto"/>
        <w:bottom w:val="none" w:sz="0" w:space="0" w:color="auto"/>
        <w:right w:val="none" w:sz="0" w:space="0" w:color="auto"/>
      </w:divBdr>
    </w:div>
    <w:div w:id="1240481485">
      <w:bodyDiv w:val="1"/>
      <w:marLeft w:val="0"/>
      <w:marRight w:val="0"/>
      <w:marTop w:val="0"/>
      <w:marBottom w:val="0"/>
      <w:divBdr>
        <w:top w:val="none" w:sz="0" w:space="0" w:color="auto"/>
        <w:left w:val="none" w:sz="0" w:space="0" w:color="auto"/>
        <w:bottom w:val="none" w:sz="0" w:space="0" w:color="auto"/>
        <w:right w:val="none" w:sz="0" w:space="0" w:color="auto"/>
      </w:divBdr>
    </w:div>
    <w:div w:id="1241597071">
      <w:bodyDiv w:val="1"/>
      <w:marLeft w:val="0"/>
      <w:marRight w:val="0"/>
      <w:marTop w:val="0"/>
      <w:marBottom w:val="0"/>
      <w:divBdr>
        <w:top w:val="none" w:sz="0" w:space="0" w:color="auto"/>
        <w:left w:val="none" w:sz="0" w:space="0" w:color="auto"/>
        <w:bottom w:val="none" w:sz="0" w:space="0" w:color="auto"/>
        <w:right w:val="none" w:sz="0" w:space="0" w:color="auto"/>
      </w:divBdr>
    </w:div>
    <w:div w:id="1243024359">
      <w:bodyDiv w:val="1"/>
      <w:marLeft w:val="0"/>
      <w:marRight w:val="0"/>
      <w:marTop w:val="0"/>
      <w:marBottom w:val="0"/>
      <w:divBdr>
        <w:top w:val="none" w:sz="0" w:space="0" w:color="auto"/>
        <w:left w:val="none" w:sz="0" w:space="0" w:color="auto"/>
        <w:bottom w:val="none" w:sz="0" w:space="0" w:color="auto"/>
        <w:right w:val="none" w:sz="0" w:space="0" w:color="auto"/>
      </w:divBdr>
    </w:div>
    <w:div w:id="1243103823">
      <w:bodyDiv w:val="1"/>
      <w:marLeft w:val="0"/>
      <w:marRight w:val="0"/>
      <w:marTop w:val="0"/>
      <w:marBottom w:val="0"/>
      <w:divBdr>
        <w:top w:val="none" w:sz="0" w:space="0" w:color="auto"/>
        <w:left w:val="none" w:sz="0" w:space="0" w:color="auto"/>
        <w:bottom w:val="none" w:sz="0" w:space="0" w:color="auto"/>
        <w:right w:val="none" w:sz="0" w:space="0" w:color="auto"/>
      </w:divBdr>
    </w:div>
    <w:div w:id="1243294387">
      <w:bodyDiv w:val="1"/>
      <w:marLeft w:val="0"/>
      <w:marRight w:val="0"/>
      <w:marTop w:val="0"/>
      <w:marBottom w:val="0"/>
      <w:divBdr>
        <w:top w:val="none" w:sz="0" w:space="0" w:color="auto"/>
        <w:left w:val="none" w:sz="0" w:space="0" w:color="auto"/>
        <w:bottom w:val="none" w:sz="0" w:space="0" w:color="auto"/>
        <w:right w:val="none" w:sz="0" w:space="0" w:color="auto"/>
      </w:divBdr>
    </w:div>
    <w:div w:id="1245412509">
      <w:bodyDiv w:val="1"/>
      <w:marLeft w:val="0"/>
      <w:marRight w:val="0"/>
      <w:marTop w:val="0"/>
      <w:marBottom w:val="0"/>
      <w:divBdr>
        <w:top w:val="none" w:sz="0" w:space="0" w:color="auto"/>
        <w:left w:val="none" w:sz="0" w:space="0" w:color="auto"/>
        <w:bottom w:val="none" w:sz="0" w:space="0" w:color="auto"/>
        <w:right w:val="none" w:sz="0" w:space="0" w:color="auto"/>
      </w:divBdr>
    </w:div>
    <w:div w:id="1245728528">
      <w:bodyDiv w:val="1"/>
      <w:marLeft w:val="0"/>
      <w:marRight w:val="0"/>
      <w:marTop w:val="0"/>
      <w:marBottom w:val="0"/>
      <w:divBdr>
        <w:top w:val="none" w:sz="0" w:space="0" w:color="auto"/>
        <w:left w:val="none" w:sz="0" w:space="0" w:color="auto"/>
        <w:bottom w:val="none" w:sz="0" w:space="0" w:color="auto"/>
        <w:right w:val="none" w:sz="0" w:space="0" w:color="auto"/>
      </w:divBdr>
    </w:div>
    <w:div w:id="1247379428">
      <w:bodyDiv w:val="1"/>
      <w:marLeft w:val="0"/>
      <w:marRight w:val="0"/>
      <w:marTop w:val="0"/>
      <w:marBottom w:val="0"/>
      <w:divBdr>
        <w:top w:val="none" w:sz="0" w:space="0" w:color="auto"/>
        <w:left w:val="none" w:sz="0" w:space="0" w:color="auto"/>
        <w:bottom w:val="none" w:sz="0" w:space="0" w:color="auto"/>
        <w:right w:val="none" w:sz="0" w:space="0" w:color="auto"/>
      </w:divBdr>
    </w:div>
    <w:div w:id="1247420523">
      <w:bodyDiv w:val="1"/>
      <w:marLeft w:val="0"/>
      <w:marRight w:val="0"/>
      <w:marTop w:val="0"/>
      <w:marBottom w:val="0"/>
      <w:divBdr>
        <w:top w:val="none" w:sz="0" w:space="0" w:color="auto"/>
        <w:left w:val="none" w:sz="0" w:space="0" w:color="auto"/>
        <w:bottom w:val="none" w:sz="0" w:space="0" w:color="auto"/>
        <w:right w:val="none" w:sz="0" w:space="0" w:color="auto"/>
      </w:divBdr>
    </w:div>
    <w:div w:id="1248418800">
      <w:bodyDiv w:val="1"/>
      <w:marLeft w:val="0"/>
      <w:marRight w:val="0"/>
      <w:marTop w:val="0"/>
      <w:marBottom w:val="0"/>
      <w:divBdr>
        <w:top w:val="none" w:sz="0" w:space="0" w:color="auto"/>
        <w:left w:val="none" w:sz="0" w:space="0" w:color="auto"/>
        <w:bottom w:val="none" w:sz="0" w:space="0" w:color="auto"/>
        <w:right w:val="none" w:sz="0" w:space="0" w:color="auto"/>
      </w:divBdr>
    </w:div>
    <w:div w:id="1249463629">
      <w:bodyDiv w:val="1"/>
      <w:marLeft w:val="0"/>
      <w:marRight w:val="0"/>
      <w:marTop w:val="0"/>
      <w:marBottom w:val="0"/>
      <w:divBdr>
        <w:top w:val="none" w:sz="0" w:space="0" w:color="auto"/>
        <w:left w:val="none" w:sz="0" w:space="0" w:color="auto"/>
        <w:bottom w:val="none" w:sz="0" w:space="0" w:color="auto"/>
        <w:right w:val="none" w:sz="0" w:space="0" w:color="auto"/>
      </w:divBdr>
    </w:div>
    <w:div w:id="1253274572">
      <w:bodyDiv w:val="1"/>
      <w:marLeft w:val="0"/>
      <w:marRight w:val="0"/>
      <w:marTop w:val="0"/>
      <w:marBottom w:val="0"/>
      <w:divBdr>
        <w:top w:val="none" w:sz="0" w:space="0" w:color="auto"/>
        <w:left w:val="none" w:sz="0" w:space="0" w:color="auto"/>
        <w:bottom w:val="none" w:sz="0" w:space="0" w:color="auto"/>
        <w:right w:val="none" w:sz="0" w:space="0" w:color="auto"/>
      </w:divBdr>
    </w:div>
    <w:div w:id="1253660511">
      <w:bodyDiv w:val="1"/>
      <w:marLeft w:val="0"/>
      <w:marRight w:val="0"/>
      <w:marTop w:val="0"/>
      <w:marBottom w:val="0"/>
      <w:divBdr>
        <w:top w:val="none" w:sz="0" w:space="0" w:color="auto"/>
        <w:left w:val="none" w:sz="0" w:space="0" w:color="auto"/>
        <w:bottom w:val="none" w:sz="0" w:space="0" w:color="auto"/>
        <w:right w:val="none" w:sz="0" w:space="0" w:color="auto"/>
      </w:divBdr>
    </w:div>
    <w:div w:id="1253900782">
      <w:bodyDiv w:val="1"/>
      <w:marLeft w:val="0"/>
      <w:marRight w:val="0"/>
      <w:marTop w:val="0"/>
      <w:marBottom w:val="0"/>
      <w:divBdr>
        <w:top w:val="none" w:sz="0" w:space="0" w:color="auto"/>
        <w:left w:val="none" w:sz="0" w:space="0" w:color="auto"/>
        <w:bottom w:val="none" w:sz="0" w:space="0" w:color="auto"/>
        <w:right w:val="none" w:sz="0" w:space="0" w:color="auto"/>
      </w:divBdr>
    </w:div>
    <w:div w:id="1254513897">
      <w:bodyDiv w:val="1"/>
      <w:marLeft w:val="0"/>
      <w:marRight w:val="0"/>
      <w:marTop w:val="0"/>
      <w:marBottom w:val="0"/>
      <w:divBdr>
        <w:top w:val="none" w:sz="0" w:space="0" w:color="auto"/>
        <w:left w:val="none" w:sz="0" w:space="0" w:color="auto"/>
        <w:bottom w:val="none" w:sz="0" w:space="0" w:color="auto"/>
        <w:right w:val="none" w:sz="0" w:space="0" w:color="auto"/>
      </w:divBdr>
    </w:div>
    <w:div w:id="1254629060">
      <w:bodyDiv w:val="1"/>
      <w:marLeft w:val="0"/>
      <w:marRight w:val="0"/>
      <w:marTop w:val="0"/>
      <w:marBottom w:val="0"/>
      <w:divBdr>
        <w:top w:val="none" w:sz="0" w:space="0" w:color="auto"/>
        <w:left w:val="none" w:sz="0" w:space="0" w:color="auto"/>
        <w:bottom w:val="none" w:sz="0" w:space="0" w:color="auto"/>
        <w:right w:val="none" w:sz="0" w:space="0" w:color="auto"/>
      </w:divBdr>
    </w:div>
    <w:div w:id="1254899204">
      <w:bodyDiv w:val="1"/>
      <w:marLeft w:val="0"/>
      <w:marRight w:val="0"/>
      <w:marTop w:val="0"/>
      <w:marBottom w:val="0"/>
      <w:divBdr>
        <w:top w:val="none" w:sz="0" w:space="0" w:color="auto"/>
        <w:left w:val="none" w:sz="0" w:space="0" w:color="auto"/>
        <w:bottom w:val="none" w:sz="0" w:space="0" w:color="auto"/>
        <w:right w:val="none" w:sz="0" w:space="0" w:color="auto"/>
      </w:divBdr>
    </w:div>
    <w:div w:id="1255211659">
      <w:bodyDiv w:val="1"/>
      <w:marLeft w:val="0"/>
      <w:marRight w:val="0"/>
      <w:marTop w:val="0"/>
      <w:marBottom w:val="0"/>
      <w:divBdr>
        <w:top w:val="none" w:sz="0" w:space="0" w:color="auto"/>
        <w:left w:val="none" w:sz="0" w:space="0" w:color="auto"/>
        <w:bottom w:val="none" w:sz="0" w:space="0" w:color="auto"/>
        <w:right w:val="none" w:sz="0" w:space="0" w:color="auto"/>
      </w:divBdr>
    </w:div>
    <w:div w:id="1256548332">
      <w:bodyDiv w:val="1"/>
      <w:marLeft w:val="0"/>
      <w:marRight w:val="0"/>
      <w:marTop w:val="0"/>
      <w:marBottom w:val="0"/>
      <w:divBdr>
        <w:top w:val="none" w:sz="0" w:space="0" w:color="auto"/>
        <w:left w:val="none" w:sz="0" w:space="0" w:color="auto"/>
        <w:bottom w:val="none" w:sz="0" w:space="0" w:color="auto"/>
        <w:right w:val="none" w:sz="0" w:space="0" w:color="auto"/>
      </w:divBdr>
    </w:div>
    <w:div w:id="1257135236">
      <w:bodyDiv w:val="1"/>
      <w:marLeft w:val="0"/>
      <w:marRight w:val="0"/>
      <w:marTop w:val="0"/>
      <w:marBottom w:val="0"/>
      <w:divBdr>
        <w:top w:val="none" w:sz="0" w:space="0" w:color="auto"/>
        <w:left w:val="none" w:sz="0" w:space="0" w:color="auto"/>
        <w:bottom w:val="none" w:sz="0" w:space="0" w:color="auto"/>
        <w:right w:val="none" w:sz="0" w:space="0" w:color="auto"/>
      </w:divBdr>
    </w:div>
    <w:div w:id="1257520140">
      <w:bodyDiv w:val="1"/>
      <w:marLeft w:val="0"/>
      <w:marRight w:val="0"/>
      <w:marTop w:val="0"/>
      <w:marBottom w:val="0"/>
      <w:divBdr>
        <w:top w:val="none" w:sz="0" w:space="0" w:color="auto"/>
        <w:left w:val="none" w:sz="0" w:space="0" w:color="auto"/>
        <w:bottom w:val="none" w:sz="0" w:space="0" w:color="auto"/>
        <w:right w:val="none" w:sz="0" w:space="0" w:color="auto"/>
      </w:divBdr>
    </w:div>
    <w:div w:id="1258170347">
      <w:bodyDiv w:val="1"/>
      <w:marLeft w:val="0"/>
      <w:marRight w:val="0"/>
      <w:marTop w:val="0"/>
      <w:marBottom w:val="0"/>
      <w:divBdr>
        <w:top w:val="none" w:sz="0" w:space="0" w:color="auto"/>
        <w:left w:val="none" w:sz="0" w:space="0" w:color="auto"/>
        <w:bottom w:val="none" w:sz="0" w:space="0" w:color="auto"/>
        <w:right w:val="none" w:sz="0" w:space="0" w:color="auto"/>
      </w:divBdr>
    </w:div>
    <w:div w:id="1258948897">
      <w:bodyDiv w:val="1"/>
      <w:marLeft w:val="0"/>
      <w:marRight w:val="0"/>
      <w:marTop w:val="0"/>
      <w:marBottom w:val="0"/>
      <w:divBdr>
        <w:top w:val="none" w:sz="0" w:space="0" w:color="auto"/>
        <w:left w:val="none" w:sz="0" w:space="0" w:color="auto"/>
        <w:bottom w:val="none" w:sz="0" w:space="0" w:color="auto"/>
        <w:right w:val="none" w:sz="0" w:space="0" w:color="auto"/>
      </w:divBdr>
    </w:div>
    <w:div w:id="1260675072">
      <w:bodyDiv w:val="1"/>
      <w:marLeft w:val="0"/>
      <w:marRight w:val="0"/>
      <w:marTop w:val="0"/>
      <w:marBottom w:val="0"/>
      <w:divBdr>
        <w:top w:val="none" w:sz="0" w:space="0" w:color="auto"/>
        <w:left w:val="none" w:sz="0" w:space="0" w:color="auto"/>
        <w:bottom w:val="none" w:sz="0" w:space="0" w:color="auto"/>
        <w:right w:val="none" w:sz="0" w:space="0" w:color="auto"/>
      </w:divBdr>
    </w:div>
    <w:div w:id="1260793544">
      <w:bodyDiv w:val="1"/>
      <w:marLeft w:val="0"/>
      <w:marRight w:val="0"/>
      <w:marTop w:val="0"/>
      <w:marBottom w:val="0"/>
      <w:divBdr>
        <w:top w:val="none" w:sz="0" w:space="0" w:color="auto"/>
        <w:left w:val="none" w:sz="0" w:space="0" w:color="auto"/>
        <w:bottom w:val="none" w:sz="0" w:space="0" w:color="auto"/>
        <w:right w:val="none" w:sz="0" w:space="0" w:color="auto"/>
      </w:divBdr>
    </w:div>
    <w:div w:id="1262959025">
      <w:bodyDiv w:val="1"/>
      <w:marLeft w:val="0"/>
      <w:marRight w:val="0"/>
      <w:marTop w:val="0"/>
      <w:marBottom w:val="0"/>
      <w:divBdr>
        <w:top w:val="none" w:sz="0" w:space="0" w:color="auto"/>
        <w:left w:val="none" w:sz="0" w:space="0" w:color="auto"/>
        <w:bottom w:val="none" w:sz="0" w:space="0" w:color="auto"/>
        <w:right w:val="none" w:sz="0" w:space="0" w:color="auto"/>
      </w:divBdr>
    </w:div>
    <w:div w:id="1263606172">
      <w:bodyDiv w:val="1"/>
      <w:marLeft w:val="0"/>
      <w:marRight w:val="0"/>
      <w:marTop w:val="0"/>
      <w:marBottom w:val="0"/>
      <w:divBdr>
        <w:top w:val="none" w:sz="0" w:space="0" w:color="auto"/>
        <w:left w:val="none" w:sz="0" w:space="0" w:color="auto"/>
        <w:bottom w:val="none" w:sz="0" w:space="0" w:color="auto"/>
        <w:right w:val="none" w:sz="0" w:space="0" w:color="auto"/>
      </w:divBdr>
    </w:div>
    <w:div w:id="1265186736">
      <w:bodyDiv w:val="1"/>
      <w:marLeft w:val="0"/>
      <w:marRight w:val="0"/>
      <w:marTop w:val="0"/>
      <w:marBottom w:val="0"/>
      <w:divBdr>
        <w:top w:val="none" w:sz="0" w:space="0" w:color="auto"/>
        <w:left w:val="none" w:sz="0" w:space="0" w:color="auto"/>
        <w:bottom w:val="none" w:sz="0" w:space="0" w:color="auto"/>
        <w:right w:val="none" w:sz="0" w:space="0" w:color="auto"/>
      </w:divBdr>
    </w:div>
    <w:div w:id="1265266696">
      <w:bodyDiv w:val="1"/>
      <w:marLeft w:val="0"/>
      <w:marRight w:val="0"/>
      <w:marTop w:val="0"/>
      <w:marBottom w:val="0"/>
      <w:divBdr>
        <w:top w:val="none" w:sz="0" w:space="0" w:color="auto"/>
        <w:left w:val="none" w:sz="0" w:space="0" w:color="auto"/>
        <w:bottom w:val="none" w:sz="0" w:space="0" w:color="auto"/>
        <w:right w:val="none" w:sz="0" w:space="0" w:color="auto"/>
      </w:divBdr>
    </w:div>
    <w:div w:id="1268542354">
      <w:bodyDiv w:val="1"/>
      <w:marLeft w:val="0"/>
      <w:marRight w:val="0"/>
      <w:marTop w:val="0"/>
      <w:marBottom w:val="0"/>
      <w:divBdr>
        <w:top w:val="none" w:sz="0" w:space="0" w:color="auto"/>
        <w:left w:val="none" w:sz="0" w:space="0" w:color="auto"/>
        <w:bottom w:val="none" w:sz="0" w:space="0" w:color="auto"/>
        <w:right w:val="none" w:sz="0" w:space="0" w:color="auto"/>
      </w:divBdr>
    </w:div>
    <w:div w:id="1268847233">
      <w:bodyDiv w:val="1"/>
      <w:marLeft w:val="0"/>
      <w:marRight w:val="0"/>
      <w:marTop w:val="0"/>
      <w:marBottom w:val="0"/>
      <w:divBdr>
        <w:top w:val="none" w:sz="0" w:space="0" w:color="auto"/>
        <w:left w:val="none" w:sz="0" w:space="0" w:color="auto"/>
        <w:bottom w:val="none" w:sz="0" w:space="0" w:color="auto"/>
        <w:right w:val="none" w:sz="0" w:space="0" w:color="auto"/>
      </w:divBdr>
    </w:div>
    <w:div w:id="1270314899">
      <w:bodyDiv w:val="1"/>
      <w:marLeft w:val="0"/>
      <w:marRight w:val="0"/>
      <w:marTop w:val="0"/>
      <w:marBottom w:val="0"/>
      <w:divBdr>
        <w:top w:val="none" w:sz="0" w:space="0" w:color="auto"/>
        <w:left w:val="none" w:sz="0" w:space="0" w:color="auto"/>
        <w:bottom w:val="none" w:sz="0" w:space="0" w:color="auto"/>
        <w:right w:val="none" w:sz="0" w:space="0" w:color="auto"/>
      </w:divBdr>
    </w:div>
    <w:div w:id="1270548067">
      <w:bodyDiv w:val="1"/>
      <w:marLeft w:val="0"/>
      <w:marRight w:val="0"/>
      <w:marTop w:val="0"/>
      <w:marBottom w:val="0"/>
      <w:divBdr>
        <w:top w:val="none" w:sz="0" w:space="0" w:color="auto"/>
        <w:left w:val="none" w:sz="0" w:space="0" w:color="auto"/>
        <w:bottom w:val="none" w:sz="0" w:space="0" w:color="auto"/>
        <w:right w:val="none" w:sz="0" w:space="0" w:color="auto"/>
      </w:divBdr>
    </w:div>
    <w:div w:id="1270578436">
      <w:bodyDiv w:val="1"/>
      <w:marLeft w:val="0"/>
      <w:marRight w:val="0"/>
      <w:marTop w:val="0"/>
      <w:marBottom w:val="0"/>
      <w:divBdr>
        <w:top w:val="none" w:sz="0" w:space="0" w:color="auto"/>
        <w:left w:val="none" w:sz="0" w:space="0" w:color="auto"/>
        <w:bottom w:val="none" w:sz="0" w:space="0" w:color="auto"/>
        <w:right w:val="none" w:sz="0" w:space="0" w:color="auto"/>
      </w:divBdr>
    </w:div>
    <w:div w:id="1271011082">
      <w:bodyDiv w:val="1"/>
      <w:marLeft w:val="0"/>
      <w:marRight w:val="0"/>
      <w:marTop w:val="0"/>
      <w:marBottom w:val="0"/>
      <w:divBdr>
        <w:top w:val="none" w:sz="0" w:space="0" w:color="auto"/>
        <w:left w:val="none" w:sz="0" w:space="0" w:color="auto"/>
        <w:bottom w:val="none" w:sz="0" w:space="0" w:color="auto"/>
        <w:right w:val="none" w:sz="0" w:space="0" w:color="auto"/>
      </w:divBdr>
    </w:div>
    <w:div w:id="1272054588">
      <w:bodyDiv w:val="1"/>
      <w:marLeft w:val="0"/>
      <w:marRight w:val="0"/>
      <w:marTop w:val="0"/>
      <w:marBottom w:val="0"/>
      <w:divBdr>
        <w:top w:val="none" w:sz="0" w:space="0" w:color="auto"/>
        <w:left w:val="none" w:sz="0" w:space="0" w:color="auto"/>
        <w:bottom w:val="none" w:sz="0" w:space="0" w:color="auto"/>
        <w:right w:val="none" w:sz="0" w:space="0" w:color="auto"/>
      </w:divBdr>
    </w:div>
    <w:div w:id="1272085052">
      <w:bodyDiv w:val="1"/>
      <w:marLeft w:val="0"/>
      <w:marRight w:val="0"/>
      <w:marTop w:val="0"/>
      <w:marBottom w:val="0"/>
      <w:divBdr>
        <w:top w:val="none" w:sz="0" w:space="0" w:color="auto"/>
        <w:left w:val="none" w:sz="0" w:space="0" w:color="auto"/>
        <w:bottom w:val="none" w:sz="0" w:space="0" w:color="auto"/>
        <w:right w:val="none" w:sz="0" w:space="0" w:color="auto"/>
      </w:divBdr>
    </w:div>
    <w:div w:id="1273702759">
      <w:bodyDiv w:val="1"/>
      <w:marLeft w:val="0"/>
      <w:marRight w:val="0"/>
      <w:marTop w:val="0"/>
      <w:marBottom w:val="0"/>
      <w:divBdr>
        <w:top w:val="none" w:sz="0" w:space="0" w:color="auto"/>
        <w:left w:val="none" w:sz="0" w:space="0" w:color="auto"/>
        <w:bottom w:val="none" w:sz="0" w:space="0" w:color="auto"/>
        <w:right w:val="none" w:sz="0" w:space="0" w:color="auto"/>
      </w:divBdr>
    </w:div>
    <w:div w:id="1273903117">
      <w:bodyDiv w:val="1"/>
      <w:marLeft w:val="0"/>
      <w:marRight w:val="0"/>
      <w:marTop w:val="0"/>
      <w:marBottom w:val="0"/>
      <w:divBdr>
        <w:top w:val="none" w:sz="0" w:space="0" w:color="auto"/>
        <w:left w:val="none" w:sz="0" w:space="0" w:color="auto"/>
        <w:bottom w:val="none" w:sz="0" w:space="0" w:color="auto"/>
        <w:right w:val="none" w:sz="0" w:space="0" w:color="auto"/>
      </w:divBdr>
    </w:div>
    <w:div w:id="1274284553">
      <w:bodyDiv w:val="1"/>
      <w:marLeft w:val="0"/>
      <w:marRight w:val="0"/>
      <w:marTop w:val="0"/>
      <w:marBottom w:val="0"/>
      <w:divBdr>
        <w:top w:val="none" w:sz="0" w:space="0" w:color="auto"/>
        <w:left w:val="none" w:sz="0" w:space="0" w:color="auto"/>
        <w:bottom w:val="none" w:sz="0" w:space="0" w:color="auto"/>
        <w:right w:val="none" w:sz="0" w:space="0" w:color="auto"/>
      </w:divBdr>
    </w:div>
    <w:div w:id="1274941684">
      <w:bodyDiv w:val="1"/>
      <w:marLeft w:val="0"/>
      <w:marRight w:val="0"/>
      <w:marTop w:val="0"/>
      <w:marBottom w:val="0"/>
      <w:divBdr>
        <w:top w:val="none" w:sz="0" w:space="0" w:color="auto"/>
        <w:left w:val="none" w:sz="0" w:space="0" w:color="auto"/>
        <w:bottom w:val="none" w:sz="0" w:space="0" w:color="auto"/>
        <w:right w:val="none" w:sz="0" w:space="0" w:color="auto"/>
      </w:divBdr>
    </w:div>
    <w:div w:id="1275138288">
      <w:bodyDiv w:val="1"/>
      <w:marLeft w:val="0"/>
      <w:marRight w:val="0"/>
      <w:marTop w:val="0"/>
      <w:marBottom w:val="0"/>
      <w:divBdr>
        <w:top w:val="none" w:sz="0" w:space="0" w:color="auto"/>
        <w:left w:val="none" w:sz="0" w:space="0" w:color="auto"/>
        <w:bottom w:val="none" w:sz="0" w:space="0" w:color="auto"/>
        <w:right w:val="none" w:sz="0" w:space="0" w:color="auto"/>
      </w:divBdr>
    </w:div>
    <w:div w:id="1276057627">
      <w:bodyDiv w:val="1"/>
      <w:marLeft w:val="0"/>
      <w:marRight w:val="0"/>
      <w:marTop w:val="0"/>
      <w:marBottom w:val="0"/>
      <w:divBdr>
        <w:top w:val="none" w:sz="0" w:space="0" w:color="auto"/>
        <w:left w:val="none" w:sz="0" w:space="0" w:color="auto"/>
        <w:bottom w:val="none" w:sz="0" w:space="0" w:color="auto"/>
        <w:right w:val="none" w:sz="0" w:space="0" w:color="auto"/>
      </w:divBdr>
    </w:div>
    <w:div w:id="1276789875">
      <w:bodyDiv w:val="1"/>
      <w:marLeft w:val="0"/>
      <w:marRight w:val="0"/>
      <w:marTop w:val="0"/>
      <w:marBottom w:val="0"/>
      <w:divBdr>
        <w:top w:val="none" w:sz="0" w:space="0" w:color="auto"/>
        <w:left w:val="none" w:sz="0" w:space="0" w:color="auto"/>
        <w:bottom w:val="none" w:sz="0" w:space="0" w:color="auto"/>
        <w:right w:val="none" w:sz="0" w:space="0" w:color="auto"/>
      </w:divBdr>
    </w:div>
    <w:div w:id="1277446398">
      <w:bodyDiv w:val="1"/>
      <w:marLeft w:val="0"/>
      <w:marRight w:val="0"/>
      <w:marTop w:val="0"/>
      <w:marBottom w:val="0"/>
      <w:divBdr>
        <w:top w:val="none" w:sz="0" w:space="0" w:color="auto"/>
        <w:left w:val="none" w:sz="0" w:space="0" w:color="auto"/>
        <w:bottom w:val="none" w:sz="0" w:space="0" w:color="auto"/>
        <w:right w:val="none" w:sz="0" w:space="0" w:color="auto"/>
      </w:divBdr>
    </w:div>
    <w:div w:id="1278488391">
      <w:bodyDiv w:val="1"/>
      <w:marLeft w:val="0"/>
      <w:marRight w:val="0"/>
      <w:marTop w:val="0"/>
      <w:marBottom w:val="0"/>
      <w:divBdr>
        <w:top w:val="none" w:sz="0" w:space="0" w:color="auto"/>
        <w:left w:val="none" w:sz="0" w:space="0" w:color="auto"/>
        <w:bottom w:val="none" w:sz="0" w:space="0" w:color="auto"/>
        <w:right w:val="none" w:sz="0" w:space="0" w:color="auto"/>
      </w:divBdr>
    </w:div>
    <w:div w:id="1279290963">
      <w:bodyDiv w:val="1"/>
      <w:marLeft w:val="0"/>
      <w:marRight w:val="0"/>
      <w:marTop w:val="0"/>
      <w:marBottom w:val="0"/>
      <w:divBdr>
        <w:top w:val="none" w:sz="0" w:space="0" w:color="auto"/>
        <w:left w:val="none" w:sz="0" w:space="0" w:color="auto"/>
        <w:bottom w:val="none" w:sz="0" w:space="0" w:color="auto"/>
        <w:right w:val="none" w:sz="0" w:space="0" w:color="auto"/>
      </w:divBdr>
    </w:div>
    <w:div w:id="1279291573">
      <w:bodyDiv w:val="1"/>
      <w:marLeft w:val="0"/>
      <w:marRight w:val="0"/>
      <w:marTop w:val="0"/>
      <w:marBottom w:val="0"/>
      <w:divBdr>
        <w:top w:val="none" w:sz="0" w:space="0" w:color="auto"/>
        <w:left w:val="none" w:sz="0" w:space="0" w:color="auto"/>
        <w:bottom w:val="none" w:sz="0" w:space="0" w:color="auto"/>
        <w:right w:val="none" w:sz="0" w:space="0" w:color="auto"/>
      </w:divBdr>
    </w:div>
    <w:div w:id="1279795613">
      <w:bodyDiv w:val="1"/>
      <w:marLeft w:val="0"/>
      <w:marRight w:val="0"/>
      <w:marTop w:val="0"/>
      <w:marBottom w:val="0"/>
      <w:divBdr>
        <w:top w:val="none" w:sz="0" w:space="0" w:color="auto"/>
        <w:left w:val="none" w:sz="0" w:space="0" w:color="auto"/>
        <w:bottom w:val="none" w:sz="0" w:space="0" w:color="auto"/>
        <w:right w:val="none" w:sz="0" w:space="0" w:color="auto"/>
      </w:divBdr>
    </w:div>
    <w:div w:id="1280451965">
      <w:bodyDiv w:val="1"/>
      <w:marLeft w:val="0"/>
      <w:marRight w:val="0"/>
      <w:marTop w:val="0"/>
      <w:marBottom w:val="0"/>
      <w:divBdr>
        <w:top w:val="none" w:sz="0" w:space="0" w:color="auto"/>
        <w:left w:val="none" w:sz="0" w:space="0" w:color="auto"/>
        <w:bottom w:val="none" w:sz="0" w:space="0" w:color="auto"/>
        <w:right w:val="none" w:sz="0" w:space="0" w:color="auto"/>
      </w:divBdr>
    </w:div>
    <w:div w:id="1282035119">
      <w:bodyDiv w:val="1"/>
      <w:marLeft w:val="0"/>
      <w:marRight w:val="0"/>
      <w:marTop w:val="0"/>
      <w:marBottom w:val="0"/>
      <w:divBdr>
        <w:top w:val="none" w:sz="0" w:space="0" w:color="auto"/>
        <w:left w:val="none" w:sz="0" w:space="0" w:color="auto"/>
        <w:bottom w:val="none" w:sz="0" w:space="0" w:color="auto"/>
        <w:right w:val="none" w:sz="0" w:space="0" w:color="auto"/>
      </w:divBdr>
    </w:div>
    <w:div w:id="1282221380">
      <w:bodyDiv w:val="1"/>
      <w:marLeft w:val="0"/>
      <w:marRight w:val="0"/>
      <w:marTop w:val="0"/>
      <w:marBottom w:val="0"/>
      <w:divBdr>
        <w:top w:val="none" w:sz="0" w:space="0" w:color="auto"/>
        <w:left w:val="none" w:sz="0" w:space="0" w:color="auto"/>
        <w:bottom w:val="none" w:sz="0" w:space="0" w:color="auto"/>
        <w:right w:val="none" w:sz="0" w:space="0" w:color="auto"/>
      </w:divBdr>
    </w:div>
    <w:div w:id="1283615265">
      <w:bodyDiv w:val="1"/>
      <w:marLeft w:val="0"/>
      <w:marRight w:val="0"/>
      <w:marTop w:val="0"/>
      <w:marBottom w:val="0"/>
      <w:divBdr>
        <w:top w:val="none" w:sz="0" w:space="0" w:color="auto"/>
        <w:left w:val="none" w:sz="0" w:space="0" w:color="auto"/>
        <w:bottom w:val="none" w:sz="0" w:space="0" w:color="auto"/>
        <w:right w:val="none" w:sz="0" w:space="0" w:color="auto"/>
      </w:divBdr>
    </w:div>
    <w:div w:id="1283731387">
      <w:bodyDiv w:val="1"/>
      <w:marLeft w:val="0"/>
      <w:marRight w:val="0"/>
      <w:marTop w:val="0"/>
      <w:marBottom w:val="0"/>
      <w:divBdr>
        <w:top w:val="none" w:sz="0" w:space="0" w:color="auto"/>
        <w:left w:val="none" w:sz="0" w:space="0" w:color="auto"/>
        <w:bottom w:val="none" w:sz="0" w:space="0" w:color="auto"/>
        <w:right w:val="none" w:sz="0" w:space="0" w:color="auto"/>
      </w:divBdr>
    </w:div>
    <w:div w:id="1284078292">
      <w:bodyDiv w:val="1"/>
      <w:marLeft w:val="0"/>
      <w:marRight w:val="0"/>
      <w:marTop w:val="0"/>
      <w:marBottom w:val="0"/>
      <w:divBdr>
        <w:top w:val="none" w:sz="0" w:space="0" w:color="auto"/>
        <w:left w:val="none" w:sz="0" w:space="0" w:color="auto"/>
        <w:bottom w:val="none" w:sz="0" w:space="0" w:color="auto"/>
        <w:right w:val="none" w:sz="0" w:space="0" w:color="auto"/>
      </w:divBdr>
    </w:div>
    <w:div w:id="1284461557">
      <w:bodyDiv w:val="1"/>
      <w:marLeft w:val="0"/>
      <w:marRight w:val="0"/>
      <w:marTop w:val="0"/>
      <w:marBottom w:val="0"/>
      <w:divBdr>
        <w:top w:val="none" w:sz="0" w:space="0" w:color="auto"/>
        <w:left w:val="none" w:sz="0" w:space="0" w:color="auto"/>
        <w:bottom w:val="none" w:sz="0" w:space="0" w:color="auto"/>
        <w:right w:val="none" w:sz="0" w:space="0" w:color="auto"/>
      </w:divBdr>
    </w:div>
    <w:div w:id="1284967334">
      <w:bodyDiv w:val="1"/>
      <w:marLeft w:val="0"/>
      <w:marRight w:val="0"/>
      <w:marTop w:val="0"/>
      <w:marBottom w:val="0"/>
      <w:divBdr>
        <w:top w:val="none" w:sz="0" w:space="0" w:color="auto"/>
        <w:left w:val="none" w:sz="0" w:space="0" w:color="auto"/>
        <w:bottom w:val="none" w:sz="0" w:space="0" w:color="auto"/>
        <w:right w:val="none" w:sz="0" w:space="0" w:color="auto"/>
      </w:divBdr>
    </w:div>
    <w:div w:id="1285161540">
      <w:bodyDiv w:val="1"/>
      <w:marLeft w:val="0"/>
      <w:marRight w:val="0"/>
      <w:marTop w:val="0"/>
      <w:marBottom w:val="0"/>
      <w:divBdr>
        <w:top w:val="none" w:sz="0" w:space="0" w:color="auto"/>
        <w:left w:val="none" w:sz="0" w:space="0" w:color="auto"/>
        <w:bottom w:val="none" w:sz="0" w:space="0" w:color="auto"/>
        <w:right w:val="none" w:sz="0" w:space="0" w:color="auto"/>
      </w:divBdr>
    </w:div>
    <w:div w:id="1286280276">
      <w:bodyDiv w:val="1"/>
      <w:marLeft w:val="0"/>
      <w:marRight w:val="0"/>
      <w:marTop w:val="0"/>
      <w:marBottom w:val="0"/>
      <w:divBdr>
        <w:top w:val="none" w:sz="0" w:space="0" w:color="auto"/>
        <w:left w:val="none" w:sz="0" w:space="0" w:color="auto"/>
        <w:bottom w:val="none" w:sz="0" w:space="0" w:color="auto"/>
        <w:right w:val="none" w:sz="0" w:space="0" w:color="auto"/>
      </w:divBdr>
    </w:div>
    <w:div w:id="1287203009">
      <w:bodyDiv w:val="1"/>
      <w:marLeft w:val="0"/>
      <w:marRight w:val="0"/>
      <w:marTop w:val="0"/>
      <w:marBottom w:val="0"/>
      <w:divBdr>
        <w:top w:val="none" w:sz="0" w:space="0" w:color="auto"/>
        <w:left w:val="none" w:sz="0" w:space="0" w:color="auto"/>
        <w:bottom w:val="none" w:sz="0" w:space="0" w:color="auto"/>
        <w:right w:val="none" w:sz="0" w:space="0" w:color="auto"/>
      </w:divBdr>
    </w:div>
    <w:div w:id="1287657686">
      <w:bodyDiv w:val="1"/>
      <w:marLeft w:val="0"/>
      <w:marRight w:val="0"/>
      <w:marTop w:val="0"/>
      <w:marBottom w:val="0"/>
      <w:divBdr>
        <w:top w:val="none" w:sz="0" w:space="0" w:color="auto"/>
        <w:left w:val="none" w:sz="0" w:space="0" w:color="auto"/>
        <w:bottom w:val="none" w:sz="0" w:space="0" w:color="auto"/>
        <w:right w:val="none" w:sz="0" w:space="0" w:color="auto"/>
      </w:divBdr>
    </w:div>
    <w:div w:id="1287807678">
      <w:bodyDiv w:val="1"/>
      <w:marLeft w:val="0"/>
      <w:marRight w:val="0"/>
      <w:marTop w:val="0"/>
      <w:marBottom w:val="0"/>
      <w:divBdr>
        <w:top w:val="none" w:sz="0" w:space="0" w:color="auto"/>
        <w:left w:val="none" w:sz="0" w:space="0" w:color="auto"/>
        <w:bottom w:val="none" w:sz="0" w:space="0" w:color="auto"/>
        <w:right w:val="none" w:sz="0" w:space="0" w:color="auto"/>
      </w:divBdr>
    </w:div>
    <w:div w:id="1287849873">
      <w:bodyDiv w:val="1"/>
      <w:marLeft w:val="0"/>
      <w:marRight w:val="0"/>
      <w:marTop w:val="0"/>
      <w:marBottom w:val="0"/>
      <w:divBdr>
        <w:top w:val="none" w:sz="0" w:space="0" w:color="auto"/>
        <w:left w:val="none" w:sz="0" w:space="0" w:color="auto"/>
        <w:bottom w:val="none" w:sz="0" w:space="0" w:color="auto"/>
        <w:right w:val="none" w:sz="0" w:space="0" w:color="auto"/>
      </w:divBdr>
    </w:div>
    <w:div w:id="1288048207">
      <w:bodyDiv w:val="1"/>
      <w:marLeft w:val="0"/>
      <w:marRight w:val="0"/>
      <w:marTop w:val="0"/>
      <w:marBottom w:val="0"/>
      <w:divBdr>
        <w:top w:val="none" w:sz="0" w:space="0" w:color="auto"/>
        <w:left w:val="none" w:sz="0" w:space="0" w:color="auto"/>
        <w:bottom w:val="none" w:sz="0" w:space="0" w:color="auto"/>
        <w:right w:val="none" w:sz="0" w:space="0" w:color="auto"/>
      </w:divBdr>
    </w:div>
    <w:div w:id="1288195588">
      <w:bodyDiv w:val="1"/>
      <w:marLeft w:val="0"/>
      <w:marRight w:val="0"/>
      <w:marTop w:val="0"/>
      <w:marBottom w:val="0"/>
      <w:divBdr>
        <w:top w:val="none" w:sz="0" w:space="0" w:color="auto"/>
        <w:left w:val="none" w:sz="0" w:space="0" w:color="auto"/>
        <w:bottom w:val="none" w:sz="0" w:space="0" w:color="auto"/>
        <w:right w:val="none" w:sz="0" w:space="0" w:color="auto"/>
      </w:divBdr>
    </w:div>
    <w:div w:id="1288201909">
      <w:bodyDiv w:val="1"/>
      <w:marLeft w:val="0"/>
      <w:marRight w:val="0"/>
      <w:marTop w:val="0"/>
      <w:marBottom w:val="0"/>
      <w:divBdr>
        <w:top w:val="none" w:sz="0" w:space="0" w:color="auto"/>
        <w:left w:val="none" w:sz="0" w:space="0" w:color="auto"/>
        <w:bottom w:val="none" w:sz="0" w:space="0" w:color="auto"/>
        <w:right w:val="none" w:sz="0" w:space="0" w:color="auto"/>
      </w:divBdr>
    </w:div>
    <w:div w:id="1288243600">
      <w:bodyDiv w:val="1"/>
      <w:marLeft w:val="0"/>
      <w:marRight w:val="0"/>
      <w:marTop w:val="0"/>
      <w:marBottom w:val="0"/>
      <w:divBdr>
        <w:top w:val="none" w:sz="0" w:space="0" w:color="auto"/>
        <w:left w:val="none" w:sz="0" w:space="0" w:color="auto"/>
        <w:bottom w:val="none" w:sz="0" w:space="0" w:color="auto"/>
        <w:right w:val="none" w:sz="0" w:space="0" w:color="auto"/>
      </w:divBdr>
    </w:div>
    <w:div w:id="1288438442">
      <w:bodyDiv w:val="1"/>
      <w:marLeft w:val="0"/>
      <w:marRight w:val="0"/>
      <w:marTop w:val="0"/>
      <w:marBottom w:val="0"/>
      <w:divBdr>
        <w:top w:val="none" w:sz="0" w:space="0" w:color="auto"/>
        <w:left w:val="none" w:sz="0" w:space="0" w:color="auto"/>
        <w:bottom w:val="none" w:sz="0" w:space="0" w:color="auto"/>
        <w:right w:val="none" w:sz="0" w:space="0" w:color="auto"/>
      </w:divBdr>
    </w:div>
    <w:div w:id="1289122416">
      <w:bodyDiv w:val="1"/>
      <w:marLeft w:val="0"/>
      <w:marRight w:val="0"/>
      <w:marTop w:val="0"/>
      <w:marBottom w:val="0"/>
      <w:divBdr>
        <w:top w:val="none" w:sz="0" w:space="0" w:color="auto"/>
        <w:left w:val="none" w:sz="0" w:space="0" w:color="auto"/>
        <w:bottom w:val="none" w:sz="0" w:space="0" w:color="auto"/>
        <w:right w:val="none" w:sz="0" w:space="0" w:color="auto"/>
      </w:divBdr>
    </w:div>
    <w:div w:id="1289776782">
      <w:bodyDiv w:val="1"/>
      <w:marLeft w:val="0"/>
      <w:marRight w:val="0"/>
      <w:marTop w:val="0"/>
      <w:marBottom w:val="0"/>
      <w:divBdr>
        <w:top w:val="none" w:sz="0" w:space="0" w:color="auto"/>
        <w:left w:val="none" w:sz="0" w:space="0" w:color="auto"/>
        <w:bottom w:val="none" w:sz="0" w:space="0" w:color="auto"/>
        <w:right w:val="none" w:sz="0" w:space="0" w:color="auto"/>
      </w:divBdr>
    </w:div>
    <w:div w:id="1290477070">
      <w:bodyDiv w:val="1"/>
      <w:marLeft w:val="0"/>
      <w:marRight w:val="0"/>
      <w:marTop w:val="0"/>
      <w:marBottom w:val="0"/>
      <w:divBdr>
        <w:top w:val="none" w:sz="0" w:space="0" w:color="auto"/>
        <w:left w:val="none" w:sz="0" w:space="0" w:color="auto"/>
        <w:bottom w:val="none" w:sz="0" w:space="0" w:color="auto"/>
        <w:right w:val="none" w:sz="0" w:space="0" w:color="auto"/>
      </w:divBdr>
    </w:div>
    <w:div w:id="1291014075">
      <w:bodyDiv w:val="1"/>
      <w:marLeft w:val="0"/>
      <w:marRight w:val="0"/>
      <w:marTop w:val="0"/>
      <w:marBottom w:val="0"/>
      <w:divBdr>
        <w:top w:val="none" w:sz="0" w:space="0" w:color="auto"/>
        <w:left w:val="none" w:sz="0" w:space="0" w:color="auto"/>
        <w:bottom w:val="none" w:sz="0" w:space="0" w:color="auto"/>
        <w:right w:val="none" w:sz="0" w:space="0" w:color="auto"/>
      </w:divBdr>
    </w:div>
    <w:div w:id="1291090883">
      <w:bodyDiv w:val="1"/>
      <w:marLeft w:val="0"/>
      <w:marRight w:val="0"/>
      <w:marTop w:val="0"/>
      <w:marBottom w:val="0"/>
      <w:divBdr>
        <w:top w:val="none" w:sz="0" w:space="0" w:color="auto"/>
        <w:left w:val="none" w:sz="0" w:space="0" w:color="auto"/>
        <w:bottom w:val="none" w:sz="0" w:space="0" w:color="auto"/>
        <w:right w:val="none" w:sz="0" w:space="0" w:color="auto"/>
      </w:divBdr>
    </w:div>
    <w:div w:id="1291714774">
      <w:bodyDiv w:val="1"/>
      <w:marLeft w:val="0"/>
      <w:marRight w:val="0"/>
      <w:marTop w:val="0"/>
      <w:marBottom w:val="0"/>
      <w:divBdr>
        <w:top w:val="none" w:sz="0" w:space="0" w:color="auto"/>
        <w:left w:val="none" w:sz="0" w:space="0" w:color="auto"/>
        <w:bottom w:val="none" w:sz="0" w:space="0" w:color="auto"/>
        <w:right w:val="none" w:sz="0" w:space="0" w:color="auto"/>
      </w:divBdr>
    </w:div>
    <w:div w:id="1291936578">
      <w:bodyDiv w:val="1"/>
      <w:marLeft w:val="0"/>
      <w:marRight w:val="0"/>
      <w:marTop w:val="0"/>
      <w:marBottom w:val="0"/>
      <w:divBdr>
        <w:top w:val="none" w:sz="0" w:space="0" w:color="auto"/>
        <w:left w:val="none" w:sz="0" w:space="0" w:color="auto"/>
        <w:bottom w:val="none" w:sz="0" w:space="0" w:color="auto"/>
        <w:right w:val="none" w:sz="0" w:space="0" w:color="auto"/>
      </w:divBdr>
    </w:div>
    <w:div w:id="1292788376">
      <w:bodyDiv w:val="1"/>
      <w:marLeft w:val="0"/>
      <w:marRight w:val="0"/>
      <w:marTop w:val="0"/>
      <w:marBottom w:val="0"/>
      <w:divBdr>
        <w:top w:val="none" w:sz="0" w:space="0" w:color="auto"/>
        <w:left w:val="none" w:sz="0" w:space="0" w:color="auto"/>
        <w:bottom w:val="none" w:sz="0" w:space="0" w:color="auto"/>
        <w:right w:val="none" w:sz="0" w:space="0" w:color="auto"/>
      </w:divBdr>
    </w:div>
    <w:div w:id="1293445321">
      <w:bodyDiv w:val="1"/>
      <w:marLeft w:val="0"/>
      <w:marRight w:val="0"/>
      <w:marTop w:val="0"/>
      <w:marBottom w:val="0"/>
      <w:divBdr>
        <w:top w:val="none" w:sz="0" w:space="0" w:color="auto"/>
        <w:left w:val="none" w:sz="0" w:space="0" w:color="auto"/>
        <w:bottom w:val="none" w:sz="0" w:space="0" w:color="auto"/>
        <w:right w:val="none" w:sz="0" w:space="0" w:color="auto"/>
      </w:divBdr>
    </w:div>
    <w:div w:id="1294482917">
      <w:bodyDiv w:val="1"/>
      <w:marLeft w:val="0"/>
      <w:marRight w:val="0"/>
      <w:marTop w:val="0"/>
      <w:marBottom w:val="0"/>
      <w:divBdr>
        <w:top w:val="none" w:sz="0" w:space="0" w:color="auto"/>
        <w:left w:val="none" w:sz="0" w:space="0" w:color="auto"/>
        <w:bottom w:val="none" w:sz="0" w:space="0" w:color="auto"/>
        <w:right w:val="none" w:sz="0" w:space="0" w:color="auto"/>
      </w:divBdr>
    </w:div>
    <w:div w:id="1297174365">
      <w:bodyDiv w:val="1"/>
      <w:marLeft w:val="0"/>
      <w:marRight w:val="0"/>
      <w:marTop w:val="0"/>
      <w:marBottom w:val="0"/>
      <w:divBdr>
        <w:top w:val="none" w:sz="0" w:space="0" w:color="auto"/>
        <w:left w:val="none" w:sz="0" w:space="0" w:color="auto"/>
        <w:bottom w:val="none" w:sz="0" w:space="0" w:color="auto"/>
        <w:right w:val="none" w:sz="0" w:space="0" w:color="auto"/>
      </w:divBdr>
    </w:div>
    <w:div w:id="1297492119">
      <w:bodyDiv w:val="1"/>
      <w:marLeft w:val="0"/>
      <w:marRight w:val="0"/>
      <w:marTop w:val="0"/>
      <w:marBottom w:val="0"/>
      <w:divBdr>
        <w:top w:val="none" w:sz="0" w:space="0" w:color="auto"/>
        <w:left w:val="none" w:sz="0" w:space="0" w:color="auto"/>
        <w:bottom w:val="none" w:sz="0" w:space="0" w:color="auto"/>
        <w:right w:val="none" w:sz="0" w:space="0" w:color="auto"/>
      </w:divBdr>
    </w:div>
    <w:div w:id="1298219158">
      <w:bodyDiv w:val="1"/>
      <w:marLeft w:val="0"/>
      <w:marRight w:val="0"/>
      <w:marTop w:val="0"/>
      <w:marBottom w:val="0"/>
      <w:divBdr>
        <w:top w:val="none" w:sz="0" w:space="0" w:color="auto"/>
        <w:left w:val="none" w:sz="0" w:space="0" w:color="auto"/>
        <w:bottom w:val="none" w:sz="0" w:space="0" w:color="auto"/>
        <w:right w:val="none" w:sz="0" w:space="0" w:color="auto"/>
      </w:divBdr>
    </w:div>
    <w:div w:id="1298292909">
      <w:bodyDiv w:val="1"/>
      <w:marLeft w:val="0"/>
      <w:marRight w:val="0"/>
      <w:marTop w:val="0"/>
      <w:marBottom w:val="0"/>
      <w:divBdr>
        <w:top w:val="none" w:sz="0" w:space="0" w:color="auto"/>
        <w:left w:val="none" w:sz="0" w:space="0" w:color="auto"/>
        <w:bottom w:val="none" w:sz="0" w:space="0" w:color="auto"/>
        <w:right w:val="none" w:sz="0" w:space="0" w:color="auto"/>
      </w:divBdr>
    </w:div>
    <w:div w:id="1298561480">
      <w:bodyDiv w:val="1"/>
      <w:marLeft w:val="0"/>
      <w:marRight w:val="0"/>
      <w:marTop w:val="0"/>
      <w:marBottom w:val="0"/>
      <w:divBdr>
        <w:top w:val="none" w:sz="0" w:space="0" w:color="auto"/>
        <w:left w:val="none" w:sz="0" w:space="0" w:color="auto"/>
        <w:bottom w:val="none" w:sz="0" w:space="0" w:color="auto"/>
        <w:right w:val="none" w:sz="0" w:space="0" w:color="auto"/>
      </w:divBdr>
    </w:div>
    <w:div w:id="1298952235">
      <w:bodyDiv w:val="1"/>
      <w:marLeft w:val="0"/>
      <w:marRight w:val="0"/>
      <w:marTop w:val="0"/>
      <w:marBottom w:val="0"/>
      <w:divBdr>
        <w:top w:val="none" w:sz="0" w:space="0" w:color="auto"/>
        <w:left w:val="none" w:sz="0" w:space="0" w:color="auto"/>
        <w:bottom w:val="none" w:sz="0" w:space="0" w:color="auto"/>
        <w:right w:val="none" w:sz="0" w:space="0" w:color="auto"/>
      </w:divBdr>
    </w:div>
    <w:div w:id="1299144933">
      <w:bodyDiv w:val="1"/>
      <w:marLeft w:val="0"/>
      <w:marRight w:val="0"/>
      <w:marTop w:val="0"/>
      <w:marBottom w:val="0"/>
      <w:divBdr>
        <w:top w:val="none" w:sz="0" w:space="0" w:color="auto"/>
        <w:left w:val="none" w:sz="0" w:space="0" w:color="auto"/>
        <w:bottom w:val="none" w:sz="0" w:space="0" w:color="auto"/>
        <w:right w:val="none" w:sz="0" w:space="0" w:color="auto"/>
      </w:divBdr>
    </w:div>
    <w:div w:id="1299460979">
      <w:bodyDiv w:val="1"/>
      <w:marLeft w:val="0"/>
      <w:marRight w:val="0"/>
      <w:marTop w:val="0"/>
      <w:marBottom w:val="0"/>
      <w:divBdr>
        <w:top w:val="none" w:sz="0" w:space="0" w:color="auto"/>
        <w:left w:val="none" w:sz="0" w:space="0" w:color="auto"/>
        <w:bottom w:val="none" w:sz="0" w:space="0" w:color="auto"/>
        <w:right w:val="none" w:sz="0" w:space="0" w:color="auto"/>
      </w:divBdr>
    </w:div>
    <w:div w:id="1299648661">
      <w:bodyDiv w:val="1"/>
      <w:marLeft w:val="0"/>
      <w:marRight w:val="0"/>
      <w:marTop w:val="0"/>
      <w:marBottom w:val="0"/>
      <w:divBdr>
        <w:top w:val="none" w:sz="0" w:space="0" w:color="auto"/>
        <w:left w:val="none" w:sz="0" w:space="0" w:color="auto"/>
        <w:bottom w:val="none" w:sz="0" w:space="0" w:color="auto"/>
        <w:right w:val="none" w:sz="0" w:space="0" w:color="auto"/>
      </w:divBdr>
    </w:div>
    <w:div w:id="1299803363">
      <w:bodyDiv w:val="1"/>
      <w:marLeft w:val="0"/>
      <w:marRight w:val="0"/>
      <w:marTop w:val="0"/>
      <w:marBottom w:val="0"/>
      <w:divBdr>
        <w:top w:val="none" w:sz="0" w:space="0" w:color="auto"/>
        <w:left w:val="none" w:sz="0" w:space="0" w:color="auto"/>
        <w:bottom w:val="none" w:sz="0" w:space="0" w:color="auto"/>
        <w:right w:val="none" w:sz="0" w:space="0" w:color="auto"/>
      </w:divBdr>
    </w:div>
    <w:div w:id="1300038735">
      <w:bodyDiv w:val="1"/>
      <w:marLeft w:val="0"/>
      <w:marRight w:val="0"/>
      <w:marTop w:val="0"/>
      <w:marBottom w:val="0"/>
      <w:divBdr>
        <w:top w:val="none" w:sz="0" w:space="0" w:color="auto"/>
        <w:left w:val="none" w:sz="0" w:space="0" w:color="auto"/>
        <w:bottom w:val="none" w:sz="0" w:space="0" w:color="auto"/>
        <w:right w:val="none" w:sz="0" w:space="0" w:color="auto"/>
      </w:divBdr>
    </w:div>
    <w:div w:id="1300458398">
      <w:bodyDiv w:val="1"/>
      <w:marLeft w:val="0"/>
      <w:marRight w:val="0"/>
      <w:marTop w:val="0"/>
      <w:marBottom w:val="0"/>
      <w:divBdr>
        <w:top w:val="none" w:sz="0" w:space="0" w:color="auto"/>
        <w:left w:val="none" w:sz="0" w:space="0" w:color="auto"/>
        <w:bottom w:val="none" w:sz="0" w:space="0" w:color="auto"/>
        <w:right w:val="none" w:sz="0" w:space="0" w:color="auto"/>
      </w:divBdr>
    </w:div>
    <w:div w:id="1301883883">
      <w:bodyDiv w:val="1"/>
      <w:marLeft w:val="0"/>
      <w:marRight w:val="0"/>
      <w:marTop w:val="0"/>
      <w:marBottom w:val="0"/>
      <w:divBdr>
        <w:top w:val="none" w:sz="0" w:space="0" w:color="auto"/>
        <w:left w:val="none" w:sz="0" w:space="0" w:color="auto"/>
        <w:bottom w:val="none" w:sz="0" w:space="0" w:color="auto"/>
        <w:right w:val="none" w:sz="0" w:space="0" w:color="auto"/>
      </w:divBdr>
    </w:div>
    <w:div w:id="1303652631">
      <w:bodyDiv w:val="1"/>
      <w:marLeft w:val="0"/>
      <w:marRight w:val="0"/>
      <w:marTop w:val="0"/>
      <w:marBottom w:val="0"/>
      <w:divBdr>
        <w:top w:val="none" w:sz="0" w:space="0" w:color="auto"/>
        <w:left w:val="none" w:sz="0" w:space="0" w:color="auto"/>
        <w:bottom w:val="none" w:sz="0" w:space="0" w:color="auto"/>
        <w:right w:val="none" w:sz="0" w:space="0" w:color="auto"/>
      </w:divBdr>
    </w:div>
    <w:div w:id="1304626614">
      <w:bodyDiv w:val="1"/>
      <w:marLeft w:val="0"/>
      <w:marRight w:val="0"/>
      <w:marTop w:val="0"/>
      <w:marBottom w:val="0"/>
      <w:divBdr>
        <w:top w:val="none" w:sz="0" w:space="0" w:color="auto"/>
        <w:left w:val="none" w:sz="0" w:space="0" w:color="auto"/>
        <w:bottom w:val="none" w:sz="0" w:space="0" w:color="auto"/>
        <w:right w:val="none" w:sz="0" w:space="0" w:color="auto"/>
      </w:divBdr>
    </w:div>
    <w:div w:id="1304852985">
      <w:bodyDiv w:val="1"/>
      <w:marLeft w:val="0"/>
      <w:marRight w:val="0"/>
      <w:marTop w:val="0"/>
      <w:marBottom w:val="0"/>
      <w:divBdr>
        <w:top w:val="none" w:sz="0" w:space="0" w:color="auto"/>
        <w:left w:val="none" w:sz="0" w:space="0" w:color="auto"/>
        <w:bottom w:val="none" w:sz="0" w:space="0" w:color="auto"/>
        <w:right w:val="none" w:sz="0" w:space="0" w:color="auto"/>
      </w:divBdr>
    </w:div>
    <w:div w:id="1305045106">
      <w:bodyDiv w:val="1"/>
      <w:marLeft w:val="0"/>
      <w:marRight w:val="0"/>
      <w:marTop w:val="0"/>
      <w:marBottom w:val="0"/>
      <w:divBdr>
        <w:top w:val="none" w:sz="0" w:space="0" w:color="auto"/>
        <w:left w:val="none" w:sz="0" w:space="0" w:color="auto"/>
        <w:bottom w:val="none" w:sz="0" w:space="0" w:color="auto"/>
        <w:right w:val="none" w:sz="0" w:space="0" w:color="auto"/>
      </w:divBdr>
    </w:div>
    <w:div w:id="1305231989">
      <w:bodyDiv w:val="1"/>
      <w:marLeft w:val="0"/>
      <w:marRight w:val="0"/>
      <w:marTop w:val="0"/>
      <w:marBottom w:val="0"/>
      <w:divBdr>
        <w:top w:val="none" w:sz="0" w:space="0" w:color="auto"/>
        <w:left w:val="none" w:sz="0" w:space="0" w:color="auto"/>
        <w:bottom w:val="none" w:sz="0" w:space="0" w:color="auto"/>
        <w:right w:val="none" w:sz="0" w:space="0" w:color="auto"/>
      </w:divBdr>
    </w:div>
    <w:div w:id="1306347953">
      <w:bodyDiv w:val="1"/>
      <w:marLeft w:val="0"/>
      <w:marRight w:val="0"/>
      <w:marTop w:val="0"/>
      <w:marBottom w:val="0"/>
      <w:divBdr>
        <w:top w:val="none" w:sz="0" w:space="0" w:color="auto"/>
        <w:left w:val="none" w:sz="0" w:space="0" w:color="auto"/>
        <w:bottom w:val="none" w:sz="0" w:space="0" w:color="auto"/>
        <w:right w:val="none" w:sz="0" w:space="0" w:color="auto"/>
      </w:divBdr>
    </w:div>
    <w:div w:id="1306399114">
      <w:bodyDiv w:val="1"/>
      <w:marLeft w:val="0"/>
      <w:marRight w:val="0"/>
      <w:marTop w:val="0"/>
      <w:marBottom w:val="0"/>
      <w:divBdr>
        <w:top w:val="none" w:sz="0" w:space="0" w:color="auto"/>
        <w:left w:val="none" w:sz="0" w:space="0" w:color="auto"/>
        <w:bottom w:val="none" w:sz="0" w:space="0" w:color="auto"/>
        <w:right w:val="none" w:sz="0" w:space="0" w:color="auto"/>
      </w:divBdr>
    </w:div>
    <w:div w:id="1306662345">
      <w:bodyDiv w:val="1"/>
      <w:marLeft w:val="0"/>
      <w:marRight w:val="0"/>
      <w:marTop w:val="0"/>
      <w:marBottom w:val="0"/>
      <w:divBdr>
        <w:top w:val="none" w:sz="0" w:space="0" w:color="auto"/>
        <w:left w:val="none" w:sz="0" w:space="0" w:color="auto"/>
        <w:bottom w:val="none" w:sz="0" w:space="0" w:color="auto"/>
        <w:right w:val="none" w:sz="0" w:space="0" w:color="auto"/>
      </w:divBdr>
    </w:div>
    <w:div w:id="1306813534">
      <w:bodyDiv w:val="1"/>
      <w:marLeft w:val="0"/>
      <w:marRight w:val="0"/>
      <w:marTop w:val="0"/>
      <w:marBottom w:val="0"/>
      <w:divBdr>
        <w:top w:val="none" w:sz="0" w:space="0" w:color="auto"/>
        <w:left w:val="none" w:sz="0" w:space="0" w:color="auto"/>
        <w:bottom w:val="none" w:sz="0" w:space="0" w:color="auto"/>
        <w:right w:val="none" w:sz="0" w:space="0" w:color="auto"/>
      </w:divBdr>
    </w:div>
    <w:div w:id="1308125153">
      <w:bodyDiv w:val="1"/>
      <w:marLeft w:val="0"/>
      <w:marRight w:val="0"/>
      <w:marTop w:val="0"/>
      <w:marBottom w:val="0"/>
      <w:divBdr>
        <w:top w:val="none" w:sz="0" w:space="0" w:color="auto"/>
        <w:left w:val="none" w:sz="0" w:space="0" w:color="auto"/>
        <w:bottom w:val="none" w:sz="0" w:space="0" w:color="auto"/>
        <w:right w:val="none" w:sz="0" w:space="0" w:color="auto"/>
      </w:divBdr>
    </w:div>
    <w:div w:id="1308896110">
      <w:bodyDiv w:val="1"/>
      <w:marLeft w:val="0"/>
      <w:marRight w:val="0"/>
      <w:marTop w:val="0"/>
      <w:marBottom w:val="0"/>
      <w:divBdr>
        <w:top w:val="none" w:sz="0" w:space="0" w:color="auto"/>
        <w:left w:val="none" w:sz="0" w:space="0" w:color="auto"/>
        <w:bottom w:val="none" w:sz="0" w:space="0" w:color="auto"/>
        <w:right w:val="none" w:sz="0" w:space="0" w:color="auto"/>
      </w:divBdr>
    </w:div>
    <w:div w:id="1309280759">
      <w:bodyDiv w:val="1"/>
      <w:marLeft w:val="0"/>
      <w:marRight w:val="0"/>
      <w:marTop w:val="0"/>
      <w:marBottom w:val="0"/>
      <w:divBdr>
        <w:top w:val="none" w:sz="0" w:space="0" w:color="auto"/>
        <w:left w:val="none" w:sz="0" w:space="0" w:color="auto"/>
        <w:bottom w:val="none" w:sz="0" w:space="0" w:color="auto"/>
        <w:right w:val="none" w:sz="0" w:space="0" w:color="auto"/>
      </w:divBdr>
    </w:div>
    <w:div w:id="1310594900">
      <w:bodyDiv w:val="1"/>
      <w:marLeft w:val="0"/>
      <w:marRight w:val="0"/>
      <w:marTop w:val="0"/>
      <w:marBottom w:val="0"/>
      <w:divBdr>
        <w:top w:val="none" w:sz="0" w:space="0" w:color="auto"/>
        <w:left w:val="none" w:sz="0" w:space="0" w:color="auto"/>
        <w:bottom w:val="none" w:sz="0" w:space="0" w:color="auto"/>
        <w:right w:val="none" w:sz="0" w:space="0" w:color="auto"/>
      </w:divBdr>
    </w:div>
    <w:div w:id="1312325397">
      <w:bodyDiv w:val="1"/>
      <w:marLeft w:val="0"/>
      <w:marRight w:val="0"/>
      <w:marTop w:val="0"/>
      <w:marBottom w:val="0"/>
      <w:divBdr>
        <w:top w:val="none" w:sz="0" w:space="0" w:color="auto"/>
        <w:left w:val="none" w:sz="0" w:space="0" w:color="auto"/>
        <w:bottom w:val="none" w:sz="0" w:space="0" w:color="auto"/>
        <w:right w:val="none" w:sz="0" w:space="0" w:color="auto"/>
      </w:divBdr>
    </w:div>
    <w:div w:id="1312372465">
      <w:bodyDiv w:val="1"/>
      <w:marLeft w:val="0"/>
      <w:marRight w:val="0"/>
      <w:marTop w:val="0"/>
      <w:marBottom w:val="0"/>
      <w:divBdr>
        <w:top w:val="none" w:sz="0" w:space="0" w:color="auto"/>
        <w:left w:val="none" w:sz="0" w:space="0" w:color="auto"/>
        <w:bottom w:val="none" w:sz="0" w:space="0" w:color="auto"/>
        <w:right w:val="none" w:sz="0" w:space="0" w:color="auto"/>
      </w:divBdr>
    </w:div>
    <w:div w:id="1312490093">
      <w:bodyDiv w:val="1"/>
      <w:marLeft w:val="0"/>
      <w:marRight w:val="0"/>
      <w:marTop w:val="0"/>
      <w:marBottom w:val="0"/>
      <w:divBdr>
        <w:top w:val="none" w:sz="0" w:space="0" w:color="auto"/>
        <w:left w:val="none" w:sz="0" w:space="0" w:color="auto"/>
        <w:bottom w:val="none" w:sz="0" w:space="0" w:color="auto"/>
        <w:right w:val="none" w:sz="0" w:space="0" w:color="auto"/>
      </w:divBdr>
    </w:div>
    <w:div w:id="1312558434">
      <w:bodyDiv w:val="1"/>
      <w:marLeft w:val="0"/>
      <w:marRight w:val="0"/>
      <w:marTop w:val="0"/>
      <w:marBottom w:val="0"/>
      <w:divBdr>
        <w:top w:val="none" w:sz="0" w:space="0" w:color="auto"/>
        <w:left w:val="none" w:sz="0" w:space="0" w:color="auto"/>
        <w:bottom w:val="none" w:sz="0" w:space="0" w:color="auto"/>
        <w:right w:val="none" w:sz="0" w:space="0" w:color="auto"/>
      </w:divBdr>
    </w:div>
    <w:div w:id="1313482278">
      <w:bodyDiv w:val="1"/>
      <w:marLeft w:val="0"/>
      <w:marRight w:val="0"/>
      <w:marTop w:val="0"/>
      <w:marBottom w:val="0"/>
      <w:divBdr>
        <w:top w:val="none" w:sz="0" w:space="0" w:color="auto"/>
        <w:left w:val="none" w:sz="0" w:space="0" w:color="auto"/>
        <w:bottom w:val="none" w:sz="0" w:space="0" w:color="auto"/>
        <w:right w:val="none" w:sz="0" w:space="0" w:color="auto"/>
      </w:divBdr>
    </w:div>
    <w:div w:id="1313604722">
      <w:bodyDiv w:val="1"/>
      <w:marLeft w:val="0"/>
      <w:marRight w:val="0"/>
      <w:marTop w:val="0"/>
      <w:marBottom w:val="0"/>
      <w:divBdr>
        <w:top w:val="none" w:sz="0" w:space="0" w:color="auto"/>
        <w:left w:val="none" w:sz="0" w:space="0" w:color="auto"/>
        <w:bottom w:val="none" w:sz="0" w:space="0" w:color="auto"/>
        <w:right w:val="none" w:sz="0" w:space="0" w:color="auto"/>
      </w:divBdr>
    </w:div>
    <w:div w:id="1314260246">
      <w:bodyDiv w:val="1"/>
      <w:marLeft w:val="0"/>
      <w:marRight w:val="0"/>
      <w:marTop w:val="0"/>
      <w:marBottom w:val="0"/>
      <w:divBdr>
        <w:top w:val="none" w:sz="0" w:space="0" w:color="auto"/>
        <w:left w:val="none" w:sz="0" w:space="0" w:color="auto"/>
        <w:bottom w:val="none" w:sz="0" w:space="0" w:color="auto"/>
        <w:right w:val="none" w:sz="0" w:space="0" w:color="auto"/>
      </w:divBdr>
    </w:div>
    <w:div w:id="1314677177">
      <w:bodyDiv w:val="1"/>
      <w:marLeft w:val="0"/>
      <w:marRight w:val="0"/>
      <w:marTop w:val="0"/>
      <w:marBottom w:val="0"/>
      <w:divBdr>
        <w:top w:val="none" w:sz="0" w:space="0" w:color="auto"/>
        <w:left w:val="none" w:sz="0" w:space="0" w:color="auto"/>
        <w:bottom w:val="none" w:sz="0" w:space="0" w:color="auto"/>
        <w:right w:val="none" w:sz="0" w:space="0" w:color="auto"/>
      </w:divBdr>
    </w:div>
    <w:div w:id="1314720150">
      <w:bodyDiv w:val="1"/>
      <w:marLeft w:val="0"/>
      <w:marRight w:val="0"/>
      <w:marTop w:val="0"/>
      <w:marBottom w:val="0"/>
      <w:divBdr>
        <w:top w:val="none" w:sz="0" w:space="0" w:color="auto"/>
        <w:left w:val="none" w:sz="0" w:space="0" w:color="auto"/>
        <w:bottom w:val="none" w:sz="0" w:space="0" w:color="auto"/>
        <w:right w:val="none" w:sz="0" w:space="0" w:color="auto"/>
      </w:divBdr>
    </w:div>
    <w:div w:id="1314943913">
      <w:bodyDiv w:val="1"/>
      <w:marLeft w:val="0"/>
      <w:marRight w:val="0"/>
      <w:marTop w:val="0"/>
      <w:marBottom w:val="0"/>
      <w:divBdr>
        <w:top w:val="none" w:sz="0" w:space="0" w:color="auto"/>
        <w:left w:val="none" w:sz="0" w:space="0" w:color="auto"/>
        <w:bottom w:val="none" w:sz="0" w:space="0" w:color="auto"/>
        <w:right w:val="none" w:sz="0" w:space="0" w:color="auto"/>
      </w:divBdr>
    </w:div>
    <w:div w:id="1315185840">
      <w:bodyDiv w:val="1"/>
      <w:marLeft w:val="0"/>
      <w:marRight w:val="0"/>
      <w:marTop w:val="0"/>
      <w:marBottom w:val="0"/>
      <w:divBdr>
        <w:top w:val="none" w:sz="0" w:space="0" w:color="auto"/>
        <w:left w:val="none" w:sz="0" w:space="0" w:color="auto"/>
        <w:bottom w:val="none" w:sz="0" w:space="0" w:color="auto"/>
        <w:right w:val="none" w:sz="0" w:space="0" w:color="auto"/>
      </w:divBdr>
    </w:div>
    <w:div w:id="1315572835">
      <w:bodyDiv w:val="1"/>
      <w:marLeft w:val="0"/>
      <w:marRight w:val="0"/>
      <w:marTop w:val="0"/>
      <w:marBottom w:val="0"/>
      <w:divBdr>
        <w:top w:val="none" w:sz="0" w:space="0" w:color="auto"/>
        <w:left w:val="none" w:sz="0" w:space="0" w:color="auto"/>
        <w:bottom w:val="none" w:sz="0" w:space="0" w:color="auto"/>
        <w:right w:val="none" w:sz="0" w:space="0" w:color="auto"/>
      </w:divBdr>
    </w:div>
    <w:div w:id="1315644918">
      <w:bodyDiv w:val="1"/>
      <w:marLeft w:val="0"/>
      <w:marRight w:val="0"/>
      <w:marTop w:val="0"/>
      <w:marBottom w:val="0"/>
      <w:divBdr>
        <w:top w:val="none" w:sz="0" w:space="0" w:color="auto"/>
        <w:left w:val="none" w:sz="0" w:space="0" w:color="auto"/>
        <w:bottom w:val="none" w:sz="0" w:space="0" w:color="auto"/>
        <w:right w:val="none" w:sz="0" w:space="0" w:color="auto"/>
      </w:divBdr>
    </w:div>
    <w:div w:id="1316032571">
      <w:bodyDiv w:val="1"/>
      <w:marLeft w:val="0"/>
      <w:marRight w:val="0"/>
      <w:marTop w:val="0"/>
      <w:marBottom w:val="0"/>
      <w:divBdr>
        <w:top w:val="none" w:sz="0" w:space="0" w:color="auto"/>
        <w:left w:val="none" w:sz="0" w:space="0" w:color="auto"/>
        <w:bottom w:val="none" w:sz="0" w:space="0" w:color="auto"/>
        <w:right w:val="none" w:sz="0" w:space="0" w:color="auto"/>
      </w:divBdr>
    </w:div>
    <w:div w:id="1316379321">
      <w:bodyDiv w:val="1"/>
      <w:marLeft w:val="0"/>
      <w:marRight w:val="0"/>
      <w:marTop w:val="0"/>
      <w:marBottom w:val="0"/>
      <w:divBdr>
        <w:top w:val="none" w:sz="0" w:space="0" w:color="auto"/>
        <w:left w:val="none" w:sz="0" w:space="0" w:color="auto"/>
        <w:bottom w:val="none" w:sz="0" w:space="0" w:color="auto"/>
        <w:right w:val="none" w:sz="0" w:space="0" w:color="auto"/>
      </w:divBdr>
    </w:div>
    <w:div w:id="1317417819">
      <w:bodyDiv w:val="1"/>
      <w:marLeft w:val="0"/>
      <w:marRight w:val="0"/>
      <w:marTop w:val="0"/>
      <w:marBottom w:val="0"/>
      <w:divBdr>
        <w:top w:val="none" w:sz="0" w:space="0" w:color="auto"/>
        <w:left w:val="none" w:sz="0" w:space="0" w:color="auto"/>
        <w:bottom w:val="none" w:sz="0" w:space="0" w:color="auto"/>
        <w:right w:val="none" w:sz="0" w:space="0" w:color="auto"/>
      </w:divBdr>
    </w:div>
    <w:div w:id="1320772156">
      <w:bodyDiv w:val="1"/>
      <w:marLeft w:val="0"/>
      <w:marRight w:val="0"/>
      <w:marTop w:val="0"/>
      <w:marBottom w:val="0"/>
      <w:divBdr>
        <w:top w:val="none" w:sz="0" w:space="0" w:color="auto"/>
        <w:left w:val="none" w:sz="0" w:space="0" w:color="auto"/>
        <w:bottom w:val="none" w:sz="0" w:space="0" w:color="auto"/>
        <w:right w:val="none" w:sz="0" w:space="0" w:color="auto"/>
      </w:divBdr>
    </w:div>
    <w:div w:id="1321539443">
      <w:bodyDiv w:val="1"/>
      <w:marLeft w:val="0"/>
      <w:marRight w:val="0"/>
      <w:marTop w:val="0"/>
      <w:marBottom w:val="0"/>
      <w:divBdr>
        <w:top w:val="none" w:sz="0" w:space="0" w:color="auto"/>
        <w:left w:val="none" w:sz="0" w:space="0" w:color="auto"/>
        <w:bottom w:val="none" w:sz="0" w:space="0" w:color="auto"/>
        <w:right w:val="none" w:sz="0" w:space="0" w:color="auto"/>
      </w:divBdr>
    </w:div>
    <w:div w:id="1322806146">
      <w:bodyDiv w:val="1"/>
      <w:marLeft w:val="0"/>
      <w:marRight w:val="0"/>
      <w:marTop w:val="0"/>
      <w:marBottom w:val="0"/>
      <w:divBdr>
        <w:top w:val="none" w:sz="0" w:space="0" w:color="auto"/>
        <w:left w:val="none" w:sz="0" w:space="0" w:color="auto"/>
        <w:bottom w:val="none" w:sz="0" w:space="0" w:color="auto"/>
        <w:right w:val="none" w:sz="0" w:space="0" w:color="auto"/>
      </w:divBdr>
    </w:div>
    <w:div w:id="1322850071">
      <w:bodyDiv w:val="1"/>
      <w:marLeft w:val="0"/>
      <w:marRight w:val="0"/>
      <w:marTop w:val="0"/>
      <w:marBottom w:val="0"/>
      <w:divBdr>
        <w:top w:val="none" w:sz="0" w:space="0" w:color="auto"/>
        <w:left w:val="none" w:sz="0" w:space="0" w:color="auto"/>
        <w:bottom w:val="none" w:sz="0" w:space="0" w:color="auto"/>
        <w:right w:val="none" w:sz="0" w:space="0" w:color="auto"/>
      </w:divBdr>
    </w:div>
    <w:div w:id="1322923586">
      <w:bodyDiv w:val="1"/>
      <w:marLeft w:val="0"/>
      <w:marRight w:val="0"/>
      <w:marTop w:val="0"/>
      <w:marBottom w:val="0"/>
      <w:divBdr>
        <w:top w:val="none" w:sz="0" w:space="0" w:color="auto"/>
        <w:left w:val="none" w:sz="0" w:space="0" w:color="auto"/>
        <w:bottom w:val="none" w:sz="0" w:space="0" w:color="auto"/>
        <w:right w:val="none" w:sz="0" w:space="0" w:color="auto"/>
      </w:divBdr>
    </w:div>
    <w:div w:id="1323964897">
      <w:bodyDiv w:val="1"/>
      <w:marLeft w:val="0"/>
      <w:marRight w:val="0"/>
      <w:marTop w:val="0"/>
      <w:marBottom w:val="0"/>
      <w:divBdr>
        <w:top w:val="none" w:sz="0" w:space="0" w:color="auto"/>
        <w:left w:val="none" w:sz="0" w:space="0" w:color="auto"/>
        <w:bottom w:val="none" w:sz="0" w:space="0" w:color="auto"/>
        <w:right w:val="none" w:sz="0" w:space="0" w:color="auto"/>
      </w:divBdr>
    </w:div>
    <w:div w:id="1324436520">
      <w:bodyDiv w:val="1"/>
      <w:marLeft w:val="0"/>
      <w:marRight w:val="0"/>
      <w:marTop w:val="0"/>
      <w:marBottom w:val="0"/>
      <w:divBdr>
        <w:top w:val="none" w:sz="0" w:space="0" w:color="auto"/>
        <w:left w:val="none" w:sz="0" w:space="0" w:color="auto"/>
        <w:bottom w:val="none" w:sz="0" w:space="0" w:color="auto"/>
        <w:right w:val="none" w:sz="0" w:space="0" w:color="auto"/>
      </w:divBdr>
    </w:div>
    <w:div w:id="1324965514">
      <w:bodyDiv w:val="1"/>
      <w:marLeft w:val="0"/>
      <w:marRight w:val="0"/>
      <w:marTop w:val="0"/>
      <w:marBottom w:val="0"/>
      <w:divBdr>
        <w:top w:val="none" w:sz="0" w:space="0" w:color="auto"/>
        <w:left w:val="none" w:sz="0" w:space="0" w:color="auto"/>
        <w:bottom w:val="none" w:sz="0" w:space="0" w:color="auto"/>
        <w:right w:val="none" w:sz="0" w:space="0" w:color="auto"/>
      </w:divBdr>
    </w:div>
    <w:div w:id="1325431344">
      <w:bodyDiv w:val="1"/>
      <w:marLeft w:val="0"/>
      <w:marRight w:val="0"/>
      <w:marTop w:val="0"/>
      <w:marBottom w:val="0"/>
      <w:divBdr>
        <w:top w:val="none" w:sz="0" w:space="0" w:color="auto"/>
        <w:left w:val="none" w:sz="0" w:space="0" w:color="auto"/>
        <w:bottom w:val="none" w:sz="0" w:space="0" w:color="auto"/>
        <w:right w:val="none" w:sz="0" w:space="0" w:color="auto"/>
      </w:divBdr>
    </w:div>
    <w:div w:id="1327127231">
      <w:bodyDiv w:val="1"/>
      <w:marLeft w:val="0"/>
      <w:marRight w:val="0"/>
      <w:marTop w:val="0"/>
      <w:marBottom w:val="0"/>
      <w:divBdr>
        <w:top w:val="none" w:sz="0" w:space="0" w:color="auto"/>
        <w:left w:val="none" w:sz="0" w:space="0" w:color="auto"/>
        <w:bottom w:val="none" w:sz="0" w:space="0" w:color="auto"/>
        <w:right w:val="none" w:sz="0" w:space="0" w:color="auto"/>
      </w:divBdr>
    </w:div>
    <w:div w:id="1327437112">
      <w:bodyDiv w:val="1"/>
      <w:marLeft w:val="0"/>
      <w:marRight w:val="0"/>
      <w:marTop w:val="0"/>
      <w:marBottom w:val="0"/>
      <w:divBdr>
        <w:top w:val="none" w:sz="0" w:space="0" w:color="auto"/>
        <w:left w:val="none" w:sz="0" w:space="0" w:color="auto"/>
        <w:bottom w:val="none" w:sz="0" w:space="0" w:color="auto"/>
        <w:right w:val="none" w:sz="0" w:space="0" w:color="auto"/>
      </w:divBdr>
    </w:div>
    <w:div w:id="1329595210">
      <w:bodyDiv w:val="1"/>
      <w:marLeft w:val="0"/>
      <w:marRight w:val="0"/>
      <w:marTop w:val="0"/>
      <w:marBottom w:val="0"/>
      <w:divBdr>
        <w:top w:val="none" w:sz="0" w:space="0" w:color="auto"/>
        <w:left w:val="none" w:sz="0" w:space="0" w:color="auto"/>
        <w:bottom w:val="none" w:sz="0" w:space="0" w:color="auto"/>
        <w:right w:val="none" w:sz="0" w:space="0" w:color="auto"/>
      </w:divBdr>
    </w:div>
    <w:div w:id="1329792543">
      <w:bodyDiv w:val="1"/>
      <w:marLeft w:val="0"/>
      <w:marRight w:val="0"/>
      <w:marTop w:val="0"/>
      <w:marBottom w:val="0"/>
      <w:divBdr>
        <w:top w:val="none" w:sz="0" w:space="0" w:color="auto"/>
        <w:left w:val="none" w:sz="0" w:space="0" w:color="auto"/>
        <w:bottom w:val="none" w:sz="0" w:space="0" w:color="auto"/>
        <w:right w:val="none" w:sz="0" w:space="0" w:color="auto"/>
      </w:divBdr>
    </w:div>
    <w:div w:id="1329942342">
      <w:bodyDiv w:val="1"/>
      <w:marLeft w:val="0"/>
      <w:marRight w:val="0"/>
      <w:marTop w:val="0"/>
      <w:marBottom w:val="0"/>
      <w:divBdr>
        <w:top w:val="none" w:sz="0" w:space="0" w:color="auto"/>
        <w:left w:val="none" w:sz="0" w:space="0" w:color="auto"/>
        <w:bottom w:val="none" w:sz="0" w:space="0" w:color="auto"/>
        <w:right w:val="none" w:sz="0" w:space="0" w:color="auto"/>
      </w:divBdr>
    </w:div>
    <w:div w:id="1330062877">
      <w:bodyDiv w:val="1"/>
      <w:marLeft w:val="0"/>
      <w:marRight w:val="0"/>
      <w:marTop w:val="0"/>
      <w:marBottom w:val="0"/>
      <w:divBdr>
        <w:top w:val="none" w:sz="0" w:space="0" w:color="auto"/>
        <w:left w:val="none" w:sz="0" w:space="0" w:color="auto"/>
        <w:bottom w:val="none" w:sz="0" w:space="0" w:color="auto"/>
        <w:right w:val="none" w:sz="0" w:space="0" w:color="auto"/>
      </w:divBdr>
    </w:div>
    <w:div w:id="1330326864">
      <w:bodyDiv w:val="1"/>
      <w:marLeft w:val="0"/>
      <w:marRight w:val="0"/>
      <w:marTop w:val="0"/>
      <w:marBottom w:val="0"/>
      <w:divBdr>
        <w:top w:val="none" w:sz="0" w:space="0" w:color="auto"/>
        <w:left w:val="none" w:sz="0" w:space="0" w:color="auto"/>
        <w:bottom w:val="none" w:sz="0" w:space="0" w:color="auto"/>
        <w:right w:val="none" w:sz="0" w:space="0" w:color="auto"/>
      </w:divBdr>
    </w:div>
    <w:div w:id="1330522718">
      <w:bodyDiv w:val="1"/>
      <w:marLeft w:val="0"/>
      <w:marRight w:val="0"/>
      <w:marTop w:val="0"/>
      <w:marBottom w:val="0"/>
      <w:divBdr>
        <w:top w:val="none" w:sz="0" w:space="0" w:color="auto"/>
        <w:left w:val="none" w:sz="0" w:space="0" w:color="auto"/>
        <w:bottom w:val="none" w:sz="0" w:space="0" w:color="auto"/>
        <w:right w:val="none" w:sz="0" w:space="0" w:color="auto"/>
      </w:divBdr>
    </w:div>
    <w:div w:id="1330645176">
      <w:bodyDiv w:val="1"/>
      <w:marLeft w:val="0"/>
      <w:marRight w:val="0"/>
      <w:marTop w:val="0"/>
      <w:marBottom w:val="0"/>
      <w:divBdr>
        <w:top w:val="none" w:sz="0" w:space="0" w:color="auto"/>
        <w:left w:val="none" w:sz="0" w:space="0" w:color="auto"/>
        <w:bottom w:val="none" w:sz="0" w:space="0" w:color="auto"/>
        <w:right w:val="none" w:sz="0" w:space="0" w:color="auto"/>
      </w:divBdr>
    </w:div>
    <w:div w:id="1332367472">
      <w:bodyDiv w:val="1"/>
      <w:marLeft w:val="0"/>
      <w:marRight w:val="0"/>
      <w:marTop w:val="0"/>
      <w:marBottom w:val="0"/>
      <w:divBdr>
        <w:top w:val="none" w:sz="0" w:space="0" w:color="auto"/>
        <w:left w:val="none" w:sz="0" w:space="0" w:color="auto"/>
        <w:bottom w:val="none" w:sz="0" w:space="0" w:color="auto"/>
        <w:right w:val="none" w:sz="0" w:space="0" w:color="auto"/>
      </w:divBdr>
    </w:div>
    <w:div w:id="1333407636">
      <w:bodyDiv w:val="1"/>
      <w:marLeft w:val="0"/>
      <w:marRight w:val="0"/>
      <w:marTop w:val="0"/>
      <w:marBottom w:val="0"/>
      <w:divBdr>
        <w:top w:val="none" w:sz="0" w:space="0" w:color="auto"/>
        <w:left w:val="none" w:sz="0" w:space="0" w:color="auto"/>
        <w:bottom w:val="none" w:sz="0" w:space="0" w:color="auto"/>
        <w:right w:val="none" w:sz="0" w:space="0" w:color="auto"/>
      </w:divBdr>
    </w:div>
    <w:div w:id="1334604230">
      <w:bodyDiv w:val="1"/>
      <w:marLeft w:val="0"/>
      <w:marRight w:val="0"/>
      <w:marTop w:val="0"/>
      <w:marBottom w:val="0"/>
      <w:divBdr>
        <w:top w:val="none" w:sz="0" w:space="0" w:color="auto"/>
        <w:left w:val="none" w:sz="0" w:space="0" w:color="auto"/>
        <w:bottom w:val="none" w:sz="0" w:space="0" w:color="auto"/>
        <w:right w:val="none" w:sz="0" w:space="0" w:color="auto"/>
      </w:divBdr>
    </w:div>
    <w:div w:id="1335450096">
      <w:bodyDiv w:val="1"/>
      <w:marLeft w:val="0"/>
      <w:marRight w:val="0"/>
      <w:marTop w:val="0"/>
      <w:marBottom w:val="0"/>
      <w:divBdr>
        <w:top w:val="none" w:sz="0" w:space="0" w:color="auto"/>
        <w:left w:val="none" w:sz="0" w:space="0" w:color="auto"/>
        <w:bottom w:val="none" w:sz="0" w:space="0" w:color="auto"/>
        <w:right w:val="none" w:sz="0" w:space="0" w:color="auto"/>
      </w:divBdr>
    </w:div>
    <w:div w:id="1335768076">
      <w:bodyDiv w:val="1"/>
      <w:marLeft w:val="0"/>
      <w:marRight w:val="0"/>
      <w:marTop w:val="0"/>
      <w:marBottom w:val="0"/>
      <w:divBdr>
        <w:top w:val="none" w:sz="0" w:space="0" w:color="auto"/>
        <w:left w:val="none" w:sz="0" w:space="0" w:color="auto"/>
        <w:bottom w:val="none" w:sz="0" w:space="0" w:color="auto"/>
        <w:right w:val="none" w:sz="0" w:space="0" w:color="auto"/>
      </w:divBdr>
    </w:div>
    <w:div w:id="1336764692">
      <w:bodyDiv w:val="1"/>
      <w:marLeft w:val="0"/>
      <w:marRight w:val="0"/>
      <w:marTop w:val="0"/>
      <w:marBottom w:val="0"/>
      <w:divBdr>
        <w:top w:val="none" w:sz="0" w:space="0" w:color="auto"/>
        <w:left w:val="none" w:sz="0" w:space="0" w:color="auto"/>
        <w:bottom w:val="none" w:sz="0" w:space="0" w:color="auto"/>
        <w:right w:val="none" w:sz="0" w:space="0" w:color="auto"/>
      </w:divBdr>
    </w:div>
    <w:div w:id="1337927626">
      <w:bodyDiv w:val="1"/>
      <w:marLeft w:val="0"/>
      <w:marRight w:val="0"/>
      <w:marTop w:val="0"/>
      <w:marBottom w:val="0"/>
      <w:divBdr>
        <w:top w:val="none" w:sz="0" w:space="0" w:color="auto"/>
        <w:left w:val="none" w:sz="0" w:space="0" w:color="auto"/>
        <w:bottom w:val="none" w:sz="0" w:space="0" w:color="auto"/>
        <w:right w:val="none" w:sz="0" w:space="0" w:color="auto"/>
      </w:divBdr>
    </w:div>
    <w:div w:id="1338456648">
      <w:bodyDiv w:val="1"/>
      <w:marLeft w:val="0"/>
      <w:marRight w:val="0"/>
      <w:marTop w:val="0"/>
      <w:marBottom w:val="0"/>
      <w:divBdr>
        <w:top w:val="none" w:sz="0" w:space="0" w:color="auto"/>
        <w:left w:val="none" w:sz="0" w:space="0" w:color="auto"/>
        <w:bottom w:val="none" w:sz="0" w:space="0" w:color="auto"/>
        <w:right w:val="none" w:sz="0" w:space="0" w:color="auto"/>
      </w:divBdr>
    </w:div>
    <w:div w:id="1339431907">
      <w:bodyDiv w:val="1"/>
      <w:marLeft w:val="0"/>
      <w:marRight w:val="0"/>
      <w:marTop w:val="0"/>
      <w:marBottom w:val="0"/>
      <w:divBdr>
        <w:top w:val="none" w:sz="0" w:space="0" w:color="auto"/>
        <w:left w:val="none" w:sz="0" w:space="0" w:color="auto"/>
        <w:bottom w:val="none" w:sz="0" w:space="0" w:color="auto"/>
        <w:right w:val="none" w:sz="0" w:space="0" w:color="auto"/>
      </w:divBdr>
    </w:div>
    <w:div w:id="1340351645">
      <w:bodyDiv w:val="1"/>
      <w:marLeft w:val="0"/>
      <w:marRight w:val="0"/>
      <w:marTop w:val="0"/>
      <w:marBottom w:val="0"/>
      <w:divBdr>
        <w:top w:val="none" w:sz="0" w:space="0" w:color="auto"/>
        <w:left w:val="none" w:sz="0" w:space="0" w:color="auto"/>
        <w:bottom w:val="none" w:sz="0" w:space="0" w:color="auto"/>
        <w:right w:val="none" w:sz="0" w:space="0" w:color="auto"/>
      </w:divBdr>
    </w:div>
    <w:div w:id="1341079987">
      <w:bodyDiv w:val="1"/>
      <w:marLeft w:val="0"/>
      <w:marRight w:val="0"/>
      <w:marTop w:val="0"/>
      <w:marBottom w:val="0"/>
      <w:divBdr>
        <w:top w:val="none" w:sz="0" w:space="0" w:color="auto"/>
        <w:left w:val="none" w:sz="0" w:space="0" w:color="auto"/>
        <w:bottom w:val="none" w:sz="0" w:space="0" w:color="auto"/>
        <w:right w:val="none" w:sz="0" w:space="0" w:color="auto"/>
      </w:divBdr>
    </w:div>
    <w:div w:id="1341195579">
      <w:bodyDiv w:val="1"/>
      <w:marLeft w:val="0"/>
      <w:marRight w:val="0"/>
      <w:marTop w:val="0"/>
      <w:marBottom w:val="0"/>
      <w:divBdr>
        <w:top w:val="none" w:sz="0" w:space="0" w:color="auto"/>
        <w:left w:val="none" w:sz="0" w:space="0" w:color="auto"/>
        <w:bottom w:val="none" w:sz="0" w:space="0" w:color="auto"/>
        <w:right w:val="none" w:sz="0" w:space="0" w:color="auto"/>
      </w:divBdr>
    </w:div>
    <w:div w:id="1343127097">
      <w:bodyDiv w:val="1"/>
      <w:marLeft w:val="0"/>
      <w:marRight w:val="0"/>
      <w:marTop w:val="0"/>
      <w:marBottom w:val="0"/>
      <w:divBdr>
        <w:top w:val="none" w:sz="0" w:space="0" w:color="auto"/>
        <w:left w:val="none" w:sz="0" w:space="0" w:color="auto"/>
        <w:bottom w:val="none" w:sz="0" w:space="0" w:color="auto"/>
        <w:right w:val="none" w:sz="0" w:space="0" w:color="auto"/>
      </w:divBdr>
    </w:div>
    <w:div w:id="1343239332">
      <w:bodyDiv w:val="1"/>
      <w:marLeft w:val="0"/>
      <w:marRight w:val="0"/>
      <w:marTop w:val="0"/>
      <w:marBottom w:val="0"/>
      <w:divBdr>
        <w:top w:val="none" w:sz="0" w:space="0" w:color="auto"/>
        <w:left w:val="none" w:sz="0" w:space="0" w:color="auto"/>
        <w:bottom w:val="none" w:sz="0" w:space="0" w:color="auto"/>
        <w:right w:val="none" w:sz="0" w:space="0" w:color="auto"/>
      </w:divBdr>
    </w:div>
    <w:div w:id="1343972392">
      <w:bodyDiv w:val="1"/>
      <w:marLeft w:val="0"/>
      <w:marRight w:val="0"/>
      <w:marTop w:val="0"/>
      <w:marBottom w:val="0"/>
      <w:divBdr>
        <w:top w:val="none" w:sz="0" w:space="0" w:color="auto"/>
        <w:left w:val="none" w:sz="0" w:space="0" w:color="auto"/>
        <w:bottom w:val="none" w:sz="0" w:space="0" w:color="auto"/>
        <w:right w:val="none" w:sz="0" w:space="0" w:color="auto"/>
      </w:divBdr>
    </w:div>
    <w:div w:id="1344478150">
      <w:bodyDiv w:val="1"/>
      <w:marLeft w:val="0"/>
      <w:marRight w:val="0"/>
      <w:marTop w:val="0"/>
      <w:marBottom w:val="0"/>
      <w:divBdr>
        <w:top w:val="none" w:sz="0" w:space="0" w:color="auto"/>
        <w:left w:val="none" w:sz="0" w:space="0" w:color="auto"/>
        <w:bottom w:val="none" w:sz="0" w:space="0" w:color="auto"/>
        <w:right w:val="none" w:sz="0" w:space="0" w:color="auto"/>
      </w:divBdr>
    </w:div>
    <w:div w:id="1345088452">
      <w:bodyDiv w:val="1"/>
      <w:marLeft w:val="0"/>
      <w:marRight w:val="0"/>
      <w:marTop w:val="0"/>
      <w:marBottom w:val="0"/>
      <w:divBdr>
        <w:top w:val="none" w:sz="0" w:space="0" w:color="auto"/>
        <w:left w:val="none" w:sz="0" w:space="0" w:color="auto"/>
        <w:bottom w:val="none" w:sz="0" w:space="0" w:color="auto"/>
        <w:right w:val="none" w:sz="0" w:space="0" w:color="auto"/>
      </w:divBdr>
    </w:div>
    <w:div w:id="1347247014">
      <w:bodyDiv w:val="1"/>
      <w:marLeft w:val="0"/>
      <w:marRight w:val="0"/>
      <w:marTop w:val="0"/>
      <w:marBottom w:val="0"/>
      <w:divBdr>
        <w:top w:val="none" w:sz="0" w:space="0" w:color="auto"/>
        <w:left w:val="none" w:sz="0" w:space="0" w:color="auto"/>
        <w:bottom w:val="none" w:sz="0" w:space="0" w:color="auto"/>
        <w:right w:val="none" w:sz="0" w:space="0" w:color="auto"/>
      </w:divBdr>
    </w:div>
    <w:div w:id="1348211294">
      <w:bodyDiv w:val="1"/>
      <w:marLeft w:val="0"/>
      <w:marRight w:val="0"/>
      <w:marTop w:val="0"/>
      <w:marBottom w:val="0"/>
      <w:divBdr>
        <w:top w:val="none" w:sz="0" w:space="0" w:color="auto"/>
        <w:left w:val="none" w:sz="0" w:space="0" w:color="auto"/>
        <w:bottom w:val="none" w:sz="0" w:space="0" w:color="auto"/>
        <w:right w:val="none" w:sz="0" w:space="0" w:color="auto"/>
      </w:divBdr>
    </w:div>
    <w:div w:id="1349522420">
      <w:bodyDiv w:val="1"/>
      <w:marLeft w:val="0"/>
      <w:marRight w:val="0"/>
      <w:marTop w:val="0"/>
      <w:marBottom w:val="0"/>
      <w:divBdr>
        <w:top w:val="none" w:sz="0" w:space="0" w:color="auto"/>
        <w:left w:val="none" w:sz="0" w:space="0" w:color="auto"/>
        <w:bottom w:val="none" w:sz="0" w:space="0" w:color="auto"/>
        <w:right w:val="none" w:sz="0" w:space="0" w:color="auto"/>
      </w:divBdr>
    </w:div>
    <w:div w:id="1349674658">
      <w:bodyDiv w:val="1"/>
      <w:marLeft w:val="0"/>
      <w:marRight w:val="0"/>
      <w:marTop w:val="0"/>
      <w:marBottom w:val="0"/>
      <w:divBdr>
        <w:top w:val="none" w:sz="0" w:space="0" w:color="auto"/>
        <w:left w:val="none" w:sz="0" w:space="0" w:color="auto"/>
        <w:bottom w:val="none" w:sz="0" w:space="0" w:color="auto"/>
        <w:right w:val="none" w:sz="0" w:space="0" w:color="auto"/>
      </w:divBdr>
    </w:div>
    <w:div w:id="1349985736">
      <w:bodyDiv w:val="1"/>
      <w:marLeft w:val="0"/>
      <w:marRight w:val="0"/>
      <w:marTop w:val="0"/>
      <w:marBottom w:val="0"/>
      <w:divBdr>
        <w:top w:val="none" w:sz="0" w:space="0" w:color="auto"/>
        <w:left w:val="none" w:sz="0" w:space="0" w:color="auto"/>
        <w:bottom w:val="none" w:sz="0" w:space="0" w:color="auto"/>
        <w:right w:val="none" w:sz="0" w:space="0" w:color="auto"/>
      </w:divBdr>
    </w:div>
    <w:div w:id="1350985788">
      <w:bodyDiv w:val="1"/>
      <w:marLeft w:val="0"/>
      <w:marRight w:val="0"/>
      <w:marTop w:val="0"/>
      <w:marBottom w:val="0"/>
      <w:divBdr>
        <w:top w:val="none" w:sz="0" w:space="0" w:color="auto"/>
        <w:left w:val="none" w:sz="0" w:space="0" w:color="auto"/>
        <w:bottom w:val="none" w:sz="0" w:space="0" w:color="auto"/>
        <w:right w:val="none" w:sz="0" w:space="0" w:color="auto"/>
      </w:divBdr>
    </w:div>
    <w:div w:id="1352990735">
      <w:bodyDiv w:val="1"/>
      <w:marLeft w:val="0"/>
      <w:marRight w:val="0"/>
      <w:marTop w:val="0"/>
      <w:marBottom w:val="0"/>
      <w:divBdr>
        <w:top w:val="none" w:sz="0" w:space="0" w:color="auto"/>
        <w:left w:val="none" w:sz="0" w:space="0" w:color="auto"/>
        <w:bottom w:val="none" w:sz="0" w:space="0" w:color="auto"/>
        <w:right w:val="none" w:sz="0" w:space="0" w:color="auto"/>
      </w:divBdr>
    </w:div>
    <w:div w:id="1353340158">
      <w:bodyDiv w:val="1"/>
      <w:marLeft w:val="0"/>
      <w:marRight w:val="0"/>
      <w:marTop w:val="0"/>
      <w:marBottom w:val="0"/>
      <w:divBdr>
        <w:top w:val="none" w:sz="0" w:space="0" w:color="auto"/>
        <w:left w:val="none" w:sz="0" w:space="0" w:color="auto"/>
        <w:bottom w:val="none" w:sz="0" w:space="0" w:color="auto"/>
        <w:right w:val="none" w:sz="0" w:space="0" w:color="auto"/>
      </w:divBdr>
    </w:div>
    <w:div w:id="1353412237">
      <w:bodyDiv w:val="1"/>
      <w:marLeft w:val="0"/>
      <w:marRight w:val="0"/>
      <w:marTop w:val="0"/>
      <w:marBottom w:val="0"/>
      <w:divBdr>
        <w:top w:val="none" w:sz="0" w:space="0" w:color="auto"/>
        <w:left w:val="none" w:sz="0" w:space="0" w:color="auto"/>
        <w:bottom w:val="none" w:sz="0" w:space="0" w:color="auto"/>
        <w:right w:val="none" w:sz="0" w:space="0" w:color="auto"/>
      </w:divBdr>
    </w:div>
    <w:div w:id="1353844763">
      <w:bodyDiv w:val="1"/>
      <w:marLeft w:val="0"/>
      <w:marRight w:val="0"/>
      <w:marTop w:val="0"/>
      <w:marBottom w:val="0"/>
      <w:divBdr>
        <w:top w:val="none" w:sz="0" w:space="0" w:color="auto"/>
        <w:left w:val="none" w:sz="0" w:space="0" w:color="auto"/>
        <w:bottom w:val="none" w:sz="0" w:space="0" w:color="auto"/>
        <w:right w:val="none" w:sz="0" w:space="0" w:color="auto"/>
      </w:divBdr>
    </w:div>
    <w:div w:id="1354962373">
      <w:bodyDiv w:val="1"/>
      <w:marLeft w:val="0"/>
      <w:marRight w:val="0"/>
      <w:marTop w:val="0"/>
      <w:marBottom w:val="0"/>
      <w:divBdr>
        <w:top w:val="none" w:sz="0" w:space="0" w:color="auto"/>
        <w:left w:val="none" w:sz="0" w:space="0" w:color="auto"/>
        <w:bottom w:val="none" w:sz="0" w:space="0" w:color="auto"/>
        <w:right w:val="none" w:sz="0" w:space="0" w:color="auto"/>
      </w:divBdr>
    </w:div>
    <w:div w:id="1356037041">
      <w:bodyDiv w:val="1"/>
      <w:marLeft w:val="0"/>
      <w:marRight w:val="0"/>
      <w:marTop w:val="0"/>
      <w:marBottom w:val="0"/>
      <w:divBdr>
        <w:top w:val="none" w:sz="0" w:space="0" w:color="auto"/>
        <w:left w:val="none" w:sz="0" w:space="0" w:color="auto"/>
        <w:bottom w:val="none" w:sz="0" w:space="0" w:color="auto"/>
        <w:right w:val="none" w:sz="0" w:space="0" w:color="auto"/>
      </w:divBdr>
    </w:div>
    <w:div w:id="1356466072">
      <w:bodyDiv w:val="1"/>
      <w:marLeft w:val="0"/>
      <w:marRight w:val="0"/>
      <w:marTop w:val="0"/>
      <w:marBottom w:val="0"/>
      <w:divBdr>
        <w:top w:val="none" w:sz="0" w:space="0" w:color="auto"/>
        <w:left w:val="none" w:sz="0" w:space="0" w:color="auto"/>
        <w:bottom w:val="none" w:sz="0" w:space="0" w:color="auto"/>
        <w:right w:val="none" w:sz="0" w:space="0" w:color="auto"/>
      </w:divBdr>
    </w:div>
    <w:div w:id="1357000247">
      <w:bodyDiv w:val="1"/>
      <w:marLeft w:val="0"/>
      <w:marRight w:val="0"/>
      <w:marTop w:val="0"/>
      <w:marBottom w:val="0"/>
      <w:divBdr>
        <w:top w:val="none" w:sz="0" w:space="0" w:color="auto"/>
        <w:left w:val="none" w:sz="0" w:space="0" w:color="auto"/>
        <w:bottom w:val="none" w:sz="0" w:space="0" w:color="auto"/>
        <w:right w:val="none" w:sz="0" w:space="0" w:color="auto"/>
      </w:divBdr>
    </w:div>
    <w:div w:id="1357342397">
      <w:bodyDiv w:val="1"/>
      <w:marLeft w:val="0"/>
      <w:marRight w:val="0"/>
      <w:marTop w:val="0"/>
      <w:marBottom w:val="0"/>
      <w:divBdr>
        <w:top w:val="none" w:sz="0" w:space="0" w:color="auto"/>
        <w:left w:val="none" w:sz="0" w:space="0" w:color="auto"/>
        <w:bottom w:val="none" w:sz="0" w:space="0" w:color="auto"/>
        <w:right w:val="none" w:sz="0" w:space="0" w:color="auto"/>
      </w:divBdr>
    </w:div>
    <w:div w:id="1357390924">
      <w:bodyDiv w:val="1"/>
      <w:marLeft w:val="0"/>
      <w:marRight w:val="0"/>
      <w:marTop w:val="0"/>
      <w:marBottom w:val="0"/>
      <w:divBdr>
        <w:top w:val="none" w:sz="0" w:space="0" w:color="auto"/>
        <w:left w:val="none" w:sz="0" w:space="0" w:color="auto"/>
        <w:bottom w:val="none" w:sz="0" w:space="0" w:color="auto"/>
        <w:right w:val="none" w:sz="0" w:space="0" w:color="auto"/>
      </w:divBdr>
    </w:div>
    <w:div w:id="1357542622">
      <w:bodyDiv w:val="1"/>
      <w:marLeft w:val="0"/>
      <w:marRight w:val="0"/>
      <w:marTop w:val="0"/>
      <w:marBottom w:val="0"/>
      <w:divBdr>
        <w:top w:val="none" w:sz="0" w:space="0" w:color="auto"/>
        <w:left w:val="none" w:sz="0" w:space="0" w:color="auto"/>
        <w:bottom w:val="none" w:sz="0" w:space="0" w:color="auto"/>
        <w:right w:val="none" w:sz="0" w:space="0" w:color="auto"/>
      </w:divBdr>
    </w:div>
    <w:div w:id="1357657647">
      <w:bodyDiv w:val="1"/>
      <w:marLeft w:val="0"/>
      <w:marRight w:val="0"/>
      <w:marTop w:val="0"/>
      <w:marBottom w:val="0"/>
      <w:divBdr>
        <w:top w:val="none" w:sz="0" w:space="0" w:color="auto"/>
        <w:left w:val="none" w:sz="0" w:space="0" w:color="auto"/>
        <w:bottom w:val="none" w:sz="0" w:space="0" w:color="auto"/>
        <w:right w:val="none" w:sz="0" w:space="0" w:color="auto"/>
      </w:divBdr>
    </w:div>
    <w:div w:id="1357922352">
      <w:bodyDiv w:val="1"/>
      <w:marLeft w:val="0"/>
      <w:marRight w:val="0"/>
      <w:marTop w:val="0"/>
      <w:marBottom w:val="0"/>
      <w:divBdr>
        <w:top w:val="none" w:sz="0" w:space="0" w:color="auto"/>
        <w:left w:val="none" w:sz="0" w:space="0" w:color="auto"/>
        <w:bottom w:val="none" w:sz="0" w:space="0" w:color="auto"/>
        <w:right w:val="none" w:sz="0" w:space="0" w:color="auto"/>
      </w:divBdr>
    </w:div>
    <w:div w:id="1358115813">
      <w:bodyDiv w:val="1"/>
      <w:marLeft w:val="0"/>
      <w:marRight w:val="0"/>
      <w:marTop w:val="0"/>
      <w:marBottom w:val="0"/>
      <w:divBdr>
        <w:top w:val="none" w:sz="0" w:space="0" w:color="auto"/>
        <w:left w:val="none" w:sz="0" w:space="0" w:color="auto"/>
        <w:bottom w:val="none" w:sz="0" w:space="0" w:color="auto"/>
        <w:right w:val="none" w:sz="0" w:space="0" w:color="auto"/>
      </w:divBdr>
    </w:div>
    <w:div w:id="1358896435">
      <w:bodyDiv w:val="1"/>
      <w:marLeft w:val="0"/>
      <w:marRight w:val="0"/>
      <w:marTop w:val="0"/>
      <w:marBottom w:val="0"/>
      <w:divBdr>
        <w:top w:val="none" w:sz="0" w:space="0" w:color="auto"/>
        <w:left w:val="none" w:sz="0" w:space="0" w:color="auto"/>
        <w:bottom w:val="none" w:sz="0" w:space="0" w:color="auto"/>
        <w:right w:val="none" w:sz="0" w:space="0" w:color="auto"/>
      </w:divBdr>
    </w:div>
    <w:div w:id="1360593028">
      <w:bodyDiv w:val="1"/>
      <w:marLeft w:val="0"/>
      <w:marRight w:val="0"/>
      <w:marTop w:val="0"/>
      <w:marBottom w:val="0"/>
      <w:divBdr>
        <w:top w:val="none" w:sz="0" w:space="0" w:color="auto"/>
        <w:left w:val="none" w:sz="0" w:space="0" w:color="auto"/>
        <w:bottom w:val="none" w:sz="0" w:space="0" w:color="auto"/>
        <w:right w:val="none" w:sz="0" w:space="0" w:color="auto"/>
      </w:divBdr>
    </w:div>
    <w:div w:id="1361053703">
      <w:bodyDiv w:val="1"/>
      <w:marLeft w:val="0"/>
      <w:marRight w:val="0"/>
      <w:marTop w:val="0"/>
      <w:marBottom w:val="0"/>
      <w:divBdr>
        <w:top w:val="none" w:sz="0" w:space="0" w:color="auto"/>
        <w:left w:val="none" w:sz="0" w:space="0" w:color="auto"/>
        <w:bottom w:val="none" w:sz="0" w:space="0" w:color="auto"/>
        <w:right w:val="none" w:sz="0" w:space="0" w:color="auto"/>
      </w:divBdr>
    </w:div>
    <w:div w:id="1361122024">
      <w:bodyDiv w:val="1"/>
      <w:marLeft w:val="0"/>
      <w:marRight w:val="0"/>
      <w:marTop w:val="0"/>
      <w:marBottom w:val="0"/>
      <w:divBdr>
        <w:top w:val="none" w:sz="0" w:space="0" w:color="auto"/>
        <w:left w:val="none" w:sz="0" w:space="0" w:color="auto"/>
        <w:bottom w:val="none" w:sz="0" w:space="0" w:color="auto"/>
        <w:right w:val="none" w:sz="0" w:space="0" w:color="auto"/>
      </w:divBdr>
    </w:div>
    <w:div w:id="1361397285">
      <w:bodyDiv w:val="1"/>
      <w:marLeft w:val="0"/>
      <w:marRight w:val="0"/>
      <w:marTop w:val="0"/>
      <w:marBottom w:val="0"/>
      <w:divBdr>
        <w:top w:val="none" w:sz="0" w:space="0" w:color="auto"/>
        <w:left w:val="none" w:sz="0" w:space="0" w:color="auto"/>
        <w:bottom w:val="none" w:sz="0" w:space="0" w:color="auto"/>
        <w:right w:val="none" w:sz="0" w:space="0" w:color="auto"/>
      </w:divBdr>
    </w:div>
    <w:div w:id="1362127154">
      <w:bodyDiv w:val="1"/>
      <w:marLeft w:val="0"/>
      <w:marRight w:val="0"/>
      <w:marTop w:val="0"/>
      <w:marBottom w:val="0"/>
      <w:divBdr>
        <w:top w:val="none" w:sz="0" w:space="0" w:color="auto"/>
        <w:left w:val="none" w:sz="0" w:space="0" w:color="auto"/>
        <w:bottom w:val="none" w:sz="0" w:space="0" w:color="auto"/>
        <w:right w:val="none" w:sz="0" w:space="0" w:color="auto"/>
      </w:divBdr>
    </w:div>
    <w:div w:id="1362784220">
      <w:bodyDiv w:val="1"/>
      <w:marLeft w:val="0"/>
      <w:marRight w:val="0"/>
      <w:marTop w:val="0"/>
      <w:marBottom w:val="0"/>
      <w:divBdr>
        <w:top w:val="none" w:sz="0" w:space="0" w:color="auto"/>
        <w:left w:val="none" w:sz="0" w:space="0" w:color="auto"/>
        <w:bottom w:val="none" w:sz="0" w:space="0" w:color="auto"/>
        <w:right w:val="none" w:sz="0" w:space="0" w:color="auto"/>
      </w:divBdr>
    </w:div>
    <w:div w:id="1362823848">
      <w:bodyDiv w:val="1"/>
      <w:marLeft w:val="0"/>
      <w:marRight w:val="0"/>
      <w:marTop w:val="0"/>
      <w:marBottom w:val="0"/>
      <w:divBdr>
        <w:top w:val="none" w:sz="0" w:space="0" w:color="auto"/>
        <w:left w:val="none" w:sz="0" w:space="0" w:color="auto"/>
        <w:bottom w:val="none" w:sz="0" w:space="0" w:color="auto"/>
        <w:right w:val="none" w:sz="0" w:space="0" w:color="auto"/>
      </w:divBdr>
    </w:div>
    <w:div w:id="1363165448">
      <w:bodyDiv w:val="1"/>
      <w:marLeft w:val="0"/>
      <w:marRight w:val="0"/>
      <w:marTop w:val="0"/>
      <w:marBottom w:val="0"/>
      <w:divBdr>
        <w:top w:val="none" w:sz="0" w:space="0" w:color="auto"/>
        <w:left w:val="none" w:sz="0" w:space="0" w:color="auto"/>
        <w:bottom w:val="none" w:sz="0" w:space="0" w:color="auto"/>
        <w:right w:val="none" w:sz="0" w:space="0" w:color="auto"/>
      </w:divBdr>
    </w:div>
    <w:div w:id="1364525984">
      <w:bodyDiv w:val="1"/>
      <w:marLeft w:val="0"/>
      <w:marRight w:val="0"/>
      <w:marTop w:val="0"/>
      <w:marBottom w:val="0"/>
      <w:divBdr>
        <w:top w:val="none" w:sz="0" w:space="0" w:color="auto"/>
        <w:left w:val="none" w:sz="0" w:space="0" w:color="auto"/>
        <w:bottom w:val="none" w:sz="0" w:space="0" w:color="auto"/>
        <w:right w:val="none" w:sz="0" w:space="0" w:color="auto"/>
      </w:divBdr>
    </w:div>
    <w:div w:id="1364674285">
      <w:bodyDiv w:val="1"/>
      <w:marLeft w:val="0"/>
      <w:marRight w:val="0"/>
      <w:marTop w:val="0"/>
      <w:marBottom w:val="0"/>
      <w:divBdr>
        <w:top w:val="none" w:sz="0" w:space="0" w:color="auto"/>
        <w:left w:val="none" w:sz="0" w:space="0" w:color="auto"/>
        <w:bottom w:val="none" w:sz="0" w:space="0" w:color="auto"/>
        <w:right w:val="none" w:sz="0" w:space="0" w:color="auto"/>
      </w:divBdr>
    </w:div>
    <w:div w:id="1365515661">
      <w:bodyDiv w:val="1"/>
      <w:marLeft w:val="0"/>
      <w:marRight w:val="0"/>
      <w:marTop w:val="0"/>
      <w:marBottom w:val="0"/>
      <w:divBdr>
        <w:top w:val="none" w:sz="0" w:space="0" w:color="auto"/>
        <w:left w:val="none" w:sz="0" w:space="0" w:color="auto"/>
        <w:bottom w:val="none" w:sz="0" w:space="0" w:color="auto"/>
        <w:right w:val="none" w:sz="0" w:space="0" w:color="auto"/>
      </w:divBdr>
    </w:div>
    <w:div w:id="1366368218">
      <w:bodyDiv w:val="1"/>
      <w:marLeft w:val="0"/>
      <w:marRight w:val="0"/>
      <w:marTop w:val="0"/>
      <w:marBottom w:val="0"/>
      <w:divBdr>
        <w:top w:val="none" w:sz="0" w:space="0" w:color="auto"/>
        <w:left w:val="none" w:sz="0" w:space="0" w:color="auto"/>
        <w:bottom w:val="none" w:sz="0" w:space="0" w:color="auto"/>
        <w:right w:val="none" w:sz="0" w:space="0" w:color="auto"/>
      </w:divBdr>
    </w:div>
    <w:div w:id="1366560368">
      <w:bodyDiv w:val="1"/>
      <w:marLeft w:val="0"/>
      <w:marRight w:val="0"/>
      <w:marTop w:val="0"/>
      <w:marBottom w:val="0"/>
      <w:divBdr>
        <w:top w:val="none" w:sz="0" w:space="0" w:color="auto"/>
        <w:left w:val="none" w:sz="0" w:space="0" w:color="auto"/>
        <w:bottom w:val="none" w:sz="0" w:space="0" w:color="auto"/>
        <w:right w:val="none" w:sz="0" w:space="0" w:color="auto"/>
      </w:divBdr>
    </w:div>
    <w:div w:id="1367294950">
      <w:bodyDiv w:val="1"/>
      <w:marLeft w:val="0"/>
      <w:marRight w:val="0"/>
      <w:marTop w:val="0"/>
      <w:marBottom w:val="0"/>
      <w:divBdr>
        <w:top w:val="none" w:sz="0" w:space="0" w:color="auto"/>
        <w:left w:val="none" w:sz="0" w:space="0" w:color="auto"/>
        <w:bottom w:val="none" w:sz="0" w:space="0" w:color="auto"/>
        <w:right w:val="none" w:sz="0" w:space="0" w:color="auto"/>
      </w:divBdr>
    </w:div>
    <w:div w:id="1367486398">
      <w:bodyDiv w:val="1"/>
      <w:marLeft w:val="0"/>
      <w:marRight w:val="0"/>
      <w:marTop w:val="0"/>
      <w:marBottom w:val="0"/>
      <w:divBdr>
        <w:top w:val="none" w:sz="0" w:space="0" w:color="auto"/>
        <w:left w:val="none" w:sz="0" w:space="0" w:color="auto"/>
        <w:bottom w:val="none" w:sz="0" w:space="0" w:color="auto"/>
        <w:right w:val="none" w:sz="0" w:space="0" w:color="auto"/>
      </w:divBdr>
    </w:div>
    <w:div w:id="1368024492">
      <w:bodyDiv w:val="1"/>
      <w:marLeft w:val="0"/>
      <w:marRight w:val="0"/>
      <w:marTop w:val="0"/>
      <w:marBottom w:val="0"/>
      <w:divBdr>
        <w:top w:val="none" w:sz="0" w:space="0" w:color="auto"/>
        <w:left w:val="none" w:sz="0" w:space="0" w:color="auto"/>
        <w:bottom w:val="none" w:sz="0" w:space="0" w:color="auto"/>
        <w:right w:val="none" w:sz="0" w:space="0" w:color="auto"/>
      </w:divBdr>
    </w:div>
    <w:div w:id="1368532606">
      <w:bodyDiv w:val="1"/>
      <w:marLeft w:val="0"/>
      <w:marRight w:val="0"/>
      <w:marTop w:val="0"/>
      <w:marBottom w:val="0"/>
      <w:divBdr>
        <w:top w:val="none" w:sz="0" w:space="0" w:color="auto"/>
        <w:left w:val="none" w:sz="0" w:space="0" w:color="auto"/>
        <w:bottom w:val="none" w:sz="0" w:space="0" w:color="auto"/>
        <w:right w:val="none" w:sz="0" w:space="0" w:color="auto"/>
      </w:divBdr>
    </w:div>
    <w:div w:id="1369840738">
      <w:bodyDiv w:val="1"/>
      <w:marLeft w:val="0"/>
      <w:marRight w:val="0"/>
      <w:marTop w:val="0"/>
      <w:marBottom w:val="0"/>
      <w:divBdr>
        <w:top w:val="none" w:sz="0" w:space="0" w:color="auto"/>
        <w:left w:val="none" w:sz="0" w:space="0" w:color="auto"/>
        <w:bottom w:val="none" w:sz="0" w:space="0" w:color="auto"/>
        <w:right w:val="none" w:sz="0" w:space="0" w:color="auto"/>
      </w:divBdr>
    </w:div>
    <w:div w:id="1370059895">
      <w:bodyDiv w:val="1"/>
      <w:marLeft w:val="0"/>
      <w:marRight w:val="0"/>
      <w:marTop w:val="0"/>
      <w:marBottom w:val="0"/>
      <w:divBdr>
        <w:top w:val="none" w:sz="0" w:space="0" w:color="auto"/>
        <w:left w:val="none" w:sz="0" w:space="0" w:color="auto"/>
        <w:bottom w:val="none" w:sz="0" w:space="0" w:color="auto"/>
        <w:right w:val="none" w:sz="0" w:space="0" w:color="auto"/>
      </w:divBdr>
    </w:div>
    <w:div w:id="1370449137">
      <w:bodyDiv w:val="1"/>
      <w:marLeft w:val="0"/>
      <w:marRight w:val="0"/>
      <w:marTop w:val="0"/>
      <w:marBottom w:val="0"/>
      <w:divBdr>
        <w:top w:val="none" w:sz="0" w:space="0" w:color="auto"/>
        <w:left w:val="none" w:sz="0" w:space="0" w:color="auto"/>
        <w:bottom w:val="none" w:sz="0" w:space="0" w:color="auto"/>
        <w:right w:val="none" w:sz="0" w:space="0" w:color="auto"/>
      </w:divBdr>
    </w:div>
    <w:div w:id="1371801795">
      <w:bodyDiv w:val="1"/>
      <w:marLeft w:val="0"/>
      <w:marRight w:val="0"/>
      <w:marTop w:val="0"/>
      <w:marBottom w:val="0"/>
      <w:divBdr>
        <w:top w:val="none" w:sz="0" w:space="0" w:color="auto"/>
        <w:left w:val="none" w:sz="0" w:space="0" w:color="auto"/>
        <w:bottom w:val="none" w:sz="0" w:space="0" w:color="auto"/>
        <w:right w:val="none" w:sz="0" w:space="0" w:color="auto"/>
      </w:divBdr>
    </w:div>
    <w:div w:id="1372994347">
      <w:bodyDiv w:val="1"/>
      <w:marLeft w:val="0"/>
      <w:marRight w:val="0"/>
      <w:marTop w:val="0"/>
      <w:marBottom w:val="0"/>
      <w:divBdr>
        <w:top w:val="none" w:sz="0" w:space="0" w:color="auto"/>
        <w:left w:val="none" w:sz="0" w:space="0" w:color="auto"/>
        <w:bottom w:val="none" w:sz="0" w:space="0" w:color="auto"/>
        <w:right w:val="none" w:sz="0" w:space="0" w:color="auto"/>
      </w:divBdr>
    </w:div>
    <w:div w:id="1374497735">
      <w:bodyDiv w:val="1"/>
      <w:marLeft w:val="0"/>
      <w:marRight w:val="0"/>
      <w:marTop w:val="0"/>
      <w:marBottom w:val="0"/>
      <w:divBdr>
        <w:top w:val="none" w:sz="0" w:space="0" w:color="auto"/>
        <w:left w:val="none" w:sz="0" w:space="0" w:color="auto"/>
        <w:bottom w:val="none" w:sz="0" w:space="0" w:color="auto"/>
        <w:right w:val="none" w:sz="0" w:space="0" w:color="auto"/>
      </w:divBdr>
    </w:div>
    <w:div w:id="1374618789">
      <w:bodyDiv w:val="1"/>
      <w:marLeft w:val="0"/>
      <w:marRight w:val="0"/>
      <w:marTop w:val="0"/>
      <w:marBottom w:val="0"/>
      <w:divBdr>
        <w:top w:val="none" w:sz="0" w:space="0" w:color="auto"/>
        <w:left w:val="none" w:sz="0" w:space="0" w:color="auto"/>
        <w:bottom w:val="none" w:sz="0" w:space="0" w:color="auto"/>
        <w:right w:val="none" w:sz="0" w:space="0" w:color="auto"/>
      </w:divBdr>
    </w:div>
    <w:div w:id="1375153168">
      <w:bodyDiv w:val="1"/>
      <w:marLeft w:val="0"/>
      <w:marRight w:val="0"/>
      <w:marTop w:val="0"/>
      <w:marBottom w:val="0"/>
      <w:divBdr>
        <w:top w:val="none" w:sz="0" w:space="0" w:color="auto"/>
        <w:left w:val="none" w:sz="0" w:space="0" w:color="auto"/>
        <w:bottom w:val="none" w:sz="0" w:space="0" w:color="auto"/>
        <w:right w:val="none" w:sz="0" w:space="0" w:color="auto"/>
      </w:divBdr>
    </w:div>
    <w:div w:id="1375235743">
      <w:bodyDiv w:val="1"/>
      <w:marLeft w:val="0"/>
      <w:marRight w:val="0"/>
      <w:marTop w:val="0"/>
      <w:marBottom w:val="0"/>
      <w:divBdr>
        <w:top w:val="none" w:sz="0" w:space="0" w:color="auto"/>
        <w:left w:val="none" w:sz="0" w:space="0" w:color="auto"/>
        <w:bottom w:val="none" w:sz="0" w:space="0" w:color="auto"/>
        <w:right w:val="none" w:sz="0" w:space="0" w:color="auto"/>
      </w:divBdr>
    </w:div>
    <w:div w:id="1375497478">
      <w:bodyDiv w:val="1"/>
      <w:marLeft w:val="0"/>
      <w:marRight w:val="0"/>
      <w:marTop w:val="0"/>
      <w:marBottom w:val="0"/>
      <w:divBdr>
        <w:top w:val="none" w:sz="0" w:space="0" w:color="auto"/>
        <w:left w:val="none" w:sz="0" w:space="0" w:color="auto"/>
        <w:bottom w:val="none" w:sz="0" w:space="0" w:color="auto"/>
        <w:right w:val="none" w:sz="0" w:space="0" w:color="auto"/>
      </w:divBdr>
    </w:div>
    <w:div w:id="1376810633">
      <w:bodyDiv w:val="1"/>
      <w:marLeft w:val="0"/>
      <w:marRight w:val="0"/>
      <w:marTop w:val="0"/>
      <w:marBottom w:val="0"/>
      <w:divBdr>
        <w:top w:val="none" w:sz="0" w:space="0" w:color="auto"/>
        <w:left w:val="none" w:sz="0" w:space="0" w:color="auto"/>
        <w:bottom w:val="none" w:sz="0" w:space="0" w:color="auto"/>
        <w:right w:val="none" w:sz="0" w:space="0" w:color="auto"/>
      </w:divBdr>
    </w:div>
    <w:div w:id="1377512676">
      <w:bodyDiv w:val="1"/>
      <w:marLeft w:val="0"/>
      <w:marRight w:val="0"/>
      <w:marTop w:val="0"/>
      <w:marBottom w:val="0"/>
      <w:divBdr>
        <w:top w:val="none" w:sz="0" w:space="0" w:color="auto"/>
        <w:left w:val="none" w:sz="0" w:space="0" w:color="auto"/>
        <w:bottom w:val="none" w:sz="0" w:space="0" w:color="auto"/>
        <w:right w:val="none" w:sz="0" w:space="0" w:color="auto"/>
      </w:divBdr>
    </w:div>
    <w:div w:id="1377966762">
      <w:bodyDiv w:val="1"/>
      <w:marLeft w:val="0"/>
      <w:marRight w:val="0"/>
      <w:marTop w:val="0"/>
      <w:marBottom w:val="0"/>
      <w:divBdr>
        <w:top w:val="none" w:sz="0" w:space="0" w:color="auto"/>
        <w:left w:val="none" w:sz="0" w:space="0" w:color="auto"/>
        <w:bottom w:val="none" w:sz="0" w:space="0" w:color="auto"/>
        <w:right w:val="none" w:sz="0" w:space="0" w:color="auto"/>
      </w:divBdr>
    </w:div>
    <w:div w:id="1378890275">
      <w:bodyDiv w:val="1"/>
      <w:marLeft w:val="0"/>
      <w:marRight w:val="0"/>
      <w:marTop w:val="0"/>
      <w:marBottom w:val="0"/>
      <w:divBdr>
        <w:top w:val="none" w:sz="0" w:space="0" w:color="auto"/>
        <w:left w:val="none" w:sz="0" w:space="0" w:color="auto"/>
        <w:bottom w:val="none" w:sz="0" w:space="0" w:color="auto"/>
        <w:right w:val="none" w:sz="0" w:space="0" w:color="auto"/>
      </w:divBdr>
    </w:div>
    <w:div w:id="1381057268">
      <w:bodyDiv w:val="1"/>
      <w:marLeft w:val="0"/>
      <w:marRight w:val="0"/>
      <w:marTop w:val="0"/>
      <w:marBottom w:val="0"/>
      <w:divBdr>
        <w:top w:val="none" w:sz="0" w:space="0" w:color="auto"/>
        <w:left w:val="none" w:sz="0" w:space="0" w:color="auto"/>
        <w:bottom w:val="none" w:sz="0" w:space="0" w:color="auto"/>
        <w:right w:val="none" w:sz="0" w:space="0" w:color="auto"/>
      </w:divBdr>
    </w:div>
    <w:div w:id="1381708938">
      <w:bodyDiv w:val="1"/>
      <w:marLeft w:val="0"/>
      <w:marRight w:val="0"/>
      <w:marTop w:val="0"/>
      <w:marBottom w:val="0"/>
      <w:divBdr>
        <w:top w:val="none" w:sz="0" w:space="0" w:color="auto"/>
        <w:left w:val="none" w:sz="0" w:space="0" w:color="auto"/>
        <w:bottom w:val="none" w:sz="0" w:space="0" w:color="auto"/>
        <w:right w:val="none" w:sz="0" w:space="0" w:color="auto"/>
      </w:divBdr>
    </w:div>
    <w:div w:id="1382364502">
      <w:bodyDiv w:val="1"/>
      <w:marLeft w:val="0"/>
      <w:marRight w:val="0"/>
      <w:marTop w:val="0"/>
      <w:marBottom w:val="0"/>
      <w:divBdr>
        <w:top w:val="none" w:sz="0" w:space="0" w:color="auto"/>
        <w:left w:val="none" w:sz="0" w:space="0" w:color="auto"/>
        <w:bottom w:val="none" w:sz="0" w:space="0" w:color="auto"/>
        <w:right w:val="none" w:sz="0" w:space="0" w:color="auto"/>
      </w:divBdr>
    </w:div>
    <w:div w:id="1382704834">
      <w:bodyDiv w:val="1"/>
      <w:marLeft w:val="0"/>
      <w:marRight w:val="0"/>
      <w:marTop w:val="0"/>
      <w:marBottom w:val="0"/>
      <w:divBdr>
        <w:top w:val="none" w:sz="0" w:space="0" w:color="auto"/>
        <w:left w:val="none" w:sz="0" w:space="0" w:color="auto"/>
        <w:bottom w:val="none" w:sz="0" w:space="0" w:color="auto"/>
        <w:right w:val="none" w:sz="0" w:space="0" w:color="auto"/>
      </w:divBdr>
    </w:div>
    <w:div w:id="1383670241">
      <w:bodyDiv w:val="1"/>
      <w:marLeft w:val="0"/>
      <w:marRight w:val="0"/>
      <w:marTop w:val="0"/>
      <w:marBottom w:val="0"/>
      <w:divBdr>
        <w:top w:val="none" w:sz="0" w:space="0" w:color="auto"/>
        <w:left w:val="none" w:sz="0" w:space="0" w:color="auto"/>
        <w:bottom w:val="none" w:sz="0" w:space="0" w:color="auto"/>
        <w:right w:val="none" w:sz="0" w:space="0" w:color="auto"/>
      </w:divBdr>
    </w:div>
    <w:div w:id="1383870719">
      <w:bodyDiv w:val="1"/>
      <w:marLeft w:val="0"/>
      <w:marRight w:val="0"/>
      <w:marTop w:val="0"/>
      <w:marBottom w:val="0"/>
      <w:divBdr>
        <w:top w:val="none" w:sz="0" w:space="0" w:color="auto"/>
        <w:left w:val="none" w:sz="0" w:space="0" w:color="auto"/>
        <w:bottom w:val="none" w:sz="0" w:space="0" w:color="auto"/>
        <w:right w:val="none" w:sz="0" w:space="0" w:color="auto"/>
      </w:divBdr>
    </w:div>
    <w:div w:id="1384018848">
      <w:bodyDiv w:val="1"/>
      <w:marLeft w:val="0"/>
      <w:marRight w:val="0"/>
      <w:marTop w:val="0"/>
      <w:marBottom w:val="0"/>
      <w:divBdr>
        <w:top w:val="none" w:sz="0" w:space="0" w:color="auto"/>
        <w:left w:val="none" w:sz="0" w:space="0" w:color="auto"/>
        <w:bottom w:val="none" w:sz="0" w:space="0" w:color="auto"/>
        <w:right w:val="none" w:sz="0" w:space="0" w:color="auto"/>
      </w:divBdr>
    </w:div>
    <w:div w:id="1384334522">
      <w:bodyDiv w:val="1"/>
      <w:marLeft w:val="0"/>
      <w:marRight w:val="0"/>
      <w:marTop w:val="0"/>
      <w:marBottom w:val="0"/>
      <w:divBdr>
        <w:top w:val="none" w:sz="0" w:space="0" w:color="auto"/>
        <w:left w:val="none" w:sz="0" w:space="0" w:color="auto"/>
        <w:bottom w:val="none" w:sz="0" w:space="0" w:color="auto"/>
        <w:right w:val="none" w:sz="0" w:space="0" w:color="auto"/>
      </w:divBdr>
    </w:div>
    <w:div w:id="1385636385">
      <w:bodyDiv w:val="1"/>
      <w:marLeft w:val="0"/>
      <w:marRight w:val="0"/>
      <w:marTop w:val="0"/>
      <w:marBottom w:val="0"/>
      <w:divBdr>
        <w:top w:val="none" w:sz="0" w:space="0" w:color="auto"/>
        <w:left w:val="none" w:sz="0" w:space="0" w:color="auto"/>
        <w:bottom w:val="none" w:sz="0" w:space="0" w:color="auto"/>
        <w:right w:val="none" w:sz="0" w:space="0" w:color="auto"/>
      </w:divBdr>
    </w:div>
    <w:div w:id="1385982083">
      <w:bodyDiv w:val="1"/>
      <w:marLeft w:val="0"/>
      <w:marRight w:val="0"/>
      <w:marTop w:val="0"/>
      <w:marBottom w:val="0"/>
      <w:divBdr>
        <w:top w:val="none" w:sz="0" w:space="0" w:color="auto"/>
        <w:left w:val="none" w:sz="0" w:space="0" w:color="auto"/>
        <w:bottom w:val="none" w:sz="0" w:space="0" w:color="auto"/>
        <w:right w:val="none" w:sz="0" w:space="0" w:color="auto"/>
      </w:divBdr>
    </w:div>
    <w:div w:id="1390350056">
      <w:bodyDiv w:val="1"/>
      <w:marLeft w:val="0"/>
      <w:marRight w:val="0"/>
      <w:marTop w:val="0"/>
      <w:marBottom w:val="0"/>
      <w:divBdr>
        <w:top w:val="none" w:sz="0" w:space="0" w:color="auto"/>
        <w:left w:val="none" w:sz="0" w:space="0" w:color="auto"/>
        <w:bottom w:val="none" w:sz="0" w:space="0" w:color="auto"/>
        <w:right w:val="none" w:sz="0" w:space="0" w:color="auto"/>
      </w:divBdr>
    </w:div>
    <w:div w:id="1391153829">
      <w:bodyDiv w:val="1"/>
      <w:marLeft w:val="0"/>
      <w:marRight w:val="0"/>
      <w:marTop w:val="0"/>
      <w:marBottom w:val="0"/>
      <w:divBdr>
        <w:top w:val="none" w:sz="0" w:space="0" w:color="auto"/>
        <w:left w:val="none" w:sz="0" w:space="0" w:color="auto"/>
        <w:bottom w:val="none" w:sz="0" w:space="0" w:color="auto"/>
        <w:right w:val="none" w:sz="0" w:space="0" w:color="auto"/>
      </w:divBdr>
    </w:div>
    <w:div w:id="1391461860">
      <w:bodyDiv w:val="1"/>
      <w:marLeft w:val="0"/>
      <w:marRight w:val="0"/>
      <w:marTop w:val="0"/>
      <w:marBottom w:val="0"/>
      <w:divBdr>
        <w:top w:val="none" w:sz="0" w:space="0" w:color="auto"/>
        <w:left w:val="none" w:sz="0" w:space="0" w:color="auto"/>
        <w:bottom w:val="none" w:sz="0" w:space="0" w:color="auto"/>
        <w:right w:val="none" w:sz="0" w:space="0" w:color="auto"/>
      </w:divBdr>
    </w:div>
    <w:div w:id="1392390120">
      <w:bodyDiv w:val="1"/>
      <w:marLeft w:val="0"/>
      <w:marRight w:val="0"/>
      <w:marTop w:val="0"/>
      <w:marBottom w:val="0"/>
      <w:divBdr>
        <w:top w:val="none" w:sz="0" w:space="0" w:color="auto"/>
        <w:left w:val="none" w:sz="0" w:space="0" w:color="auto"/>
        <w:bottom w:val="none" w:sz="0" w:space="0" w:color="auto"/>
        <w:right w:val="none" w:sz="0" w:space="0" w:color="auto"/>
      </w:divBdr>
    </w:div>
    <w:div w:id="1393119575">
      <w:bodyDiv w:val="1"/>
      <w:marLeft w:val="0"/>
      <w:marRight w:val="0"/>
      <w:marTop w:val="0"/>
      <w:marBottom w:val="0"/>
      <w:divBdr>
        <w:top w:val="none" w:sz="0" w:space="0" w:color="auto"/>
        <w:left w:val="none" w:sz="0" w:space="0" w:color="auto"/>
        <w:bottom w:val="none" w:sz="0" w:space="0" w:color="auto"/>
        <w:right w:val="none" w:sz="0" w:space="0" w:color="auto"/>
      </w:divBdr>
    </w:div>
    <w:div w:id="1393893172">
      <w:bodyDiv w:val="1"/>
      <w:marLeft w:val="0"/>
      <w:marRight w:val="0"/>
      <w:marTop w:val="0"/>
      <w:marBottom w:val="0"/>
      <w:divBdr>
        <w:top w:val="none" w:sz="0" w:space="0" w:color="auto"/>
        <w:left w:val="none" w:sz="0" w:space="0" w:color="auto"/>
        <w:bottom w:val="none" w:sz="0" w:space="0" w:color="auto"/>
        <w:right w:val="none" w:sz="0" w:space="0" w:color="auto"/>
      </w:divBdr>
    </w:div>
    <w:div w:id="1396077344">
      <w:bodyDiv w:val="1"/>
      <w:marLeft w:val="0"/>
      <w:marRight w:val="0"/>
      <w:marTop w:val="0"/>
      <w:marBottom w:val="0"/>
      <w:divBdr>
        <w:top w:val="none" w:sz="0" w:space="0" w:color="auto"/>
        <w:left w:val="none" w:sz="0" w:space="0" w:color="auto"/>
        <w:bottom w:val="none" w:sz="0" w:space="0" w:color="auto"/>
        <w:right w:val="none" w:sz="0" w:space="0" w:color="auto"/>
      </w:divBdr>
    </w:div>
    <w:div w:id="1396077578">
      <w:bodyDiv w:val="1"/>
      <w:marLeft w:val="0"/>
      <w:marRight w:val="0"/>
      <w:marTop w:val="0"/>
      <w:marBottom w:val="0"/>
      <w:divBdr>
        <w:top w:val="none" w:sz="0" w:space="0" w:color="auto"/>
        <w:left w:val="none" w:sz="0" w:space="0" w:color="auto"/>
        <w:bottom w:val="none" w:sz="0" w:space="0" w:color="auto"/>
        <w:right w:val="none" w:sz="0" w:space="0" w:color="auto"/>
      </w:divBdr>
    </w:div>
    <w:div w:id="1396127012">
      <w:bodyDiv w:val="1"/>
      <w:marLeft w:val="0"/>
      <w:marRight w:val="0"/>
      <w:marTop w:val="0"/>
      <w:marBottom w:val="0"/>
      <w:divBdr>
        <w:top w:val="none" w:sz="0" w:space="0" w:color="auto"/>
        <w:left w:val="none" w:sz="0" w:space="0" w:color="auto"/>
        <w:bottom w:val="none" w:sz="0" w:space="0" w:color="auto"/>
        <w:right w:val="none" w:sz="0" w:space="0" w:color="auto"/>
      </w:divBdr>
    </w:div>
    <w:div w:id="1397049902">
      <w:bodyDiv w:val="1"/>
      <w:marLeft w:val="0"/>
      <w:marRight w:val="0"/>
      <w:marTop w:val="0"/>
      <w:marBottom w:val="0"/>
      <w:divBdr>
        <w:top w:val="none" w:sz="0" w:space="0" w:color="auto"/>
        <w:left w:val="none" w:sz="0" w:space="0" w:color="auto"/>
        <w:bottom w:val="none" w:sz="0" w:space="0" w:color="auto"/>
        <w:right w:val="none" w:sz="0" w:space="0" w:color="auto"/>
      </w:divBdr>
    </w:div>
    <w:div w:id="1398239830">
      <w:bodyDiv w:val="1"/>
      <w:marLeft w:val="0"/>
      <w:marRight w:val="0"/>
      <w:marTop w:val="0"/>
      <w:marBottom w:val="0"/>
      <w:divBdr>
        <w:top w:val="none" w:sz="0" w:space="0" w:color="auto"/>
        <w:left w:val="none" w:sz="0" w:space="0" w:color="auto"/>
        <w:bottom w:val="none" w:sz="0" w:space="0" w:color="auto"/>
        <w:right w:val="none" w:sz="0" w:space="0" w:color="auto"/>
      </w:divBdr>
    </w:div>
    <w:div w:id="1399983553">
      <w:bodyDiv w:val="1"/>
      <w:marLeft w:val="0"/>
      <w:marRight w:val="0"/>
      <w:marTop w:val="0"/>
      <w:marBottom w:val="0"/>
      <w:divBdr>
        <w:top w:val="none" w:sz="0" w:space="0" w:color="auto"/>
        <w:left w:val="none" w:sz="0" w:space="0" w:color="auto"/>
        <w:bottom w:val="none" w:sz="0" w:space="0" w:color="auto"/>
        <w:right w:val="none" w:sz="0" w:space="0" w:color="auto"/>
      </w:divBdr>
    </w:div>
    <w:div w:id="1400791766">
      <w:bodyDiv w:val="1"/>
      <w:marLeft w:val="0"/>
      <w:marRight w:val="0"/>
      <w:marTop w:val="0"/>
      <w:marBottom w:val="0"/>
      <w:divBdr>
        <w:top w:val="none" w:sz="0" w:space="0" w:color="auto"/>
        <w:left w:val="none" w:sz="0" w:space="0" w:color="auto"/>
        <w:bottom w:val="none" w:sz="0" w:space="0" w:color="auto"/>
        <w:right w:val="none" w:sz="0" w:space="0" w:color="auto"/>
      </w:divBdr>
    </w:div>
    <w:div w:id="1403481317">
      <w:bodyDiv w:val="1"/>
      <w:marLeft w:val="0"/>
      <w:marRight w:val="0"/>
      <w:marTop w:val="0"/>
      <w:marBottom w:val="0"/>
      <w:divBdr>
        <w:top w:val="none" w:sz="0" w:space="0" w:color="auto"/>
        <w:left w:val="none" w:sz="0" w:space="0" w:color="auto"/>
        <w:bottom w:val="none" w:sz="0" w:space="0" w:color="auto"/>
        <w:right w:val="none" w:sz="0" w:space="0" w:color="auto"/>
      </w:divBdr>
    </w:div>
    <w:div w:id="1405570428">
      <w:bodyDiv w:val="1"/>
      <w:marLeft w:val="0"/>
      <w:marRight w:val="0"/>
      <w:marTop w:val="0"/>
      <w:marBottom w:val="0"/>
      <w:divBdr>
        <w:top w:val="none" w:sz="0" w:space="0" w:color="auto"/>
        <w:left w:val="none" w:sz="0" w:space="0" w:color="auto"/>
        <w:bottom w:val="none" w:sz="0" w:space="0" w:color="auto"/>
        <w:right w:val="none" w:sz="0" w:space="0" w:color="auto"/>
      </w:divBdr>
    </w:div>
    <w:div w:id="1406101704">
      <w:bodyDiv w:val="1"/>
      <w:marLeft w:val="0"/>
      <w:marRight w:val="0"/>
      <w:marTop w:val="0"/>
      <w:marBottom w:val="0"/>
      <w:divBdr>
        <w:top w:val="none" w:sz="0" w:space="0" w:color="auto"/>
        <w:left w:val="none" w:sz="0" w:space="0" w:color="auto"/>
        <w:bottom w:val="none" w:sz="0" w:space="0" w:color="auto"/>
        <w:right w:val="none" w:sz="0" w:space="0" w:color="auto"/>
      </w:divBdr>
    </w:div>
    <w:div w:id="1406877737">
      <w:bodyDiv w:val="1"/>
      <w:marLeft w:val="0"/>
      <w:marRight w:val="0"/>
      <w:marTop w:val="0"/>
      <w:marBottom w:val="0"/>
      <w:divBdr>
        <w:top w:val="none" w:sz="0" w:space="0" w:color="auto"/>
        <w:left w:val="none" w:sz="0" w:space="0" w:color="auto"/>
        <w:bottom w:val="none" w:sz="0" w:space="0" w:color="auto"/>
        <w:right w:val="none" w:sz="0" w:space="0" w:color="auto"/>
      </w:divBdr>
    </w:div>
    <w:div w:id="1407190273">
      <w:bodyDiv w:val="1"/>
      <w:marLeft w:val="0"/>
      <w:marRight w:val="0"/>
      <w:marTop w:val="0"/>
      <w:marBottom w:val="0"/>
      <w:divBdr>
        <w:top w:val="none" w:sz="0" w:space="0" w:color="auto"/>
        <w:left w:val="none" w:sz="0" w:space="0" w:color="auto"/>
        <w:bottom w:val="none" w:sz="0" w:space="0" w:color="auto"/>
        <w:right w:val="none" w:sz="0" w:space="0" w:color="auto"/>
      </w:divBdr>
    </w:div>
    <w:div w:id="1409309026">
      <w:bodyDiv w:val="1"/>
      <w:marLeft w:val="0"/>
      <w:marRight w:val="0"/>
      <w:marTop w:val="0"/>
      <w:marBottom w:val="0"/>
      <w:divBdr>
        <w:top w:val="none" w:sz="0" w:space="0" w:color="auto"/>
        <w:left w:val="none" w:sz="0" w:space="0" w:color="auto"/>
        <w:bottom w:val="none" w:sz="0" w:space="0" w:color="auto"/>
        <w:right w:val="none" w:sz="0" w:space="0" w:color="auto"/>
      </w:divBdr>
    </w:div>
    <w:div w:id="1409380760">
      <w:bodyDiv w:val="1"/>
      <w:marLeft w:val="0"/>
      <w:marRight w:val="0"/>
      <w:marTop w:val="0"/>
      <w:marBottom w:val="0"/>
      <w:divBdr>
        <w:top w:val="none" w:sz="0" w:space="0" w:color="auto"/>
        <w:left w:val="none" w:sz="0" w:space="0" w:color="auto"/>
        <w:bottom w:val="none" w:sz="0" w:space="0" w:color="auto"/>
        <w:right w:val="none" w:sz="0" w:space="0" w:color="auto"/>
      </w:divBdr>
    </w:div>
    <w:div w:id="1409426638">
      <w:bodyDiv w:val="1"/>
      <w:marLeft w:val="0"/>
      <w:marRight w:val="0"/>
      <w:marTop w:val="0"/>
      <w:marBottom w:val="0"/>
      <w:divBdr>
        <w:top w:val="none" w:sz="0" w:space="0" w:color="auto"/>
        <w:left w:val="none" w:sz="0" w:space="0" w:color="auto"/>
        <w:bottom w:val="none" w:sz="0" w:space="0" w:color="auto"/>
        <w:right w:val="none" w:sz="0" w:space="0" w:color="auto"/>
      </w:divBdr>
    </w:div>
    <w:div w:id="1409838684">
      <w:bodyDiv w:val="1"/>
      <w:marLeft w:val="0"/>
      <w:marRight w:val="0"/>
      <w:marTop w:val="0"/>
      <w:marBottom w:val="0"/>
      <w:divBdr>
        <w:top w:val="none" w:sz="0" w:space="0" w:color="auto"/>
        <w:left w:val="none" w:sz="0" w:space="0" w:color="auto"/>
        <w:bottom w:val="none" w:sz="0" w:space="0" w:color="auto"/>
        <w:right w:val="none" w:sz="0" w:space="0" w:color="auto"/>
      </w:divBdr>
    </w:div>
    <w:div w:id="1411463541">
      <w:bodyDiv w:val="1"/>
      <w:marLeft w:val="0"/>
      <w:marRight w:val="0"/>
      <w:marTop w:val="0"/>
      <w:marBottom w:val="0"/>
      <w:divBdr>
        <w:top w:val="none" w:sz="0" w:space="0" w:color="auto"/>
        <w:left w:val="none" w:sz="0" w:space="0" w:color="auto"/>
        <w:bottom w:val="none" w:sz="0" w:space="0" w:color="auto"/>
        <w:right w:val="none" w:sz="0" w:space="0" w:color="auto"/>
      </w:divBdr>
    </w:div>
    <w:div w:id="1411581279">
      <w:bodyDiv w:val="1"/>
      <w:marLeft w:val="0"/>
      <w:marRight w:val="0"/>
      <w:marTop w:val="0"/>
      <w:marBottom w:val="0"/>
      <w:divBdr>
        <w:top w:val="none" w:sz="0" w:space="0" w:color="auto"/>
        <w:left w:val="none" w:sz="0" w:space="0" w:color="auto"/>
        <w:bottom w:val="none" w:sz="0" w:space="0" w:color="auto"/>
        <w:right w:val="none" w:sz="0" w:space="0" w:color="auto"/>
      </w:divBdr>
    </w:div>
    <w:div w:id="1412510590">
      <w:bodyDiv w:val="1"/>
      <w:marLeft w:val="0"/>
      <w:marRight w:val="0"/>
      <w:marTop w:val="0"/>
      <w:marBottom w:val="0"/>
      <w:divBdr>
        <w:top w:val="none" w:sz="0" w:space="0" w:color="auto"/>
        <w:left w:val="none" w:sz="0" w:space="0" w:color="auto"/>
        <w:bottom w:val="none" w:sz="0" w:space="0" w:color="auto"/>
        <w:right w:val="none" w:sz="0" w:space="0" w:color="auto"/>
      </w:divBdr>
    </w:div>
    <w:div w:id="1414203468">
      <w:bodyDiv w:val="1"/>
      <w:marLeft w:val="0"/>
      <w:marRight w:val="0"/>
      <w:marTop w:val="0"/>
      <w:marBottom w:val="0"/>
      <w:divBdr>
        <w:top w:val="none" w:sz="0" w:space="0" w:color="auto"/>
        <w:left w:val="none" w:sz="0" w:space="0" w:color="auto"/>
        <w:bottom w:val="none" w:sz="0" w:space="0" w:color="auto"/>
        <w:right w:val="none" w:sz="0" w:space="0" w:color="auto"/>
      </w:divBdr>
    </w:div>
    <w:div w:id="1415082989">
      <w:bodyDiv w:val="1"/>
      <w:marLeft w:val="0"/>
      <w:marRight w:val="0"/>
      <w:marTop w:val="0"/>
      <w:marBottom w:val="0"/>
      <w:divBdr>
        <w:top w:val="none" w:sz="0" w:space="0" w:color="auto"/>
        <w:left w:val="none" w:sz="0" w:space="0" w:color="auto"/>
        <w:bottom w:val="none" w:sz="0" w:space="0" w:color="auto"/>
        <w:right w:val="none" w:sz="0" w:space="0" w:color="auto"/>
      </w:divBdr>
    </w:div>
    <w:div w:id="1415738060">
      <w:bodyDiv w:val="1"/>
      <w:marLeft w:val="0"/>
      <w:marRight w:val="0"/>
      <w:marTop w:val="0"/>
      <w:marBottom w:val="0"/>
      <w:divBdr>
        <w:top w:val="none" w:sz="0" w:space="0" w:color="auto"/>
        <w:left w:val="none" w:sz="0" w:space="0" w:color="auto"/>
        <w:bottom w:val="none" w:sz="0" w:space="0" w:color="auto"/>
        <w:right w:val="none" w:sz="0" w:space="0" w:color="auto"/>
      </w:divBdr>
    </w:div>
    <w:div w:id="1415781711">
      <w:bodyDiv w:val="1"/>
      <w:marLeft w:val="0"/>
      <w:marRight w:val="0"/>
      <w:marTop w:val="0"/>
      <w:marBottom w:val="0"/>
      <w:divBdr>
        <w:top w:val="none" w:sz="0" w:space="0" w:color="auto"/>
        <w:left w:val="none" w:sz="0" w:space="0" w:color="auto"/>
        <w:bottom w:val="none" w:sz="0" w:space="0" w:color="auto"/>
        <w:right w:val="none" w:sz="0" w:space="0" w:color="auto"/>
      </w:divBdr>
    </w:div>
    <w:div w:id="1416051699">
      <w:bodyDiv w:val="1"/>
      <w:marLeft w:val="0"/>
      <w:marRight w:val="0"/>
      <w:marTop w:val="0"/>
      <w:marBottom w:val="0"/>
      <w:divBdr>
        <w:top w:val="none" w:sz="0" w:space="0" w:color="auto"/>
        <w:left w:val="none" w:sz="0" w:space="0" w:color="auto"/>
        <w:bottom w:val="none" w:sz="0" w:space="0" w:color="auto"/>
        <w:right w:val="none" w:sz="0" w:space="0" w:color="auto"/>
      </w:divBdr>
    </w:div>
    <w:div w:id="1416437918">
      <w:bodyDiv w:val="1"/>
      <w:marLeft w:val="0"/>
      <w:marRight w:val="0"/>
      <w:marTop w:val="0"/>
      <w:marBottom w:val="0"/>
      <w:divBdr>
        <w:top w:val="none" w:sz="0" w:space="0" w:color="auto"/>
        <w:left w:val="none" w:sz="0" w:space="0" w:color="auto"/>
        <w:bottom w:val="none" w:sz="0" w:space="0" w:color="auto"/>
        <w:right w:val="none" w:sz="0" w:space="0" w:color="auto"/>
      </w:divBdr>
    </w:div>
    <w:div w:id="1416780483">
      <w:bodyDiv w:val="1"/>
      <w:marLeft w:val="0"/>
      <w:marRight w:val="0"/>
      <w:marTop w:val="0"/>
      <w:marBottom w:val="0"/>
      <w:divBdr>
        <w:top w:val="none" w:sz="0" w:space="0" w:color="auto"/>
        <w:left w:val="none" w:sz="0" w:space="0" w:color="auto"/>
        <w:bottom w:val="none" w:sz="0" w:space="0" w:color="auto"/>
        <w:right w:val="none" w:sz="0" w:space="0" w:color="auto"/>
      </w:divBdr>
    </w:div>
    <w:div w:id="1418359745">
      <w:bodyDiv w:val="1"/>
      <w:marLeft w:val="0"/>
      <w:marRight w:val="0"/>
      <w:marTop w:val="0"/>
      <w:marBottom w:val="0"/>
      <w:divBdr>
        <w:top w:val="none" w:sz="0" w:space="0" w:color="auto"/>
        <w:left w:val="none" w:sz="0" w:space="0" w:color="auto"/>
        <w:bottom w:val="none" w:sz="0" w:space="0" w:color="auto"/>
        <w:right w:val="none" w:sz="0" w:space="0" w:color="auto"/>
      </w:divBdr>
    </w:div>
    <w:div w:id="1418553626">
      <w:bodyDiv w:val="1"/>
      <w:marLeft w:val="0"/>
      <w:marRight w:val="0"/>
      <w:marTop w:val="0"/>
      <w:marBottom w:val="0"/>
      <w:divBdr>
        <w:top w:val="none" w:sz="0" w:space="0" w:color="auto"/>
        <w:left w:val="none" w:sz="0" w:space="0" w:color="auto"/>
        <w:bottom w:val="none" w:sz="0" w:space="0" w:color="auto"/>
        <w:right w:val="none" w:sz="0" w:space="0" w:color="auto"/>
      </w:divBdr>
    </w:div>
    <w:div w:id="1419324858">
      <w:bodyDiv w:val="1"/>
      <w:marLeft w:val="0"/>
      <w:marRight w:val="0"/>
      <w:marTop w:val="0"/>
      <w:marBottom w:val="0"/>
      <w:divBdr>
        <w:top w:val="none" w:sz="0" w:space="0" w:color="auto"/>
        <w:left w:val="none" w:sz="0" w:space="0" w:color="auto"/>
        <w:bottom w:val="none" w:sz="0" w:space="0" w:color="auto"/>
        <w:right w:val="none" w:sz="0" w:space="0" w:color="auto"/>
      </w:divBdr>
    </w:div>
    <w:div w:id="1420252690">
      <w:bodyDiv w:val="1"/>
      <w:marLeft w:val="0"/>
      <w:marRight w:val="0"/>
      <w:marTop w:val="0"/>
      <w:marBottom w:val="0"/>
      <w:divBdr>
        <w:top w:val="none" w:sz="0" w:space="0" w:color="auto"/>
        <w:left w:val="none" w:sz="0" w:space="0" w:color="auto"/>
        <w:bottom w:val="none" w:sz="0" w:space="0" w:color="auto"/>
        <w:right w:val="none" w:sz="0" w:space="0" w:color="auto"/>
      </w:divBdr>
    </w:div>
    <w:div w:id="1421755087">
      <w:bodyDiv w:val="1"/>
      <w:marLeft w:val="0"/>
      <w:marRight w:val="0"/>
      <w:marTop w:val="0"/>
      <w:marBottom w:val="0"/>
      <w:divBdr>
        <w:top w:val="none" w:sz="0" w:space="0" w:color="auto"/>
        <w:left w:val="none" w:sz="0" w:space="0" w:color="auto"/>
        <w:bottom w:val="none" w:sz="0" w:space="0" w:color="auto"/>
        <w:right w:val="none" w:sz="0" w:space="0" w:color="auto"/>
      </w:divBdr>
    </w:div>
    <w:div w:id="1421876010">
      <w:bodyDiv w:val="1"/>
      <w:marLeft w:val="0"/>
      <w:marRight w:val="0"/>
      <w:marTop w:val="0"/>
      <w:marBottom w:val="0"/>
      <w:divBdr>
        <w:top w:val="none" w:sz="0" w:space="0" w:color="auto"/>
        <w:left w:val="none" w:sz="0" w:space="0" w:color="auto"/>
        <w:bottom w:val="none" w:sz="0" w:space="0" w:color="auto"/>
        <w:right w:val="none" w:sz="0" w:space="0" w:color="auto"/>
      </w:divBdr>
    </w:div>
    <w:div w:id="1422330901">
      <w:bodyDiv w:val="1"/>
      <w:marLeft w:val="0"/>
      <w:marRight w:val="0"/>
      <w:marTop w:val="0"/>
      <w:marBottom w:val="0"/>
      <w:divBdr>
        <w:top w:val="none" w:sz="0" w:space="0" w:color="auto"/>
        <w:left w:val="none" w:sz="0" w:space="0" w:color="auto"/>
        <w:bottom w:val="none" w:sz="0" w:space="0" w:color="auto"/>
        <w:right w:val="none" w:sz="0" w:space="0" w:color="auto"/>
      </w:divBdr>
    </w:div>
    <w:div w:id="1422986891">
      <w:bodyDiv w:val="1"/>
      <w:marLeft w:val="0"/>
      <w:marRight w:val="0"/>
      <w:marTop w:val="0"/>
      <w:marBottom w:val="0"/>
      <w:divBdr>
        <w:top w:val="none" w:sz="0" w:space="0" w:color="auto"/>
        <w:left w:val="none" w:sz="0" w:space="0" w:color="auto"/>
        <w:bottom w:val="none" w:sz="0" w:space="0" w:color="auto"/>
        <w:right w:val="none" w:sz="0" w:space="0" w:color="auto"/>
      </w:divBdr>
    </w:div>
    <w:div w:id="1423525504">
      <w:bodyDiv w:val="1"/>
      <w:marLeft w:val="0"/>
      <w:marRight w:val="0"/>
      <w:marTop w:val="0"/>
      <w:marBottom w:val="0"/>
      <w:divBdr>
        <w:top w:val="none" w:sz="0" w:space="0" w:color="auto"/>
        <w:left w:val="none" w:sz="0" w:space="0" w:color="auto"/>
        <w:bottom w:val="none" w:sz="0" w:space="0" w:color="auto"/>
        <w:right w:val="none" w:sz="0" w:space="0" w:color="auto"/>
      </w:divBdr>
    </w:div>
    <w:div w:id="1423527298">
      <w:bodyDiv w:val="1"/>
      <w:marLeft w:val="0"/>
      <w:marRight w:val="0"/>
      <w:marTop w:val="0"/>
      <w:marBottom w:val="0"/>
      <w:divBdr>
        <w:top w:val="none" w:sz="0" w:space="0" w:color="auto"/>
        <w:left w:val="none" w:sz="0" w:space="0" w:color="auto"/>
        <w:bottom w:val="none" w:sz="0" w:space="0" w:color="auto"/>
        <w:right w:val="none" w:sz="0" w:space="0" w:color="auto"/>
      </w:divBdr>
    </w:div>
    <w:div w:id="1424300499">
      <w:bodyDiv w:val="1"/>
      <w:marLeft w:val="0"/>
      <w:marRight w:val="0"/>
      <w:marTop w:val="0"/>
      <w:marBottom w:val="0"/>
      <w:divBdr>
        <w:top w:val="none" w:sz="0" w:space="0" w:color="auto"/>
        <w:left w:val="none" w:sz="0" w:space="0" w:color="auto"/>
        <w:bottom w:val="none" w:sz="0" w:space="0" w:color="auto"/>
        <w:right w:val="none" w:sz="0" w:space="0" w:color="auto"/>
      </w:divBdr>
    </w:div>
    <w:div w:id="1424767717">
      <w:bodyDiv w:val="1"/>
      <w:marLeft w:val="0"/>
      <w:marRight w:val="0"/>
      <w:marTop w:val="0"/>
      <w:marBottom w:val="0"/>
      <w:divBdr>
        <w:top w:val="none" w:sz="0" w:space="0" w:color="auto"/>
        <w:left w:val="none" w:sz="0" w:space="0" w:color="auto"/>
        <w:bottom w:val="none" w:sz="0" w:space="0" w:color="auto"/>
        <w:right w:val="none" w:sz="0" w:space="0" w:color="auto"/>
      </w:divBdr>
    </w:div>
    <w:div w:id="1425689989">
      <w:bodyDiv w:val="1"/>
      <w:marLeft w:val="0"/>
      <w:marRight w:val="0"/>
      <w:marTop w:val="0"/>
      <w:marBottom w:val="0"/>
      <w:divBdr>
        <w:top w:val="none" w:sz="0" w:space="0" w:color="auto"/>
        <w:left w:val="none" w:sz="0" w:space="0" w:color="auto"/>
        <w:bottom w:val="none" w:sz="0" w:space="0" w:color="auto"/>
        <w:right w:val="none" w:sz="0" w:space="0" w:color="auto"/>
      </w:divBdr>
    </w:div>
    <w:div w:id="1425767369">
      <w:bodyDiv w:val="1"/>
      <w:marLeft w:val="0"/>
      <w:marRight w:val="0"/>
      <w:marTop w:val="0"/>
      <w:marBottom w:val="0"/>
      <w:divBdr>
        <w:top w:val="none" w:sz="0" w:space="0" w:color="auto"/>
        <w:left w:val="none" w:sz="0" w:space="0" w:color="auto"/>
        <w:bottom w:val="none" w:sz="0" w:space="0" w:color="auto"/>
        <w:right w:val="none" w:sz="0" w:space="0" w:color="auto"/>
      </w:divBdr>
    </w:div>
    <w:div w:id="1426262645">
      <w:bodyDiv w:val="1"/>
      <w:marLeft w:val="0"/>
      <w:marRight w:val="0"/>
      <w:marTop w:val="0"/>
      <w:marBottom w:val="0"/>
      <w:divBdr>
        <w:top w:val="none" w:sz="0" w:space="0" w:color="auto"/>
        <w:left w:val="none" w:sz="0" w:space="0" w:color="auto"/>
        <w:bottom w:val="none" w:sz="0" w:space="0" w:color="auto"/>
        <w:right w:val="none" w:sz="0" w:space="0" w:color="auto"/>
      </w:divBdr>
    </w:div>
    <w:div w:id="1426271218">
      <w:bodyDiv w:val="1"/>
      <w:marLeft w:val="0"/>
      <w:marRight w:val="0"/>
      <w:marTop w:val="0"/>
      <w:marBottom w:val="0"/>
      <w:divBdr>
        <w:top w:val="none" w:sz="0" w:space="0" w:color="auto"/>
        <w:left w:val="none" w:sz="0" w:space="0" w:color="auto"/>
        <w:bottom w:val="none" w:sz="0" w:space="0" w:color="auto"/>
        <w:right w:val="none" w:sz="0" w:space="0" w:color="auto"/>
      </w:divBdr>
    </w:div>
    <w:div w:id="1426463440">
      <w:bodyDiv w:val="1"/>
      <w:marLeft w:val="0"/>
      <w:marRight w:val="0"/>
      <w:marTop w:val="0"/>
      <w:marBottom w:val="0"/>
      <w:divBdr>
        <w:top w:val="none" w:sz="0" w:space="0" w:color="auto"/>
        <w:left w:val="none" w:sz="0" w:space="0" w:color="auto"/>
        <w:bottom w:val="none" w:sz="0" w:space="0" w:color="auto"/>
        <w:right w:val="none" w:sz="0" w:space="0" w:color="auto"/>
      </w:divBdr>
    </w:div>
    <w:div w:id="1426850991">
      <w:bodyDiv w:val="1"/>
      <w:marLeft w:val="0"/>
      <w:marRight w:val="0"/>
      <w:marTop w:val="0"/>
      <w:marBottom w:val="0"/>
      <w:divBdr>
        <w:top w:val="none" w:sz="0" w:space="0" w:color="auto"/>
        <w:left w:val="none" w:sz="0" w:space="0" w:color="auto"/>
        <w:bottom w:val="none" w:sz="0" w:space="0" w:color="auto"/>
        <w:right w:val="none" w:sz="0" w:space="0" w:color="auto"/>
      </w:divBdr>
    </w:div>
    <w:div w:id="1429227687">
      <w:bodyDiv w:val="1"/>
      <w:marLeft w:val="0"/>
      <w:marRight w:val="0"/>
      <w:marTop w:val="0"/>
      <w:marBottom w:val="0"/>
      <w:divBdr>
        <w:top w:val="none" w:sz="0" w:space="0" w:color="auto"/>
        <w:left w:val="none" w:sz="0" w:space="0" w:color="auto"/>
        <w:bottom w:val="none" w:sz="0" w:space="0" w:color="auto"/>
        <w:right w:val="none" w:sz="0" w:space="0" w:color="auto"/>
      </w:divBdr>
    </w:div>
    <w:div w:id="1429620958">
      <w:bodyDiv w:val="1"/>
      <w:marLeft w:val="0"/>
      <w:marRight w:val="0"/>
      <w:marTop w:val="0"/>
      <w:marBottom w:val="0"/>
      <w:divBdr>
        <w:top w:val="none" w:sz="0" w:space="0" w:color="auto"/>
        <w:left w:val="none" w:sz="0" w:space="0" w:color="auto"/>
        <w:bottom w:val="none" w:sz="0" w:space="0" w:color="auto"/>
        <w:right w:val="none" w:sz="0" w:space="0" w:color="auto"/>
      </w:divBdr>
    </w:div>
    <w:div w:id="1430351154">
      <w:bodyDiv w:val="1"/>
      <w:marLeft w:val="0"/>
      <w:marRight w:val="0"/>
      <w:marTop w:val="0"/>
      <w:marBottom w:val="0"/>
      <w:divBdr>
        <w:top w:val="none" w:sz="0" w:space="0" w:color="auto"/>
        <w:left w:val="none" w:sz="0" w:space="0" w:color="auto"/>
        <w:bottom w:val="none" w:sz="0" w:space="0" w:color="auto"/>
        <w:right w:val="none" w:sz="0" w:space="0" w:color="auto"/>
      </w:divBdr>
    </w:div>
    <w:div w:id="1431510283">
      <w:bodyDiv w:val="1"/>
      <w:marLeft w:val="0"/>
      <w:marRight w:val="0"/>
      <w:marTop w:val="0"/>
      <w:marBottom w:val="0"/>
      <w:divBdr>
        <w:top w:val="none" w:sz="0" w:space="0" w:color="auto"/>
        <w:left w:val="none" w:sz="0" w:space="0" w:color="auto"/>
        <w:bottom w:val="none" w:sz="0" w:space="0" w:color="auto"/>
        <w:right w:val="none" w:sz="0" w:space="0" w:color="auto"/>
      </w:divBdr>
    </w:div>
    <w:div w:id="1433357457">
      <w:bodyDiv w:val="1"/>
      <w:marLeft w:val="0"/>
      <w:marRight w:val="0"/>
      <w:marTop w:val="0"/>
      <w:marBottom w:val="0"/>
      <w:divBdr>
        <w:top w:val="none" w:sz="0" w:space="0" w:color="auto"/>
        <w:left w:val="none" w:sz="0" w:space="0" w:color="auto"/>
        <w:bottom w:val="none" w:sz="0" w:space="0" w:color="auto"/>
        <w:right w:val="none" w:sz="0" w:space="0" w:color="auto"/>
      </w:divBdr>
    </w:div>
    <w:div w:id="1433624640">
      <w:bodyDiv w:val="1"/>
      <w:marLeft w:val="0"/>
      <w:marRight w:val="0"/>
      <w:marTop w:val="0"/>
      <w:marBottom w:val="0"/>
      <w:divBdr>
        <w:top w:val="none" w:sz="0" w:space="0" w:color="auto"/>
        <w:left w:val="none" w:sz="0" w:space="0" w:color="auto"/>
        <w:bottom w:val="none" w:sz="0" w:space="0" w:color="auto"/>
        <w:right w:val="none" w:sz="0" w:space="0" w:color="auto"/>
      </w:divBdr>
    </w:div>
    <w:div w:id="1433821013">
      <w:bodyDiv w:val="1"/>
      <w:marLeft w:val="0"/>
      <w:marRight w:val="0"/>
      <w:marTop w:val="0"/>
      <w:marBottom w:val="0"/>
      <w:divBdr>
        <w:top w:val="none" w:sz="0" w:space="0" w:color="auto"/>
        <w:left w:val="none" w:sz="0" w:space="0" w:color="auto"/>
        <w:bottom w:val="none" w:sz="0" w:space="0" w:color="auto"/>
        <w:right w:val="none" w:sz="0" w:space="0" w:color="auto"/>
      </w:divBdr>
    </w:div>
    <w:div w:id="1436050327">
      <w:bodyDiv w:val="1"/>
      <w:marLeft w:val="0"/>
      <w:marRight w:val="0"/>
      <w:marTop w:val="0"/>
      <w:marBottom w:val="0"/>
      <w:divBdr>
        <w:top w:val="none" w:sz="0" w:space="0" w:color="auto"/>
        <w:left w:val="none" w:sz="0" w:space="0" w:color="auto"/>
        <w:bottom w:val="none" w:sz="0" w:space="0" w:color="auto"/>
        <w:right w:val="none" w:sz="0" w:space="0" w:color="auto"/>
      </w:divBdr>
    </w:div>
    <w:div w:id="1436512002">
      <w:bodyDiv w:val="1"/>
      <w:marLeft w:val="0"/>
      <w:marRight w:val="0"/>
      <w:marTop w:val="0"/>
      <w:marBottom w:val="0"/>
      <w:divBdr>
        <w:top w:val="none" w:sz="0" w:space="0" w:color="auto"/>
        <w:left w:val="none" w:sz="0" w:space="0" w:color="auto"/>
        <w:bottom w:val="none" w:sz="0" w:space="0" w:color="auto"/>
        <w:right w:val="none" w:sz="0" w:space="0" w:color="auto"/>
      </w:divBdr>
    </w:div>
    <w:div w:id="1437093023">
      <w:bodyDiv w:val="1"/>
      <w:marLeft w:val="0"/>
      <w:marRight w:val="0"/>
      <w:marTop w:val="0"/>
      <w:marBottom w:val="0"/>
      <w:divBdr>
        <w:top w:val="none" w:sz="0" w:space="0" w:color="auto"/>
        <w:left w:val="none" w:sz="0" w:space="0" w:color="auto"/>
        <w:bottom w:val="none" w:sz="0" w:space="0" w:color="auto"/>
        <w:right w:val="none" w:sz="0" w:space="0" w:color="auto"/>
      </w:divBdr>
    </w:div>
    <w:div w:id="1437628358">
      <w:bodyDiv w:val="1"/>
      <w:marLeft w:val="0"/>
      <w:marRight w:val="0"/>
      <w:marTop w:val="0"/>
      <w:marBottom w:val="0"/>
      <w:divBdr>
        <w:top w:val="none" w:sz="0" w:space="0" w:color="auto"/>
        <w:left w:val="none" w:sz="0" w:space="0" w:color="auto"/>
        <w:bottom w:val="none" w:sz="0" w:space="0" w:color="auto"/>
        <w:right w:val="none" w:sz="0" w:space="0" w:color="auto"/>
      </w:divBdr>
    </w:div>
    <w:div w:id="1438482274">
      <w:bodyDiv w:val="1"/>
      <w:marLeft w:val="0"/>
      <w:marRight w:val="0"/>
      <w:marTop w:val="0"/>
      <w:marBottom w:val="0"/>
      <w:divBdr>
        <w:top w:val="none" w:sz="0" w:space="0" w:color="auto"/>
        <w:left w:val="none" w:sz="0" w:space="0" w:color="auto"/>
        <w:bottom w:val="none" w:sz="0" w:space="0" w:color="auto"/>
        <w:right w:val="none" w:sz="0" w:space="0" w:color="auto"/>
      </w:divBdr>
    </w:div>
    <w:div w:id="1439639232">
      <w:bodyDiv w:val="1"/>
      <w:marLeft w:val="0"/>
      <w:marRight w:val="0"/>
      <w:marTop w:val="0"/>
      <w:marBottom w:val="0"/>
      <w:divBdr>
        <w:top w:val="none" w:sz="0" w:space="0" w:color="auto"/>
        <w:left w:val="none" w:sz="0" w:space="0" w:color="auto"/>
        <w:bottom w:val="none" w:sz="0" w:space="0" w:color="auto"/>
        <w:right w:val="none" w:sz="0" w:space="0" w:color="auto"/>
      </w:divBdr>
    </w:div>
    <w:div w:id="1440680578">
      <w:bodyDiv w:val="1"/>
      <w:marLeft w:val="0"/>
      <w:marRight w:val="0"/>
      <w:marTop w:val="0"/>
      <w:marBottom w:val="0"/>
      <w:divBdr>
        <w:top w:val="none" w:sz="0" w:space="0" w:color="auto"/>
        <w:left w:val="none" w:sz="0" w:space="0" w:color="auto"/>
        <w:bottom w:val="none" w:sz="0" w:space="0" w:color="auto"/>
        <w:right w:val="none" w:sz="0" w:space="0" w:color="auto"/>
      </w:divBdr>
    </w:div>
    <w:div w:id="1440834442">
      <w:bodyDiv w:val="1"/>
      <w:marLeft w:val="0"/>
      <w:marRight w:val="0"/>
      <w:marTop w:val="0"/>
      <w:marBottom w:val="0"/>
      <w:divBdr>
        <w:top w:val="none" w:sz="0" w:space="0" w:color="auto"/>
        <w:left w:val="none" w:sz="0" w:space="0" w:color="auto"/>
        <w:bottom w:val="none" w:sz="0" w:space="0" w:color="auto"/>
        <w:right w:val="none" w:sz="0" w:space="0" w:color="auto"/>
      </w:divBdr>
    </w:div>
    <w:div w:id="1441484358">
      <w:bodyDiv w:val="1"/>
      <w:marLeft w:val="0"/>
      <w:marRight w:val="0"/>
      <w:marTop w:val="0"/>
      <w:marBottom w:val="0"/>
      <w:divBdr>
        <w:top w:val="none" w:sz="0" w:space="0" w:color="auto"/>
        <w:left w:val="none" w:sz="0" w:space="0" w:color="auto"/>
        <w:bottom w:val="none" w:sz="0" w:space="0" w:color="auto"/>
        <w:right w:val="none" w:sz="0" w:space="0" w:color="auto"/>
      </w:divBdr>
    </w:div>
    <w:div w:id="1441534743">
      <w:bodyDiv w:val="1"/>
      <w:marLeft w:val="0"/>
      <w:marRight w:val="0"/>
      <w:marTop w:val="0"/>
      <w:marBottom w:val="0"/>
      <w:divBdr>
        <w:top w:val="none" w:sz="0" w:space="0" w:color="auto"/>
        <w:left w:val="none" w:sz="0" w:space="0" w:color="auto"/>
        <w:bottom w:val="none" w:sz="0" w:space="0" w:color="auto"/>
        <w:right w:val="none" w:sz="0" w:space="0" w:color="auto"/>
      </w:divBdr>
    </w:div>
    <w:div w:id="1442265145">
      <w:bodyDiv w:val="1"/>
      <w:marLeft w:val="0"/>
      <w:marRight w:val="0"/>
      <w:marTop w:val="0"/>
      <w:marBottom w:val="0"/>
      <w:divBdr>
        <w:top w:val="none" w:sz="0" w:space="0" w:color="auto"/>
        <w:left w:val="none" w:sz="0" w:space="0" w:color="auto"/>
        <w:bottom w:val="none" w:sz="0" w:space="0" w:color="auto"/>
        <w:right w:val="none" w:sz="0" w:space="0" w:color="auto"/>
      </w:divBdr>
    </w:div>
    <w:div w:id="1444836799">
      <w:bodyDiv w:val="1"/>
      <w:marLeft w:val="0"/>
      <w:marRight w:val="0"/>
      <w:marTop w:val="0"/>
      <w:marBottom w:val="0"/>
      <w:divBdr>
        <w:top w:val="none" w:sz="0" w:space="0" w:color="auto"/>
        <w:left w:val="none" w:sz="0" w:space="0" w:color="auto"/>
        <w:bottom w:val="none" w:sz="0" w:space="0" w:color="auto"/>
        <w:right w:val="none" w:sz="0" w:space="0" w:color="auto"/>
      </w:divBdr>
    </w:div>
    <w:div w:id="1444878813">
      <w:bodyDiv w:val="1"/>
      <w:marLeft w:val="0"/>
      <w:marRight w:val="0"/>
      <w:marTop w:val="0"/>
      <w:marBottom w:val="0"/>
      <w:divBdr>
        <w:top w:val="none" w:sz="0" w:space="0" w:color="auto"/>
        <w:left w:val="none" w:sz="0" w:space="0" w:color="auto"/>
        <w:bottom w:val="none" w:sz="0" w:space="0" w:color="auto"/>
        <w:right w:val="none" w:sz="0" w:space="0" w:color="auto"/>
      </w:divBdr>
    </w:div>
    <w:div w:id="1445030626">
      <w:bodyDiv w:val="1"/>
      <w:marLeft w:val="0"/>
      <w:marRight w:val="0"/>
      <w:marTop w:val="0"/>
      <w:marBottom w:val="0"/>
      <w:divBdr>
        <w:top w:val="none" w:sz="0" w:space="0" w:color="auto"/>
        <w:left w:val="none" w:sz="0" w:space="0" w:color="auto"/>
        <w:bottom w:val="none" w:sz="0" w:space="0" w:color="auto"/>
        <w:right w:val="none" w:sz="0" w:space="0" w:color="auto"/>
      </w:divBdr>
    </w:div>
    <w:div w:id="1445270977">
      <w:bodyDiv w:val="1"/>
      <w:marLeft w:val="0"/>
      <w:marRight w:val="0"/>
      <w:marTop w:val="0"/>
      <w:marBottom w:val="0"/>
      <w:divBdr>
        <w:top w:val="none" w:sz="0" w:space="0" w:color="auto"/>
        <w:left w:val="none" w:sz="0" w:space="0" w:color="auto"/>
        <w:bottom w:val="none" w:sz="0" w:space="0" w:color="auto"/>
        <w:right w:val="none" w:sz="0" w:space="0" w:color="auto"/>
      </w:divBdr>
    </w:div>
    <w:div w:id="1445271527">
      <w:bodyDiv w:val="1"/>
      <w:marLeft w:val="0"/>
      <w:marRight w:val="0"/>
      <w:marTop w:val="0"/>
      <w:marBottom w:val="0"/>
      <w:divBdr>
        <w:top w:val="none" w:sz="0" w:space="0" w:color="auto"/>
        <w:left w:val="none" w:sz="0" w:space="0" w:color="auto"/>
        <w:bottom w:val="none" w:sz="0" w:space="0" w:color="auto"/>
        <w:right w:val="none" w:sz="0" w:space="0" w:color="auto"/>
      </w:divBdr>
    </w:div>
    <w:div w:id="1445467904">
      <w:bodyDiv w:val="1"/>
      <w:marLeft w:val="0"/>
      <w:marRight w:val="0"/>
      <w:marTop w:val="0"/>
      <w:marBottom w:val="0"/>
      <w:divBdr>
        <w:top w:val="none" w:sz="0" w:space="0" w:color="auto"/>
        <w:left w:val="none" w:sz="0" w:space="0" w:color="auto"/>
        <w:bottom w:val="none" w:sz="0" w:space="0" w:color="auto"/>
        <w:right w:val="none" w:sz="0" w:space="0" w:color="auto"/>
      </w:divBdr>
    </w:div>
    <w:div w:id="1446074641">
      <w:bodyDiv w:val="1"/>
      <w:marLeft w:val="0"/>
      <w:marRight w:val="0"/>
      <w:marTop w:val="0"/>
      <w:marBottom w:val="0"/>
      <w:divBdr>
        <w:top w:val="none" w:sz="0" w:space="0" w:color="auto"/>
        <w:left w:val="none" w:sz="0" w:space="0" w:color="auto"/>
        <w:bottom w:val="none" w:sz="0" w:space="0" w:color="auto"/>
        <w:right w:val="none" w:sz="0" w:space="0" w:color="auto"/>
      </w:divBdr>
    </w:div>
    <w:div w:id="1446342754">
      <w:bodyDiv w:val="1"/>
      <w:marLeft w:val="0"/>
      <w:marRight w:val="0"/>
      <w:marTop w:val="0"/>
      <w:marBottom w:val="0"/>
      <w:divBdr>
        <w:top w:val="none" w:sz="0" w:space="0" w:color="auto"/>
        <w:left w:val="none" w:sz="0" w:space="0" w:color="auto"/>
        <w:bottom w:val="none" w:sz="0" w:space="0" w:color="auto"/>
        <w:right w:val="none" w:sz="0" w:space="0" w:color="auto"/>
      </w:divBdr>
    </w:div>
    <w:div w:id="1446847324">
      <w:bodyDiv w:val="1"/>
      <w:marLeft w:val="0"/>
      <w:marRight w:val="0"/>
      <w:marTop w:val="0"/>
      <w:marBottom w:val="0"/>
      <w:divBdr>
        <w:top w:val="none" w:sz="0" w:space="0" w:color="auto"/>
        <w:left w:val="none" w:sz="0" w:space="0" w:color="auto"/>
        <w:bottom w:val="none" w:sz="0" w:space="0" w:color="auto"/>
        <w:right w:val="none" w:sz="0" w:space="0" w:color="auto"/>
      </w:divBdr>
    </w:div>
    <w:div w:id="1447195649">
      <w:bodyDiv w:val="1"/>
      <w:marLeft w:val="0"/>
      <w:marRight w:val="0"/>
      <w:marTop w:val="0"/>
      <w:marBottom w:val="0"/>
      <w:divBdr>
        <w:top w:val="none" w:sz="0" w:space="0" w:color="auto"/>
        <w:left w:val="none" w:sz="0" w:space="0" w:color="auto"/>
        <w:bottom w:val="none" w:sz="0" w:space="0" w:color="auto"/>
        <w:right w:val="none" w:sz="0" w:space="0" w:color="auto"/>
      </w:divBdr>
    </w:div>
    <w:div w:id="1447699681">
      <w:bodyDiv w:val="1"/>
      <w:marLeft w:val="0"/>
      <w:marRight w:val="0"/>
      <w:marTop w:val="0"/>
      <w:marBottom w:val="0"/>
      <w:divBdr>
        <w:top w:val="none" w:sz="0" w:space="0" w:color="auto"/>
        <w:left w:val="none" w:sz="0" w:space="0" w:color="auto"/>
        <w:bottom w:val="none" w:sz="0" w:space="0" w:color="auto"/>
        <w:right w:val="none" w:sz="0" w:space="0" w:color="auto"/>
      </w:divBdr>
    </w:div>
    <w:div w:id="1447850196">
      <w:bodyDiv w:val="1"/>
      <w:marLeft w:val="0"/>
      <w:marRight w:val="0"/>
      <w:marTop w:val="0"/>
      <w:marBottom w:val="0"/>
      <w:divBdr>
        <w:top w:val="none" w:sz="0" w:space="0" w:color="auto"/>
        <w:left w:val="none" w:sz="0" w:space="0" w:color="auto"/>
        <w:bottom w:val="none" w:sz="0" w:space="0" w:color="auto"/>
        <w:right w:val="none" w:sz="0" w:space="0" w:color="auto"/>
      </w:divBdr>
    </w:div>
    <w:div w:id="1449200628">
      <w:bodyDiv w:val="1"/>
      <w:marLeft w:val="0"/>
      <w:marRight w:val="0"/>
      <w:marTop w:val="0"/>
      <w:marBottom w:val="0"/>
      <w:divBdr>
        <w:top w:val="none" w:sz="0" w:space="0" w:color="auto"/>
        <w:left w:val="none" w:sz="0" w:space="0" w:color="auto"/>
        <w:bottom w:val="none" w:sz="0" w:space="0" w:color="auto"/>
        <w:right w:val="none" w:sz="0" w:space="0" w:color="auto"/>
      </w:divBdr>
    </w:div>
    <w:div w:id="1449352229">
      <w:bodyDiv w:val="1"/>
      <w:marLeft w:val="0"/>
      <w:marRight w:val="0"/>
      <w:marTop w:val="0"/>
      <w:marBottom w:val="0"/>
      <w:divBdr>
        <w:top w:val="none" w:sz="0" w:space="0" w:color="auto"/>
        <w:left w:val="none" w:sz="0" w:space="0" w:color="auto"/>
        <w:bottom w:val="none" w:sz="0" w:space="0" w:color="auto"/>
        <w:right w:val="none" w:sz="0" w:space="0" w:color="auto"/>
      </w:divBdr>
    </w:div>
    <w:div w:id="1449816199">
      <w:bodyDiv w:val="1"/>
      <w:marLeft w:val="0"/>
      <w:marRight w:val="0"/>
      <w:marTop w:val="0"/>
      <w:marBottom w:val="0"/>
      <w:divBdr>
        <w:top w:val="none" w:sz="0" w:space="0" w:color="auto"/>
        <w:left w:val="none" w:sz="0" w:space="0" w:color="auto"/>
        <w:bottom w:val="none" w:sz="0" w:space="0" w:color="auto"/>
        <w:right w:val="none" w:sz="0" w:space="0" w:color="auto"/>
      </w:divBdr>
    </w:div>
    <w:div w:id="1450582535">
      <w:bodyDiv w:val="1"/>
      <w:marLeft w:val="0"/>
      <w:marRight w:val="0"/>
      <w:marTop w:val="0"/>
      <w:marBottom w:val="0"/>
      <w:divBdr>
        <w:top w:val="none" w:sz="0" w:space="0" w:color="auto"/>
        <w:left w:val="none" w:sz="0" w:space="0" w:color="auto"/>
        <w:bottom w:val="none" w:sz="0" w:space="0" w:color="auto"/>
        <w:right w:val="none" w:sz="0" w:space="0" w:color="auto"/>
      </w:divBdr>
    </w:div>
    <w:div w:id="1450851910">
      <w:bodyDiv w:val="1"/>
      <w:marLeft w:val="0"/>
      <w:marRight w:val="0"/>
      <w:marTop w:val="0"/>
      <w:marBottom w:val="0"/>
      <w:divBdr>
        <w:top w:val="none" w:sz="0" w:space="0" w:color="auto"/>
        <w:left w:val="none" w:sz="0" w:space="0" w:color="auto"/>
        <w:bottom w:val="none" w:sz="0" w:space="0" w:color="auto"/>
        <w:right w:val="none" w:sz="0" w:space="0" w:color="auto"/>
      </w:divBdr>
    </w:div>
    <w:div w:id="1452355228">
      <w:bodyDiv w:val="1"/>
      <w:marLeft w:val="0"/>
      <w:marRight w:val="0"/>
      <w:marTop w:val="0"/>
      <w:marBottom w:val="0"/>
      <w:divBdr>
        <w:top w:val="none" w:sz="0" w:space="0" w:color="auto"/>
        <w:left w:val="none" w:sz="0" w:space="0" w:color="auto"/>
        <w:bottom w:val="none" w:sz="0" w:space="0" w:color="auto"/>
        <w:right w:val="none" w:sz="0" w:space="0" w:color="auto"/>
      </w:divBdr>
    </w:div>
    <w:div w:id="1452475576">
      <w:bodyDiv w:val="1"/>
      <w:marLeft w:val="0"/>
      <w:marRight w:val="0"/>
      <w:marTop w:val="0"/>
      <w:marBottom w:val="0"/>
      <w:divBdr>
        <w:top w:val="none" w:sz="0" w:space="0" w:color="auto"/>
        <w:left w:val="none" w:sz="0" w:space="0" w:color="auto"/>
        <w:bottom w:val="none" w:sz="0" w:space="0" w:color="auto"/>
        <w:right w:val="none" w:sz="0" w:space="0" w:color="auto"/>
      </w:divBdr>
    </w:div>
    <w:div w:id="1454665039">
      <w:bodyDiv w:val="1"/>
      <w:marLeft w:val="0"/>
      <w:marRight w:val="0"/>
      <w:marTop w:val="0"/>
      <w:marBottom w:val="0"/>
      <w:divBdr>
        <w:top w:val="none" w:sz="0" w:space="0" w:color="auto"/>
        <w:left w:val="none" w:sz="0" w:space="0" w:color="auto"/>
        <w:bottom w:val="none" w:sz="0" w:space="0" w:color="auto"/>
        <w:right w:val="none" w:sz="0" w:space="0" w:color="auto"/>
      </w:divBdr>
    </w:div>
    <w:div w:id="1455246699">
      <w:bodyDiv w:val="1"/>
      <w:marLeft w:val="0"/>
      <w:marRight w:val="0"/>
      <w:marTop w:val="0"/>
      <w:marBottom w:val="0"/>
      <w:divBdr>
        <w:top w:val="none" w:sz="0" w:space="0" w:color="auto"/>
        <w:left w:val="none" w:sz="0" w:space="0" w:color="auto"/>
        <w:bottom w:val="none" w:sz="0" w:space="0" w:color="auto"/>
        <w:right w:val="none" w:sz="0" w:space="0" w:color="auto"/>
      </w:divBdr>
    </w:div>
    <w:div w:id="1456170881">
      <w:bodyDiv w:val="1"/>
      <w:marLeft w:val="0"/>
      <w:marRight w:val="0"/>
      <w:marTop w:val="0"/>
      <w:marBottom w:val="0"/>
      <w:divBdr>
        <w:top w:val="none" w:sz="0" w:space="0" w:color="auto"/>
        <w:left w:val="none" w:sz="0" w:space="0" w:color="auto"/>
        <w:bottom w:val="none" w:sz="0" w:space="0" w:color="auto"/>
        <w:right w:val="none" w:sz="0" w:space="0" w:color="auto"/>
      </w:divBdr>
    </w:div>
    <w:div w:id="1456832450">
      <w:bodyDiv w:val="1"/>
      <w:marLeft w:val="0"/>
      <w:marRight w:val="0"/>
      <w:marTop w:val="0"/>
      <w:marBottom w:val="0"/>
      <w:divBdr>
        <w:top w:val="none" w:sz="0" w:space="0" w:color="auto"/>
        <w:left w:val="none" w:sz="0" w:space="0" w:color="auto"/>
        <w:bottom w:val="none" w:sz="0" w:space="0" w:color="auto"/>
        <w:right w:val="none" w:sz="0" w:space="0" w:color="auto"/>
      </w:divBdr>
    </w:div>
    <w:div w:id="1457600036">
      <w:bodyDiv w:val="1"/>
      <w:marLeft w:val="0"/>
      <w:marRight w:val="0"/>
      <w:marTop w:val="0"/>
      <w:marBottom w:val="0"/>
      <w:divBdr>
        <w:top w:val="none" w:sz="0" w:space="0" w:color="auto"/>
        <w:left w:val="none" w:sz="0" w:space="0" w:color="auto"/>
        <w:bottom w:val="none" w:sz="0" w:space="0" w:color="auto"/>
        <w:right w:val="none" w:sz="0" w:space="0" w:color="auto"/>
      </w:divBdr>
    </w:div>
    <w:div w:id="1458569916">
      <w:bodyDiv w:val="1"/>
      <w:marLeft w:val="0"/>
      <w:marRight w:val="0"/>
      <w:marTop w:val="0"/>
      <w:marBottom w:val="0"/>
      <w:divBdr>
        <w:top w:val="none" w:sz="0" w:space="0" w:color="auto"/>
        <w:left w:val="none" w:sz="0" w:space="0" w:color="auto"/>
        <w:bottom w:val="none" w:sz="0" w:space="0" w:color="auto"/>
        <w:right w:val="none" w:sz="0" w:space="0" w:color="auto"/>
      </w:divBdr>
    </w:div>
    <w:div w:id="1458839436">
      <w:bodyDiv w:val="1"/>
      <w:marLeft w:val="0"/>
      <w:marRight w:val="0"/>
      <w:marTop w:val="0"/>
      <w:marBottom w:val="0"/>
      <w:divBdr>
        <w:top w:val="none" w:sz="0" w:space="0" w:color="auto"/>
        <w:left w:val="none" w:sz="0" w:space="0" w:color="auto"/>
        <w:bottom w:val="none" w:sz="0" w:space="0" w:color="auto"/>
        <w:right w:val="none" w:sz="0" w:space="0" w:color="auto"/>
      </w:divBdr>
    </w:div>
    <w:div w:id="1459639504">
      <w:bodyDiv w:val="1"/>
      <w:marLeft w:val="0"/>
      <w:marRight w:val="0"/>
      <w:marTop w:val="0"/>
      <w:marBottom w:val="0"/>
      <w:divBdr>
        <w:top w:val="none" w:sz="0" w:space="0" w:color="auto"/>
        <w:left w:val="none" w:sz="0" w:space="0" w:color="auto"/>
        <w:bottom w:val="none" w:sz="0" w:space="0" w:color="auto"/>
        <w:right w:val="none" w:sz="0" w:space="0" w:color="auto"/>
      </w:divBdr>
    </w:div>
    <w:div w:id="1459641186">
      <w:bodyDiv w:val="1"/>
      <w:marLeft w:val="0"/>
      <w:marRight w:val="0"/>
      <w:marTop w:val="0"/>
      <w:marBottom w:val="0"/>
      <w:divBdr>
        <w:top w:val="none" w:sz="0" w:space="0" w:color="auto"/>
        <w:left w:val="none" w:sz="0" w:space="0" w:color="auto"/>
        <w:bottom w:val="none" w:sz="0" w:space="0" w:color="auto"/>
        <w:right w:val="none" w:sz="0" w:space="0" w:color="auto"/>
      </w:divBdr>
    </w:div>
    <w:div w:id="1459882083">
      <w:bodyDiv w:val="1"/>
      <w:marLeft w:val="0"/>
      <w:marRight w:val="0"/>
      <w:marTop w:val="0"/>
      <w:marBottom w:val="0"/>
      <w:divBdr>
        <w:top w:val="none" w:sz="0" w:space="0" w:color="auto"/>
        <w:left w:val="none" w:sz="0" w:space="0" w:color="auto"/>
        <w:bottom w:val="none" w:sz="0" w:space="0" w:color="auto"/>
        <w:right w:val="none" w:sz="0" w:space="0" w:color="auto"/>
      </w:divBdr>
    </w:div>
    <w:div w:id="1461219175">
      <w:bodyDiv w:val="1"/>
      <w:marLeft w:val="0"/>
      <w:marRight w:val="0"/>
      <w:marTop w:val="0"/>
      <w:marBottom w:val="0"/>
      <w:divBdr>
        <w:top w:val="none" w:sz="0" w:space="0" w:color="auto"/>
        <w:left w:val="none" w:sz="0" w:space="0" w:color="auto"/>
        <w:bottom w:val="none" w:sz="0" w:space="0" w:color="auto"/>
        <w:right w:val="none" w:sz="0" w:space="0" w:color="auto"/>
      </w:divBdr>
    </w:div>
    <w:div w:id="1463229831">
      <w:bodyDiv w:val="1"/>
      <w:marLeft w:val="0"/>
      <w:marRight w:val="0"/>
      <w:marTop w:val="0"/>
      <w:marBottom w:val="0"/>
      <w:divBdr>
        <w:top w:val="none" w:sz="0" w:space="0" w:color="auto"/>
        <w:left w:val="none" w:sz="0" w:space="0" w:color="auto"/>
        <w:bottom w:val="none" w:sz="0" w:space="0" w:color="auto"/>
        <w:right w:val="none" w:sz="0" w:space="0" w:color="auto"/>
      </w:divBdr>
    </w:div>
    <w:div w:id="1463383091">
      <w:bodyDiv w:val="1"/>
      <w:marLeft w:val="0"/>
      <w:marRight w:val="0"/>
      <w:marTop w:val="0"/>
      <w:marBottom w:val="0"/>
      <w:divBdr>
        <w:top w:val="none" w:sz="0" w:space="0" w:color="auto"/>
        <w:left w:val="none" w:sz="0" w:space="0" w:color="auto"/>
        <w:bottom w:val="none" w:sz="0" w:space="0" w:color="auto"/>
        <w:right w:val="none" w:sz="0" w:space="0" w:color="auto"/>
      </w:divBdr>
    </w:div>
    <w:div w:id="1464034943">
      <w:bodyDiv w:val="1"/>
      <w:marLeft w:val="0"/>
      <w:marRight w:val="0"/>
      <w:marTop w:val="0"/>
      <w:marBottom w:val="0"/>
      <w:divBdr>
        <w:top w:val="none" w:sz="0" w:space="0" w:color="auto"/>
        <w:left w:val="none" w:sz="0" w:space="0" w:color="auto"/>
        <w:bottom w:val="none" w:sz="0" w:space="0" w:color="auto"/>
        <w:right w:val="none" w:sz="0" w:space="0" w:color="auto"/>
      </w:divBdr>
    </w:div>
    <w:div w:id="1465076095">
      <w:bodyDiv w:val="1"/>
      <w:marLeft w:val="0"/>
      <w:marRight w:val="0"/>
      <w:marTop w:val="0"/>
      <w:marBottom w:val="0"/>
      <w:divBdr>
        <w:top w:val="none" w:sz="0" w:space="0" w:color="auto"/>
        <w:left w:val="none" w:sz="0" w:space="0" w:color="auto"/>
        <w:bottom w:val="none" w:sz="0" w:space="0" w:color="auto"/>
        <w:right w:val="none" w:sz="0" w:space="0" w:color="auto"/>
      </w:divBdr>
    </w:div>
    <w:div w:id="1465809461">
      <w:bodyDiv w:val="1"/>
      <w:marLeft w:val="0"/>
      <w:marRight w:val="0"/>
      <w:marTop w:val="0"/>
      <w:marBottom w:val="0"/>
      <w:divBdr>
        <w:top w:val="none" w:sz="0" w:space="0" w:color="auto"/>
        <w:left w:val="none" w:sz="0" w:space="0" w:color="auto"/>
        <w:bottom w:val="none" w:sz="0" w:space="0" w:color="auto"/>
        <w:right w:val="none" w:sz="0" w:space="0" w:color="auto"/>
      </w:divBdr>
    </w:div>
    <w:div w:id="1466777791">
      <w:bodyDiv w:val="1"/>
      <w:marLeft w:val="0"/>
      <w:marRight w:val="0"/>
      <w:marTop w:val="0"/>
      <w:marBottom w:val="0"/>
      <w:divBdr>
        <w:top w:val="none" w:sz="0" w:space="0" w:color="auto"/>
        <w:left w:val="none" w:sz="0" w:space="0" w:color="auto"/>
        <w:bottom w:val="none" w:sz="0" w:space="0" w:color="auto"/>
        <w:right w:val="none" w:sz="0" w:space="0" w:color="auto"/>
      </w:divBdr>
    </w:div>
    <w:div w:id="1467162925">
      <w:bodyDiv w:val="1"/>
      <w:marLeft w:val="0"/>
      <w:marRight w:val="0"/>
      <w:marTop w:val="0"/>
      <w:marBottom w:val="0"/>
      <w:divBdr>
        <w:top w:val="none" w:sz="0" w:space="0" w:color="auto"/>
        <w:left w:val="none" w:sz="0" w:space="0" w:color="auto"/>
        <w:bottom w:val="none" w:sz="0" w:space="0" w:color="auto"/>
        <w:right w:val="none" w:sz="0" w:space="0" w:color="auto"/>
      </w:divBdr>
    </w:div>
    <w:div w:id="1470244901">
      <w:bodyDiv w:val="1"/>
      <w:marLeft w:val="0"/>
      <w:marRight w:val="0"/>
      <w:marTop w:val="0"/>
      <w:marBottom w:val="0"/>
      <w:divBdr>
        <w:top w:val="none" w:sz="0" w:space="0" w:color="auto"/>
        <w:left w:val="none" w:sz="0" w:space="0" w:color="auto"/>
        <w:bottom w:val="none" w:sz="0" w:space="0" w:color="auto"/>
        <w:right w:val="none" w:sz="0" w:space="0" w:color="auto"/>
      </w:divBdr>
    </w:div>
    <w:div w:id="1470366386">
      <w:bodyDiv w:val="1"/>
      <w:marLeft w:val="0"/>
      <w:marRight w:val="0"/>
      <w:marTop w:val="0"/>
      <w:marBottom w:val="0"/>
      <w:divBdr>
        <w:top w:val="none" w:sz="0" w:space="0" w:color="auto"/>
        <w:left w:val="none" w:sz="0" w:space="0" w:color="auto"/>
        <w:bottom w:val="none" w:sz="0" w:space="0" w:color="auto"/>
        <w:right w:val="none" w:sz="0" w:space="0" w:color="auto"/>
      </w:divBdr>
    </w:div>
    <w:div w:id="1470591273">
      <w:bodyDiv w:val="1"/>
      <w:marLeft w:val="0"/>
      <w:marRight w:val="0"/>
      <w:marTop w:val="0"/>
      <w:marBottom w:val="0"/>
      <w:divBdr>
        <w:top w:val="none" w:sz="0" w:space="0" w:color="auto"/>
        <w:left w:val="none" w:sz="0" w:space="0" w:color="auto"/>
        <w:bottom w:val="none" w:sz="0" w:space="0" w:color="auto"/>
        <w:right w:val="none" w:sz="0" w:space="0" w:color="auto"/>
      </w:divBdr>
    </w:div>
    <w:div w:id="1470708561">
      <w:bodyDiv w:val="1"/>
      <w:marLeft w:val="0"/>
      <w:marRight w:val="0"/>
      <w:marTop w:val="0"/>
      <w:marBottom w:val="0"/>
      <w:divBdr>
        <w:top w:val="none" w:sz="0" w:space="0" w:color="auto"/>
        <w:left w:val="none" w:sz="0" w:space="0" w:color="auto"/>
        <w:bottom w:val="none" w:sz="0" w:space="0" w:color="auto"/>
        <w:right w:val="none" w:sz="0" w:space="0" w:color="auto"/>
      </w:divBdr>
    </w:div>
    <w:div w:id="1473013864">
      <w:bodyDiv w:val="1"/>
      <w:marLeft w:val="0"/>
      <w:marRight w:val="0"/>
      <w:marTop w:val="0"/>
      <w:marBottom w:val="0"/>
      <w:divBdr>
        <w:top w:val="none" w:sz="0" w:space="0" w:color="auto"/>
        <w:left w:val="none" w:sz="0" w:space="0" w:color="auto"/>
        <w:bottom w:val="none" w:sz="0" w:space="0" w:color="auto"/>
        <w:right w:val="none" w:sz="0" w:space="0" w:color="auto"/>
      </w:divBdr>
    </w:div>
    <w:div w:id="1474443329">
      <w:bodyDiv w:val="1"/>
      <w:marLeft w:val="0"/>
      <w:marRight w:val="0"/>
      <w:marTop w:val="0"/>
      <w:marBottom w:val="0"/>
      <w:divBdr>
        <w:top w:val="none" w:sz="0" w:space="0" w:color="auto"/>
        <w:left w:val="none" w:sz="0" w:space="0" w:color="auto"/>
        <w:bottom w:val="none" w:sz="0" w:space="0" w:color="auto"/>
        <w:right w:val="none" w:sz="0" w:space="0" w:color="auto"/>
      </w:divBdr>
    </w:div>
    <w:div w:id="1476531170">
      <w:bodyDiv w:val="1"/>
      <w:marLeft w:val="0"/>
      <w:marRight w:val="0"/>
      <w:marTop w:val="0"/>
      <w:marBottom w:val="0"/>
      <w:divBdr>
        <w:top w:val="none" w:sz="0" w:space="0" w:color="auto"/>
        <w:left w:val="none" w:sz="0" w:space="0" w:color="auto"/>
        <w:bottom w:val="none" w:sz="0" w:space="0" w:color="auto"/>
        <w:right w:val="none" w:sz="0" w:space="0" w:color="auto"/>
      </w:divBdr>
    </w:div>
    <w:div w:id="1476946807">
      <w:bodyDiv w:val="1"/>
      <w:marLeft w:val="0"/>
      <w:marRight w:val="0"/>
      <w:marTop w:val="0"/>
      <w:marBottom w:val="0"/>
      <w:divBdr>
        <w:top w:val="none" w:sz="0" w:space="0" w:color="auto"/>
        <w:left w:val="none" w:sz="0" w:space="0" w:color="auto"/>
        <w:bottom w:val="none" w:sz="0" w:space="0" w:color="auto"/>
        <w:right w:val="none" w:sz="0" w:space="0" w:color="auto"/>
      </w:divBdr>
    </w:div>
    <w:div w:id="1477062777">
      <w:bodyDiv w:val="1"/>
      <w:marLeft w:val="0"/>
      <w:marRight w:val="0"/>
      <w:marTop w:val="0"/>
      <w:marBottom w:val="0"/>
      <w:divBdr>
        <w:top w:val="none" w:sz="0" w:space="0" w:color="auto"/>
        <w:left w:val="none" w:sz="0" w:space="0" w:color="auto"/>
        <w:bottom w:val="none" w:sz="0" w:space="0" w:color="auto"/>
        <w:right w:val="none" w:sz="0" w:space="0" w:color="auto"/>
      </w:divBdr>
    </w:div>
    <w:div w:id="1477602121">
      <w:bodyDiv w:val="1"/>
      <w:marLeft w:val="0"/>
      <w:marRight w:val="0"/>
      <w:marTop w:val="0"/>
      <w:marBottom w:val="0"/>
      <w:divBdr>
        <w:top w:val="none" w:sz="0" w:space="0" w:color="auto"/>
        <w:left w:val="none" w:sz="0" w:space="0" w:color="auto"/>
        <w:bottom w:val="none" w:sz="0" w:space="0" w:color="auto"/>
        <w:right w:val="none" w:sz="0" w:space="0" w:color="auto"/>
      </w:divBdr>
    </w:div>
    <w:div w:id="1477911391">
      <w:bodyDiv w:val="1"/>
      <w:marLeft w:val="0"/>
      <w:marRight w:val="0"/>
      <w:marTop w:val="0"/>
      <w:marBottom w:val="0"/>
      <w:divBdr>
        <w:top w:val="none" w:sz="0" w:space="0" w:color="auto"/>
        <w:left w:val="none" w:sz="0" w:space="0" w:color="auto"/>
        <w:bottom w:val="none" w:sz="0" w:space="0" w:color="auto"/>
        <w:right w:val="none" w:sz="0" w:space="0" w:color="auto"/>
      </w:divBdr>
    </w:div>
    <w:div w:id="1477915365">
      <w:bodyDiv w:val="1"/>
      <w:marLeft w:val="0"/>
      <w:marRight w:val="0"/>
      <w:marTop w:val="0"/>
      <w:marBottom w:val="0"/>
      <w:divBdr>
        <w:top w:val="none" w:sz="0" w:space="0" w:color="auto"/>
        <w:left w:val="none" w:sz="0" w:space="0" w:color="auto"/>
        <w:bottom w:val="none" w:sz="0" w:space="0" w:color="auto"/>
        <w:right w:val="none" w:sz="0" w:space="0" w:color="auto"/>
      </w:divBdr>
    </w:div>
    <w:div w:id="1477992687">
      <w:bodyDiv w:val="1"/>
      <w:marLeft w:val="0"/>
      <w:marRight w:val="0"/>
      <w:marTop w:val="0"/>
      <w:marBottom w:val="0"/>
      <w:divBdr>
        <w:top w:val="none" w:sz="0" w:space="0" w:color="auto"/>
        <w:left w:val="none" w:sz="0" w:space="0" w:color="auto"/>
        <w:bottom w:val="none" w:sz="0" w:space="0" w:color="auto"/>
        <w:right w:val="none" w:sz="0" w:space="0" w:color="auto"/>
      </w:divBdr>
    </w:div>
    <w:div w:id="1478910352">
      <w:bodyDiv w:val="1"/>
      <w:marLeft w:val="0"/>
      <w:marRight w:val="0"/>
      <w:marTop w:val="0"/>
      <w:marBottom w:val="0"/>
      <w:divBdr>
        <w:top w:val="none" w:sz="0" w:space="0" w:color="auto"/>
        <w:left w:val="none" w:sz="0" w:space="0" w:color="auto"/>
        <w:bottom w:val="none" w:sz="0" w:space="0" w:color="auto"/>
        <w:right w:val="none" w:sz="0" w:space="0" w:color="auto"/>
      </w:divBdr>
    </w:div>
    <w:div w:id="1479492517">
      <w:bodyDiv w:val="1"/>
      <w:marLeft w:val="0"/>
      <w:marRight w:val="0"/>
      <w:marTop w:val="0"/>
      <w:marBottom w:val="0"/>
      <w:divBdr>
        <w:top w:val="none" w:sz="0" w:space="0" w:color="auto"/>
        <w:left w:val="none" w:sz="0" w:space="0" w:color="auto"/>
        <w:bottom w:val="none" w:sz="0" w:space="0" w:color="auto"/>
        <w:right w:val="none" w:sz="0" w:space="0" w:color="auto"/>
      </w:divBdr>
    </w:div>
    <w:div w:id="1479685943">
      <w:bodyDiv w:val="1"/>
      <w:marLeft w:val="0"/>
      <w:marRight w:val="0"/>
      <w:marTop w:val="0"/>
      <w:marBottom w:val="0"/>
      <w:divBdr>
        <w:top w:val="none" w:sz="0" w:space="0" w:color="auto"/>
        <w:left w:val="none" w:sz="0" w:space="0" w:color="auto"/>
        <w:bottom w:val="none" w:sz="0" w:space="0" w:color="auto"/>
        <w:right w:val="none" w:sz="0" w:space="0" w:color="auto"/>
      </w:divBdr>
    </w:div>
    <w:div w:id="1480072520">
      <w:bodyDiv w:val="1"/>
      <w:marLeft w:val="0"/>
      <w:marRight w:val="0"/>
      <w:marTop w:val="0"/>
      <w:marBottom w:val="0"/>
      <w:divBdr>
        <w:top w:val="none" w:sz="0" w:space="0" w:color="auto"/>
        <w:left w:val="none" w:sz="0" w:space="0" w:color="auto"/>
        <w:bottom w:val="none" w:sz="0" w:space="0" w:color="auto"/>
        <w:right w:val="none" w:sz="0" w:space="0" w:color="auto"/>
      </w:divBdr>
    </w:div>
    <w:div w:id="1481338272">
      <w:bodyDiv w:val="1"/>
      <w:marLeft w:val="0"/>
      <w:marRight w:val="0"/>
      <w:marTop w:val="0"/>
      <w:marBottom w:val="0"/>
      <w:divBdr>
        <w:top w:val="none" w:sz="0" w:space="0" w:color="auto"/>
        <w:left w:val="none" w:sz="0" w:space="0" w:color="auto"/>
        <w:bottom w:val="none" w:sz="0" w:space="0" w:color="auto"/>
        <w:right w:val="none" w:sz="0" w:space="0" w:color="auto"/>
      </w:divBdr>
    </w:div>
    <w:div w:id="1483807994">
      <w:bodyDiv w:val="1"/>
      <w:marLeft w:val="0"/>
      <w:marRight w:val="0"/>
      <w:marTop w:val="0"/>
      <w:marBottom w:val="0"/>
      <w:divBdr>
        <w:top w:val="none" w:sz="0" w:space="0" w:color="auto"/>
        <w:left w:val="none" w:sz="0" w:space="0" w:color="auto"/>
        <w:bottom w:val="none" w:sz="0" w:space="0" w:color="auto"/>
        <w:right w:val="none" w:sz="0" w:space="0" w:color="auto"/>
      </w:divBdr>
    </w:div>
    <w:div w:id="1485120680">
      <w:bodyDiv w:val="1"/>
      <w:marLeft w:val="0"/>
      <w:marRight w:val="0"/>
      <w:marTop w:val="0"/>
      <w:marBottom w:val="0"/>
      <w:divBdr>
        <w:top w:val="none" w:sz="0" w:space="0" w:color="auto"/>
        <w:left w:val="none" w:sz="0" w:space="0" w:color="auto"/>
        <w:bottom w:val="none" w:sz="0" w:space="0" w:color="auto"/>
        <w:right w:val="none" w:sz="0" w:space="0" w:color="auto"/>
      </w:divBdr>
    </w:div>
    <w:div w:id="1485706100">
      <w:bodyDiv w:val="1"/>
      <w:marLeft w:val="0"/>
      <w:marRight w:val="0"/>
      <w:marTop w:val="0"/>
      <w:marBottom w:val="0"/>
      <w:divBdr>
        <w:top w:val="none" w:sz="0" w:space="0" w:color="auto"/>
        <w:left w:val="none" w:sz="0" w:space="0" w:color="auto"/>
        <w:bottom w:val="none" w:sz="0" w:space="0" w:color="auto"/>
        <w:right w:val="none" w:sz="0" w:space="0" w:color="auto"/>
      </w:divBdr>
    </w:div>
    <w:div w:id="1486779969">
      <w:bodyDiv w:val="1"/>
      <w:marLeft w:val="0"/>
      <w:marRight w:val="0"/>
      <w:marTop w:val="0"/>
      <w:marBottom w:val="0"/>
      <w:divBdr>
        <w:top w:val="none" w:sz="0" w:space="0" w:color="auto"/>
        <w:left w:val="none" w:sz="0" w:space="0" w:color="auto"/>
        <w:bottom w:val="none" w:sz="0" w:space="0" w:color="auto"/>
        <w:right w:val="none" w:sz="0" w:space="0" w:color="auto"/>
      </w:divBdr>
    </w:div>
    <w:div w:id="1487749266">
      <w:bodyDiv w:val="1"/>
      <w:marLeft w:val="0"/>
      <w:marRight w:val="0"/>
      <w:marTop w:val="0"/>
      <w:marBottom w:val="0"/>
      <w:divBdr>
        <w:top w:val="none" w:sz="0" w:space="0" w:color="auto"/>
        <w:left w:val="none" w:sz="0" w:space="0" w:color="auto"/>
        <w:bottom w:val="none" w:sz="0" w:space="0" w:color="auto"/>
        <w:right w:val="none" w:sz="0" w:space="0" w:color="auto"/>
      </w:divBdr>
    </w:div>
    <w:div w:id="1488594419">
      <w:bodyDiv w:val="1"/>
      <w:marLeft w:val="0"/>
      <w:marRight w:val="0"/>
      <w:marTop w:val="0"/>
      <w:marBottom w:val="0"/>
      <w:divBdr>
        <w:top w:val="none" w:sz="0" w:space="0" w:color="auto"/>
        <w:left w:val="none" w:sz="0" w:space="0" w:color="auto"/>
        <w:bottom w:val="none" w:sz="0" w:space="0" w:color="auto"/>
        <w:right w:val="none" w:sz="0" w:space="0" w:color="auto"/>
      </w:divBdr>
    </w:div>
    <w:div w:id="1488741720">
      <w:bodyDiv w:val="1"/>
      <w:marLeft w:val="0"/>
      <w:marRight w:val="0"/>
      <w:marTop w:val="0"/>
      <w:marBottom w:val="0"/>
      <w:divBdr>
        <w:top w:val="none" w:sz="0" w:space="0" w:color="auto"/>
        <w:left w:val="none" w:sz="0" w:space="0" w:color="auto"/>
        <w:bottom w:val="none" w:sz="0" w:space="0" w:color="auto"/>
        <w:right w:val="none" w:sz="0" w:space="0" w:color="auto"/>
      </w:divBdr>
    </w:div>
    <w:div w:id="1489058996">
      <w:bodyDiv w:val="1"/>
      <w:marLeft w:val="0"/>
      <w:marRight w:val="0"/>
      <w:marTop w:val="0"/>
      <w:marBottom w:val="0"/>
      <w:divBdr>
        <w:top w:val="none" w:sz="0" w:space="0" w:color="auto"/>
        <w:left w:val="none" w:sz="0" w:space="0" w:color="auto"/>
        <w:bottom w:val="none" w:sz="0" w:space="0" w:color="auto"/>
        <w:right w:val="none" w:sz="0" w:space="0" w:color="auto"/>
      </w:divBdr>
    </w:div>
    <w:div w:id="1489713799">
      <w:bodyDiv w:val="1"/>
      <w:marLeft w:val="0"/>
      <w:marRight w:val="0"/>
      <w:marTop w:val="0"/>
      <w:marBottom w:val="0"/>
      <w:divBdr>
        <w:top w:val="none" w:sz="0" w:space="0" w:color="auto"/>
        <w:left w:val="none" w:sz="0" w:space="0" w:color="auto"/>
        <w:bottom w:val="none" w:sz="0" w:space="0" w:color="auto"/>
        <w:right w:val="none" w:sz="0" w:space="0" w:color="auto"/>
      </w:divBdr>
    </w:div>
    <w:div w:id="1490756851">
      <w:bodyDiv w:val="1"/>
      <w:marLeft w:val="0"/>
      <w:marRight w:val="0"/>
      <w:marTop w:val="0"/>
      <w:marBottom w:val="0"/>
      <w:divBdr>
        <w:top w:val="none" w:sz="0" w:space="0" w:color="auto"/>
        <w:left w:val="none" w:sz="0" w:space="0" w:color="auto"/>
        <w:bottom w:val="none" w:sz="0" w:space="0" w:color="auto"/>
        <w:right w:val="none" w:sz="0" w:space="0" w:color="auto"/>
      </w:divBdr>
    </w:div>
    <w:div w:id="1490949248">
      <w:bodyDiv w:val="1"/>
      <w:marLeft w:val="0"/>
      <w:marRight w:val="0"/>
      <w:marTop w:val="0"/>
      <w:marBottom w:val="0"/>
      <w:divBdr>
        <w:top w:val="none" w:sz="0" w:space="0" w:color="auto"/>
        <w:left w:val="none" w:sz="0" w:space="0" w:color="auto"/>
        <w:bottom w:val="none" w:sz="0" w:space="0" w:color="auto"/>
        <w:right w:val="none" w:sz="0" w:space="0" w:color="auto"/>
      </w:divBdr>
    </w:div>
    <w:div w:id="1491288974">
      <w:bodyDiv w:val="1"/>
      <w:marLeft w:val="0"/>
      <w:marRight w:val="0"/>
      <w:marTop w:val="0"/>
      <w:marBottom w:val="0"/>
      <w:divBdr>
        <w:top w:val="none" w:sz="0" w:space="0" w:color="auto"/>
        <w:left w:val="none" w:sz="0" w:space="0" w:color="auto"/>
        <w:bottom w:val="none" w:sz="0" w:space="0" w:color="auto"/>
        <w:right w:val="none" w:sz="0" w:space="0" w:color="auto"/>
      </w:divBdr>
    </w:div>
    <w:div w:id="1491869404">
      <w:bodyDiv w:val="1"/>
      <w:marLeft w:val="0"/>
      <w:marRight w:val="0"/>
      <w:marTop w:val="0"/>
      <w:marBottom w:val="0"/>
      <w:divBdr>
        <w:top w:val="none" w:sz="0" w:space="0" w:color="auto"/>
        <w:left w:val="none" w:sz="0" w:space="0" w:color="auto"/>
        <w:bottom w:val="none" w:sz="0" w:space="0" w:color="auto"/>
        <w:right w:val="none" w:sz="0" w:space="0" w:color="auto"/>
      </w:divBdr>
    </w:div>
    <w:div w:id="1492989423">
      <w:bodyDiv w:val="1"/>
      <w:marLeft w:val="0"/>
      <w:marRight w:val="0"/>
      <w:marTop w:val="0"/>
      <w:marBottom w:val="0"/>
      <w:divBdr>
        <w:top w:val="none" w:sz="0" w:space="0" w:color="auto"/>
        <w:left w:val="none" w:sz="0" w:space="0" w:color="auto"/>
        <w:bottom w:val="none" w:sz="0" w:space="0" w:color="auto"/>
        <w:right w:val="none" w:sz="0" w:space="0" w:color="auto"/>
      </w:divBdr>
    </w:div>
    <w:div w:id="1493332091">
      <w:bodyDiv w:val="1"/>
      <w:marLeft w:val="0"/>
      <w:marRight w:val="0"/>
      <w:marTop w:val="0"/>
      <w:marBottom w:val="0"/>
      <w:divBdr>
        <w:top w:val="none" w:sz="0" w:space="0" w:color="auto"/>
        <w:left w:val="none" w:sz="0" w:space="0" w:color="auto"/>
        <w:bottom w:val="none" w:sz="0" w:space="0" w:color="auto"/>
        <w:right w:val="none" w:sz="0" w:space="0" w:color="auto"/>
      </w:divBdr>
    </w:div>
    <w:div w:id="1493719987">
      <w:bodyDiv w:val="1"/>
      <w:marLeft w:val="0"/>
      <w:marRight w:val="0"/>
      <w:marTop w:val="0"/>
      <w:marBottom w:val="0"/>
      <w:divBdr>
        <w:top w:val="none" w:sz="0" w:space="0" w:color="auto"/>
        <w:left w:val="none" w:sz="0" w:space="0" w:color="auto"/>
        <w:bottom w:val="none" w:sz="0" w:space="0" w:color="auto"/>
        <w:right w:val="none" w:sz="0" w:space="0" w:color="auto"/>
      </w:divBdr>
    </w:div>
    <w:div w:id="1495417885">
      <w:bodyDiv w:val="1"/>
      <w:marLeft w:val="0"/>
      <w:marRight w:val="0"/>
      <w:marTop w:val="0"/>
      <w:marBottom w:val="0"/>
      <w:divBdr>
        <w:top w:val="none" w:sz="0" w:space="0" w:color="auto"/>
        <w:left w:val="none" w:sz="0" w:space="0" w:color="auto"/>
        <w:bottom w:val="none" w:sz="0" w:space="0" w:color="auto"/>
        <w:right w:val="none" w:sz="0" w:space="0" w:color="auto"/>
      </w:divBdr>
    </w:div>
    <w:div w:id="1495419112">
      <w:bodyDiv w:val="1"/>
      <w:marLeft w:val="0"/>
      <w:marRight w:val="0"/>
      <w:marTop w:val="0"/>
      <w:marBottom w:val="0"/>
      <w:divBdr>
        <w:top w:val="none" w:sz="0" w:space="0" w:color="auto"/>
        <w:left w:val="none" w:sz="0" w:space="0" w:color="auto"/>
        <w:bottom w:val="none" w:sz="0" w:space="0" w:color="auto"/>
        <w:right w:val="none" w:sz="0" w:space="0" w:color="auto"/>
      </w:divBdr>
    </w:div>
    <w:div w:id="1499348026">
      <w:bodyDiv w:val="1"/>
      <w:marLeft w:val="0"/>
      <w:marRight w:val="0"/>
      <w:marTop w:val="0"/>
      <w:marBottom w:val="0"/>
      <w:divBdr>
        <w:top w:val="none" w:sz="0" w:space="0" w:color="auto"/>
        <w:left w:val="none" w:sz="0" w:space="0" w:color="auto"/>
        <w:bottom w:val="none" w:sz="0" w:space="0" w:color="auto"/>
        <w:right w:val="none" w:sz="0" w:space="0" w:color="auto"/>
      </w:divBdr>
    </w:div>
    <w:div w:id="1499540462">
      <w:bodyDiv w:val="1"/>
      <w:marLeft w:val="0"/>
      <w:marRight w:val="0"/>
      <w:marTop w:val="0"/>
      <w:marBottom w:val="0"/>
      <w:divBdr>
        <w:top w:val="none" w:sz="0" w:space="0" w:color="auto"/>
        <w:left w:val="none" w:sz="0" w:space="0" w:color="auto"/>
        <w:bottom w:val="none" w:sz="0" w:space="0" w:color="auto"/>
        <w:right w:val="none" w:sz="0" w:space="0" w:color="auto"/>
      </w:divBdr>
    </w:div>
    <w:div w:id="1500384871">
      <w:bodyDiv w:val="1"/>
      <w:marLeft w:val="0"/>
      <w:marRight w:val="0"/>
      <w:marTop w:val="0"/>
      <w:marBottom w:val="0"/>
      <w:divBdr>
        <w:top w:val="none" w:sz="0" w:space="0" w:color="auto"/>
        <w:left w:val="none" w:sz="0" w:space="0" w:color="auto"/>
        <w:bottom w:val="none" w:sz="0" w:space="0" w:color="auto"/>
        <w:right w:val="none" w:sz="0" w:space="0" w:color="auto"/>
      </w:divBdr>
    </w:div>
    <w:div w:id="1500732684">
      <w:bodyDiv w:val="1"/>
      <w:marLeft w:val="0"/>
      <w:marRight w:val="0"/>
      <w:marTop w:val="0"/>
      <w:marBottom w:val="0"/>
      <w:divBdr>
        <w:top w:val="none" w:sz="0" w:space="0" w:color="auto"/>
        <w:left w:val="none" w:sz="0" w:space="0" w:color="auto"/>
        <w:bottom w:val="none" w:sz="0" w:space="0" w:color="auto"/>
        <w:right w:val="none" w:sz="0" w:space="0" w:color="auto"/>
      </w:divBdr>
    </w:div>
    <w:div w:id="1501041879">
      <w:bodyDiv w:val="1"/>
      <w:marLeft w:val="0"/>
      <w:marRight w:val="0"/>
      <w:marTop w:val="0"/>
      <w:marBottom w:val="0"/>
      <w:divBdr>
        <w:top w:val="none" w:sz="0" w:space="0" w:color="auto"/>
        <w:left w:val="none" w:sz="0" w:space="0" w:color="auto"/>
        <w:bottom w:val="none" w:sz="0" w:space="0" w:color="auto"/>
        <w:right w:val="none" w:sz="0" w:space="0" w:color="auto"/>
      </w:divBdr>
    </w:div>
    <w:div w:id="1502310470">
      <w:bodyDiv w:val="1"/>
      <w:marLeft w:val="0"/>
      <w:marRight w:val="0"/>
      <w:marTop w:val="0"/>
      <w:marBottom w:val="0"/>
      <w:divBdr>
        <w:top w:val="none" w:sz="0" w:space="0" w:color="auto"/>
        <w:left w:val="none" w:sz="0" w:space="0" w:color="auto"/>
        <w:bottom w:val="none" w:sz="0" w:space="0" w:color="auto"/>
        <w:right w:val="none" w:sz="0" w:space="0" w:color="auto"/>
      </w:divBdr>
    </w:div>
    <w:div w:id="1502431401">
      <w:bodyDiv w:val="1"/>
      <w:marLeft w:val="0"/>
      <w:marRight w:val="0"/>
      <w:marTop w:val="0"/>
      <w:marBottom w:val="0"/>
      <w:divBdr>
        <w:top w:val="none" w:sz="0" w:space="0" w:color="auto"/>
        <w:left w:val="none" w:sz="0" w:space="0" w:color="auto"/>
        <w:bottom w:val="none" w:sz="0" w:space="0" w:color="auto"/>
        <w:right w:val="none" w:sz="0" w:space="0" w:color="auto"/>
      </w:divBdr>
    </w:div>
    <w:div w:id="1502626767">
      <w:bodyDiv w:val="1"/>
      <w:marLeft w:val="0"/>
      <w:marRight w:val="0"/>
      <w:marTop w:val="0"/>
      <w:marBottom w:val="0"/>
      <w:divBdr>
        <w:top w:val="none" w:sz="0" w:space="0" w:color="auto"/>
        <w:left w:val="none" w:sz="0" w:space="0" w:color="auto"/>
        <w:bottom w:val="none" w:sz="0" w:space="0" w:color="auto"/>
        <w:right w:val="none" w:sz="0" w:space="0" w:color="auto"/>
      </w:divBdr>
    </w:div>
    <w:div w:id="1508012194">
      <w:bodyDiv w:val="1"/>
      <w:marLeft w:val="0"/>
      <w:marRight w:val="0"/>
      <w:marTop w:val="0"/>
      <w:marBottom w:val="0"/>
      <w:divBdr>
        <w:top w:val="none" w:sz="0" w:space="0" w:color="auto"/>
        <w:left w:val="none" w:sz="0" w:space="0" w:color="auto"/>
        <w:bottom w:val="none" w:sz="0" w:space="0" w:color="auto"/>
        <w:right w:val="none" w:sz="0" w:space="0" w:color="auto"/>
      </w:divBdr>
    </w:div>
    <w:div w:id="1508054512">
      <w:bodyDiv w:val="1"/>
      <w:marLeft w:val="0"/>
      <w:marRight w:val="0"/>
      <w:marTop w:val="0"/>
      <w:marBottom w:val="0"/>
      <w:divBdr>
        <w:top w:val="none" w:sz="0" w:space="0" w:color="auto"/>
        <w:left w:val="none" w:sz="0" w:space="0" w:color="auto"/>
        <w:bottom w:val="none" w:sz="0" w:space="0" w:color="auto"/>
        <w:right w:val="none" w:sz="0" w:space="0" w:color="auto"/>
      </w:divBdr>
    </w:div>
    <w:div w:id="1508716322">
      <w:bodyDiv w:val="1"/>
      <w:marLeft w:val="0"/>
      <w:marRight w:val="0"/>
      <w:marTop w:val="0"/>
      <w:marBottom w:val="0"/>
      <w:divBdr>
        <w:top w:val="none" w:sz="0" w:space="0" w:color="auto"/>
        <w:left w:val="none" w:sz="0" w:space="0" w:color="auto"/>
        <w:bottom w:val="none" w:sz="0" w:space="0" w:color="auto"/>
        <w:right w:val="none" w:sz="0" w:space="0" w:color="auto"/>
      </w:divBdr>
    </w:div>
    <w:div w:id="1509711499">
      <w:bodyDiv w:val="1"/>
      <w:marLeft w:val="0"/>
      <w:marRight w:val="0"/>
      <w:marTop w:val="0"/>
      <w:marBottom w:val="0"/>
      <w:divBdr>
        <w:top w:val="none" w:sz="0" w:space="0" w:color="auto"/>
        <w:left w:val="none" w:sz="0" w:space="0" w:color="auto"/>
        <w:bottom w:val="none" w:sz="0" w:space="0" w:color="auto"/>
        <w:right w:val="none" w:sz="0" w:space="0" w:color="auto"/>
      </w:divBdr>
    </w:div>
    <w:div w:id="1510489103">
      <w:bodyDiv w:val="1"/>
      <w:marLeft w:val="0"/>
      <w:marRight w:val="0"/>
      <w:marTop w:val="0"/>
      <w:marBottom w:val="0"/>
      <w:divBdr>
        <w:top w:val="none" w:sz="0" w:space="0" w:color="auto"/>
        <w:left w:val="none" w:sz="0" w:space="0" w:color="auto"/>
        <w:bottom w:val="none" w:sz="0" w:space="0" w:color="auto"/>
        <w:right w:val="none" w:sz="0" w:space="0" w:color="auto"/>
      </w:divBdr>
    </w:div>
    <w:div w:id="1510871828">
      <w:bodyDiv w:val="1"/>
      <w:marLeft w:val="0"/>
      <w:marRight w:val="0"/>
      <w:marTop w:val="0"/>
      <w:marBottom w:val="0"/>
      <w:divBdr>
        <w:top w:val="none" w:sz="0" w:space="0" w:color="auto"/>
        <w:left w:val="none" w:sz="0" w:space="0" w:color="auto"/>
        <w:bottom w:val="none" w:sz="0" w:space="0" w:color="auto"/>
        <w:right w:val="none" w:sz="0" w:space="0" w:color="auto"/>
      </w:divBdr>
    </w:div>
    <w:div w:id="1511412597">
      <w:bodyDiv w:val="1"/>
      <w:marLeft w:val="0"/>
      <w:marRight w:val="0"/>
      <w:marTop w:val="0"/>
      <w:marBottom w:val="0"/>
      <w:divBdr>
        <w:top w:val="none" w:sz="0" w:space="0" w:color="auto"/>
        <w:left w:val="none" w:sz="0" w:space="0" w:color="auto"/>
        <w:bottom w:val="none" w:sz="0" w:space="0" w:color="auto"/>
        <w:right w:val="none" w:sz="0" w:space="0" w:color="auto"/>
      </w:divBdr>
    </w:div>
    <w:div w:id="1511916865">
      <w:bodyDiv w:val="1"/>
      <w:marLeft w:val="0"/>
      <w:marRight w:val="0"/>
      <w:marTop w:val="0"/>
      <w:marBottom w:val="0"/>
      <w:divBdr>
        <w:top w:val="none" w:sz="0" w:space="0" w:color="auto"/>
        <w:left w:val="none" w:sz="0" w:space="0" w:color="auto"/>
        <w:bottom w:val="none" w:sz="0" w:space="0" w:color="auto"/>
        <w:right w:val="none" w:sz="0" w:space="0" w:color="auto"/>
      </w:divBdr>
    </w:div>
    <w:div w:id="1512141227">
      <w:bodyDiv w:val="1"/>
      <w:marLeft w:val="0"/>
      <w:marRight w:val="0"/>
      <w:marTop w:val="0"/>
      <w:marBottom w:val="0"/>
      <w:divBdr>
        <w:top w:val="none" w:sz="0" w:space="0" w:color="auto"/>
        <w:left w:val="none" w:sz="0" w:space="0" w:color="auto"/>
        <w:bottom w:val="none" w:sz="0" w:space="0" w:color="auto"/>
        <w:right w:val="none" w:sz="0" w:space="0" w:color="auto"/>
      </w:divBdr>
    </w:div>
    <w:div w:id="1512185956">
      <w:bodyDiv w:val="1"/>
      <w:marLeft w:val="0"/>
      <w:marRight w:val="0"/>
      <w:marTop w:val="0"/>
      <w:marBottom w:val="0"/>
      <w:divBdr>
        <w:top w:val="none" w:sz="0" w:space="0" w:color="auto"/>
        <w:left w:val="none" w:sz="0" w:space="0" w:color="auto"/>
        <w:bottom w:val="none" w:sz="0" w:space="0" w:color="auto"/>
        <w:right w:val="none" w:sz="0" w:space="0" w:color="auto"/>
      </w:divBdr>
    </w:div>
    <w:div w:id="1512526367">
      <w:bodyDiv w:val="1"/>
      <w:marLeft w:val="0"/>
      <w:marRight w:val="0"/>
      <w:marTop w:val="0"/>
      <w:marBottom w:val="0"/>
      <w:divBdr>
        <w:top w:val="none" w:sz="0" w:space="0" w:color="auto"/>
        <w:left w:val="none" w:sz="0" w:space="0" w:color="auto"/>
        <w:bottom w:val="none" w:sz="0" w:space="0" w:color="auto"/>
        <w:right w:val="none" w:sz="0" w:space="0" w:color="auto"/>
      </w:divBdr>
    </w:div>
    <w:div w:id="1512797084">
      <w:bodyDiv w:val="1"/>
      <w:marLeft w:val="0"/>
      <w:marRight w:val="0"/>
      <w:marTop w:val="0"/>
      <w:marBottom w:val="0"/>
      <w:divBdr>
        <w:top w:val="none" w:sz="0" w:space="0" w:color="auto"/>
        <w:left w:val="none" w:sz="0" w:space="0" w:color="auto"/>
        <w:bottom w:val="none" w:sz="0" w:space="0" w:color="auto"/>
        <w:right w:val="none" w:sz="0" w:space="0" w:color="auto"/>
      </w:divBdr>
    </w:div>
    <w:div w:id="1514563190">
      <w:bodyDiv w:val="1"/>
      <w:marLeft w:val="0"/>
      <w:marRight w:val="0"/>
      <w:marTop w:val="0"/>
      <w:marBottom w:val="0"/>
      <w:divBdr>
        <w:top w:val="none" w:sz="0" w:space="0" w:color="auto"/>
        <w:left w:val="none" w:sz="0" w:space="0" w:color="auto"/>
        <w:bottom w:val="none" w:sz="0" w:space="0" w:color="auto"/>
        <w:right w:val="none" w:sz="0" w:space="0" w:color="auto"/>
      </w:divBdr>
    </w:div>
    <w:div w:id="1514611268">
      <w:bodyDiv w:val="1"/>
      <w:marLeft w:val="0"/>
      <w:marRight w:val="0"/>
      <w:marTop w:val="0"/>
      <w:marBottom w:val="0"/>
      <w:divBdr>
        <w:top w:val="none" w:sz="0" w:space="0" w:color="auto"/>
        <w:left w:val="none" w:sz="0" w:space="0" w:color="auto"/>
        <w:bottom w:val="none" w:sz="0" w:space="0" w:color="auto"/>
        <w:right w:val="none" w:sz="0" w:space="0" w:color="auto"/>
      </w:divBdr>
    </w:div>
    <w:div w:id="1515993619">
      <w:bodyDiv w:val="1"/>
      <w:marLeft w:val="0"/>
      <w:marRight w:val="0"/>
      <w:marTop w:val="0"/>
      <w:marBottom w:val="0"/>
      <w:divBdr>
        <w:top w:val="none" w:sz="0" w:space="0" w:color="auto"/>
        <w:left w:val="none" w:sz="0" w:space="0" w:color="auto"/>
        <w:bottom w:val="none" w:sz="0" w:space="0" w:color="auto"/>
        <w:right w:val="none" w:sz="0" w:space="0" w:color="auto"/>
      </w:divBdr>
    </w:div>
    <w:div w:id="1518889528">
      <w:bodyDiv w:val="1"/>
      <w:marLeft w:val="0"/>
      <w:marRight w:val="0"/>
      <w:marTop w:val="0"/>
      <w:marBottom w:val="0"/>
      <w:divBdr>
        <w:top w:val="none" w:sz="0" w:space="0" w:color="auto"/>
        <w:left w:val="none" w:sz="0" w:space="0" w:color="auto"/>
        <w:bottom w:val="none" w:sz="0" w:space="0" w:color="auto"/>
        <w:right w:val="none" w:sz="0" w:space="0" w:color="auto"/>
      </w:divBdr>
    </w:div>
    <w:div w:id="1519346353">
      <w:bodyDiv w:val="1"/>
      <w:marLeft w:val="0"/>
      <w:marRight w:val="0"/>
      <w:marTop w:val="0"/>
      <w:marBottom w:val="0"/>
      <w:divBdr>
        <w:top w:val="none" w:sz="0" w:space="0" w:color="auto"/>
        <w:left w:val="none" w:sz="0" w:space="0" w:color="auto"/>
        <w:bottom w:val="none" w:sz="0" w:space="0" w:color="auto"/>
        <w:right w:val="none" w:sz="0" w:space="0" w:color="auto"/>
      </w:divBdr>
    </w:div>
    <w:div w:id="1519660864">
      <w:bodyDiv w:val="1"/>
      <w:marLeft w:val="0"/>
      <w:marRight w:val="0"/>
      <w:marTop w:val="0"/>
      <w:marBottom w:val="0"/>
      <w:divBdr>
        <w:top w:val="none" w:sz="0" w:space="0" w:color="auto"/>
        <w:left w:val="none" w:sz="0" w:space="0" w:color="auto"/>
        <w:bottom w:val="none" w:sz="0" w:space="0" w:color="auto"/>
        <w:right w:val="none" w:sz="0" w:space="0" w:color="auto"/>
      </w:divBdr>
    </w:div>
    <w:div w:id="1522551902">
      <w:bodyDiv w:val="1"/>
      <w:marLeft w:val="0"/>
      <w:marRight w:val="0"/>
      <w:marTop w:val="0"/>
      <w:marBottom w:val="0"/>
      <w:divBdr>
        <w:top w:val="none" w:sz="0" w:space="0" w:color="auto"/>
        <w:left w:val="none" w:sz="0" w:space="0" w:color="auto"/>
        <w:bottom w:val="none" w:sz="0" w:space="0" w:color="auto"/>
        <w:right w:val="none" w:sz="0" w:space="0" w:color="auto"/>
      </w:divBdr>
    </w:div>
    <w:div w:id="1523669053">
      <w:bodyDiv w:val="1"/>
      <w:marLeft w:val="0"/>
      <w:marRight w:val="0"/>
      <w:marTop w:val="0"/>
      <w:marBottom w:val="0"/>
      <w:divBdr>
        <w:top w:val="none" w:sz="0" w:space="0" w:color="auto"/>
        <w:left w:val="none" w:sz="0" w:space="0" w:color="auto"/>
        <w:bottom w:val="none" w:sz="0" w:space="0" w:color="auto"/>
        <w:right w:val="none" w:sz="0" w:space="0" w:color="auto"/>
      </w:divBdr>
    </w:div>
    <w:div w:id="1523713678">
      <w:bodyDiv w:val="1"/>
      <w:marLeft w:val="0"/>
      <w:marRight w:val="0"/>
      <w:marTop w:val="0"/>
      <w:marBottom w:val="0"/>
      <w:divBdr>
        <w:top w:val="none" w:sz="0" w:space="0" w:color="auto"/>
        <w:left w:val="none" w:sz="0" w:space="0" w:color="auto"/>
        <w:bottom w:val="none" w:sz="0" w:space="0" w:color="auto"/>
        <w:right w:val="none" w:sz="0" w:space="0" w:color="auto"/>
      </w:divBdr>
    </w:div>
    <w:div w:id="1523859949">
      <w:bodyDiv w:val="1"/>
      <w:marLeft w:val="0"/>
      <w:marRight w:val="0"/>
      <w:marTop w:val="0"/>
      <w:marBottom w:val="0"/>
      <w:divBdr>
        <w:top w:val="none" w:sz="0" w:space="0" w:color="auto"/>
        <w:left w:val="none" w:sz="0" w:space="0" w:color="auto"/>
        <w:bottom w:val="none" w:sz="0" w:space="0" w:color="auto"/>
        <w:right w:val="none" w:sz="0" w:space="0" w:color="auto"/>
      </w:divBdr>
    </w:div>
    <w:div w:id="1524127092">
      <w:bodyDiv w:val="1"/>
      <w:marLeft w:val="0"/>
      <w:marRight w:val="0"/>
      <w:marTop w:val="0"/>
      <w:marBottom w:val="0"/>
      <w:divBdr>
        <w:top w:val="none" w:sz="0" w:space="0" w:color="auto"/>
        <w:left w:val="none" w:sz="0" w:space="0" w:color="auto"/>
        <w:bottom w:val="none" w:sz="0" w:space="0" w:color="auto"/>
        <w:right w:val="none" w:sz="0" w:space="0" w:color="auto"/>
      </w:divBdr>
    </w:div>
    <w:div w:id="1526603491">
      <w:bodyDiv w:val="1"/>
      <w:marLeft w:val="0"/>
      <w:marRight w:val="0"/>
      <w:marTop w:val="0"/>
      <w:marBottom w:val="0"/>
      <w:divBdr>
        <w:top w:val="none" w:sz="0" w:space="0" w:color="auto"/>
        <w:left w:val="none" w:sz="0" w:space="0" w:color="auto"/>
        <w:bottom w:val="none" w:sz="0" w:space="0" w:color="auto"/>
        <w:right w:val="none" w:sz="0" w:space="0" w:color="auto"/>
      </w:divBdr>
    </w:div>
    <w:div w:id="1529223325">
      <w:bodyDiv w:val="1"/>
      <w:marLeft w:val="0"/>
      <w:marRight w:val="0"/>
      <w:marTop w:val="0"/>
      <w:marBottom w:val="0"/>
      <w:divBdr>
        <w:top w:val="none" w:sz="0" w:space="0" w:color="auto"/>
        <w:left w:val="none" w:sz="0" w:space="0" w:color="auto"/>
        <w:bottom w:val="none" w:sz="0" w:space="0" w:color="auto"/>
        <w:right w:val="none" w:sz="0" w:space="0" w:color="auto"/>
      </w:divBdr>
    </w:div>
    <w:div w:id="1530409093">
      <w:bodyDiv w:val="1"/>
      <w:marLeft w:val="0"/>
      <w:marRight w:val="0"/>
      <w:marTop w:val="0"/>
      <w:marBottom w:val="0"/>
      <w:divBdr>
        <w:top w:val="none" w:sz="0" w:space="0" w:color="auto"/>
        <w:left w:val="none" w:sz="0" w:space="0" w:color="auto"/>
        <w:bottom w:val="none" w:sz="0" w:space="0" w:color="auto"/>
        <w:right w:val="none" w:sz="0" w:space="0" w:color="auto"/>
      </w:divBdr>
    </w:div>
    <w:div w:id="1531607447">
      <w:bodyDiv w:val="1"/>
      <w:marLeft w:val="0"/>
      <w:marRight w:val="0"/>
      <w:marTop w:val="0"/>
      <w:marBottom w:val="0"/>
      <w:divBdr>
        <w:top w:val="none" w:sz="0" w:space="0" w:color="auto"/>
        <w:left w:val="none" w:sz="0" w:space="0" w:color="auto"/>
        <w:bottom w:val="none" w:sz="0" w:space="0" w:color="auto"/>
        <w:right w:val="none" w:sz="0" w:space="0" w:color="auto"/>
      </w:divBdr>
    </w:div>
    <w:div w:id="1532182725">
      <w:bodyDiv w:val="1"/>
      <w:marLeft w:val="0"/>
      <w:marRight w:val="0"/>
      <w:marTop w:val="0"/>
      <w:marBottom w:val="0"/>
      <w:divBdr>
        <w:top w:val="none" w:sz="0" w:space="0" w:color="auto"/>
        <w:left w:val="none" w:sz="0" w:space="0" w:color="auto"/>
        <w:bottom w:val="none" w:sz="0" w:space="0" w:color="auto"/>
        <w:right w:val="none" w:sz="0" w:space="0" w:color="auto"/>
      </w:divBdr>
    </w:div>
    <w:div w:id="1532762813">
      <w:bodyDiv w:val="1"/>
      <w:marLeft w:val="0"/>
      <w:marRight w:val="0"/>
      <w:marTop w:val="0"/>
      <w:marBottom w:val="0"/>
      <w:divBdr>
        <w:top w:val="none" w:sz="0" w:space="0" w:color="auto"/>
        <w:left w:val="none" w:sz="0" w:space="0" w:color="auto"/>
        <w:bottom w:val="none" w:sz="0" w:space="0" w:color="auto"/>
        <w:right w:val="none" w:sz="0" w:space="0" w:color="auto"/>
      </w:divBdr>
    </w:div>
    <w:div w:id="1533761928">
      <w:bodyDiv w:val="1"/>
      <w:marLeft w:val="0"/>
      <w:marRight w:val="0"/>
      <w:marTop w:val="0"/>
      <w:marBottom w:val="0"/>
      <w:divBdr>
        <w:top w:val="none" w:sz="0" w:space="0" w:color="auto"/>
        <w:left w:val="none" w:sz="0" w:space="0" w:color="auto"/>
        <w:bottom w:val="none" w:sz="0" w:space="0" w:color="auto"/>
        <w:right w:val="none" w:sz="0" w:space="0" w:color="auto"/>
      </w:divBdr>
    </w:div>
    <w:div w:id="1534922667">
      <w:bodyDiv w:val="1"/>
      <w:marLeft w:val="0"/>
      <w:marRight w:val="0"/>
      <w:marTop w:val="0"/>
      <w:marBottom w:val="0"/>
      <w:divBdr>
        <w:top w:val="none" w:sz="0" w:space="0" w:color="auto"/>
        <w:left w:val="none" w:sz="0" w:space="0" w:color="auto"/>
        <w:bottom w:val="none" w:sz="0" w:space="0" w:color="auto"/>
        <w:right w:val="none" w:sz="0" w:space="0" w:color="auto"/>
      </w:divBdr>
    </w:div>
    <w:div w:id="1537087175">
      <w:bodyDiv w:val="1"/>
      <w:marLeft w:val="0"/>
      <w:marRight w:val="0"/>
      <w:marTop w:val="0"/>
      <w:marBottom w:val="0"/>
      <w:divBdr>
        <w:top w:val="none" w:sz="0" w:space="0" w:color="auto"/>
        <w:left w:val="none" w:sz="0" w:space="0" w:color="auto"/>
        <w:bottom w:val="none" w:sz="0" w:space="0" w:color="auto"/>
        <w:right w:val="none" w:sz="0" w:space="0" w:color="auto"/>
      </w:divBdr>
    </w:div>
    <w:div w:id="1537768627">
      <w:bodyDiv w:val="1"/>
      <w:marLeft w:val="0"/>
      <w:marRight w:val="0"/>
      <w:marTop w:val="0"/>
      <w:marBottom w:val="0"/>
      <w:divBdr>
        <w:top w:val="none" w:sz="0" w:space="0" w:color="auto"/>
        <w:left w:val="none" w:sz="0" w:space="0" w:color="auto"/>
        <w:bottom w:val="none" w:sz="0" w:space="0" w:color="auto"/>
        <w:right w:val="none" w:sz="0" w:space="0" w:color="auto"/>
      </w:divBdr>
    </w:div>
    <w:div w:id="1537963813">
      <w:bodyDiv w:val="1"/>
      <w:marLeft w:val="0"/>
      <w:marRight w:val="0"/>
      <w:marTop w:val="0"/>
      <w:marBottom w:val="0"/>
      <w:divBdr>
        <w:top w:val="none" w:sz="0" w:space="0" w:color="auto"/>
        <w:left w:val="none" w:sz="0" w:space="0" w:color="auto"/>
        <w:bottom w:val="none" w:sz="0" w:space="0" w:color="auto"/>
        <w:right w:val="none" w:sz="0" w:space="0" w:color="auto"/>
      </w:divBdr>
    </w:div>
    <w:div w:id="1538078483">
      <w:bodyDiv w:val="1"/>
      <w:marLeft w:val="0"/>
      <w:marRight w:val="0"/>
      <w:marTop w:val="0"/>
      <w:marBottom w:val="0"/>
      <w:divBdr>
        <w:top w:val="none" w:sz="0" w:space="0" w:color="auto"/>
        <w:left w:val="none" w:sz="0" w:space="0" w:color="auto"/>
        <w:bottom w:val="none" w:sz="0" w:space="0" w:color="auto"/>
        <w:right w:val="none" w:sz="0" w:space="0" w:color="auto"/>
      </w:divBdr>
    </w:div>
    <w:div w:id="1538394893">
      <w:bodyDiv w:val="1"/>
      <w:marLeft w:val="0"/>
      <w:marRight w:val="0"/>
      <w:marTop w:val="0"/>
      <w:marBottom w:val="0"/>
      <w:divBdr>
        <w:top w:val="none" w:sz="0" w:space="0" w:color="auto"/>
        <w:left w:val="none" w:sz="0" w:space="0" w:color="auto"/>
        <w:bottom w:val="none" w:sz="0" w:space="0" w:color="auto"/>
        <w:right w:val="none" w:sz="0" w:space="0" w:color="auto"/>
      </w:divBdr>
    </w:div>
    <w:div w:id="1538663644">
      <w:bodyDiv w:val="1"/>
      <w:marLeft w:val="0"/>
      <w:marRight w:val="0"/>
      <w:marTop w:val="0"/>
      <w:marBottom w:val="0"/>
      <w:divBdr>
        <w:top w:val="none" w:sz="0" w:space="0" w:color="auto"/>
        <w:left w:val="none" w:sz="0" w:space="0" w:color="auto"/>
        <w:bottom w:val="none" w:sz="0" w:space="0" w:color="auto"/>
        <w:right w:val="none" w:sz="0" w:space="0" w:color="auto"/>
      </w:divBdr>
    </w:div>
    <w:div w:id="1539053124">
      <w:bodyDiv w:val="1"/>
      <w:marLeft w:val="0"/>
      <w:marRight w:val="0"/>
      <w:marTop w:val="0"/>
      <w:marBottom w:val="0"/>
      <w:divBdr>
        <w:top w:val="none" w:sz="0" w:space="0" w:color="auto"/>
        <w:left w:val="none" w:sz="0" w:space="0" w:color="auto"/>
        <w:bottom w:val="none" w:sz="0" w:space="0" w:color="auto"/>
        <w:right w:val="none" w:sz="0" w:space="0" w:color="auto"/>
      </w:divBdr>
    </w:div>
    <w:div w:id="1539853611">
      <w:bodyDiv w:val="1"/>
      <w:marLeft w:val="0"/>
      <w:marRight w:val="0"/>
      <w:marTop w:val="0"/>
      <w:marBottom w:val="0"/>
      <w:divBdr>
        <w:top w:val="none" w:sz="0" w:space="0" w:color="auto"/>
        <w:left w:val="none" w:sz="0" w:space="0" w:color="auto"/>
        <w:bottom w:val="none" w:sz="0" w:space="0" w:color="auto"/>
        <w:right w:val="none" w:sz="0" w:space="0" w:color="auto"/>
      </w:divBdr>
    </w:div>
    <w:div w:id="1540316070">
      <w:bodyDiv w:val="1"/>
      <w:marLeft w:val="0"/>
      <w:marRight w:val="0"/>
      <w:marTop w:val="0"/>
      <w:marBottom w:val="0"/>
      <w:divBdr>
        <w:top w:val="none" w:sz="0" w:space="0" w:color="auto"/>
        <w:left w:val="none" w:sz="0" w:space="0" w:color="auto"/>
        <w:bottom w:val="none" w:sz="0" w:space="0" w:color="auto"/>
        <w:right w:val="none" w:sz="0" w:space="0" w:color="auto"/>
      </w:divBdr>
    </w:div>
    <w:div w:id="1541211887">
      <w:bodyDiv w:val="1"/>
      <w:marLeft w:val="0"/>
      <w:marRight w:val="0"/>
      <w:marTop w:val="0"/>
      <w:marBottom w:val="0"/>
      <w:divBdr>
        <w:top w:val="none" w:sz="0" w:space="0" w:color="auto"/>
        <w:left w:val="none" w:sz="0" w:space="0" w:color="auto"/>
        <w:bottom w:val="none" w:sz="0" w:space="0" w:color="auto"/>
        <w:right w:val="none" w:sz="0" w:space="0" w:color="auto"/>
      </w:divBdr>
    </w:div>
    <w:div w:id="1542405191">
      <w:bodyDiv w:val="1"/>
      <w:marLeft w:val="0"/>
      <w:marRight w:val="0"/>
      <w:marTop w:val="0"/>
      <w:marBottom w:val="0"/>
      <w:divBdr>
        <w:top w:val="none" w:sz="0" w:space="0" w:color="auto"/>
        <w:left w:val="none" w:sz="0" w:space="0" w:color="auto"/>
        <w:bottom w:val="none" w:sz="0" w:space="0" w:color="auto"/>
        <w:right w:val="none" w:sz="0" w:space="0" w:color="auto"/>
      </w:divBdr>
    </w:div>
    <w:div w:id="1544633898">
      <w:bodyDiv w:val="1"/>
      <w:marLeft w:val="0"/>
      <w:marRight w:val="0"/>
      <w:marTop w:val="0"/>
      <w:marBottom w:val="0"/>
      <w:divBdr>
        <w:top w:val="none" w:sz="0" w:space="0" w:color="auto"/>
        <w:left w:val="none" w:sz="0" w:space="0" w:color="auto"/>
        <w:bottom w:val="none" w:sz="0" w:space="0" w:color="auto"/>
        <w:right w:val="none" w:sz="0" w:space="0" w:color="auto"/>
      </w:divBdr>
    </w:div>
    <w:div w:id="1544710451">
      <w:bodyDiv w:val="1"/>
      <w:marLeft w:val="0"/>
      <w:marRight w:val="0"/>
      <w:marTop w:val="0"/>
      <w:marBottom w:val="0"/>
      <w:divBdr>
        <w:top w:val="none" w:sz="0" w:space="0" w:color="auto"/>
        <w:left w:val="none" w:sz="0" w:space="0" w:color="auto"/>
        <w:bottom w:val="none" w:sz="0" w:space="0" w:color="auto"/>
        <w:right w:val="none" w:sz="0" w:space="0" w:color="auto"/>
      </w:divBdr>
    </w:div>
    <w:div w:id="1544780745">
      <w:bodyDiv w:val="1"/>
      <w:marLeft w:val="0"/>
      <w:marRight w:val="0"/>
      <w:marTop w:val="0"/>
      <w:marBottom w:val="0"/>
      <w:divBdr>
        <w:top w:val="none" w:sz="0" w:space="0" w:color="auto"/>
        <w:left w:val="none" w:sz="0" w:space="0" w:color="auto"/>
        <w:bottom w:val="none" w:sz="0" w:space="0" w:color="auto"/>
        <w:right w:val="none" w:sz="0" w:space="0" w:color="auto"/>
      </w:divBdr>
    </w:div>
    <w:div w:id="1545023444">
      <w:bodyDiv w:val="1"/>
      <w:marLeft w:val="0"/>
      <w:marRight w:val="0"/>
      <w:marTop w:val="0"/>
      <w:marBottom w:val="0"/>
      <w:divBdr>
        <w:top w:val="none" w:sz="0" w:space="0" w:color="auto"/>
        <w:left w:val="none" w:sz="0" w:space="0" w:color="auto"/>
        <w:bottom w:val="none" w:sz="0" w:space="0" w:color="auto"/>
        <w:right w:val="none" w:sz="0" w:space="0" w:color="auto"/>
      </w:divBdr>
    </w:div>
    <w:div w:id="1545026076">
      <w:bodyDiv w:val="1"/>
      <w:marLeft w:val="0"/>
      <w:marRight w:val="0"/>
      <w:marTop w:val="0"/>
      <w:marBottom w:val="0"/>
      <w:divBdr>
        <w:top w:val="none" w:sz="0" w:space="0" w:color="auto"/>
        <w:left w:val="none" w:sz="0" w:space="0" w:color="auto"/>
        <w:bottom w:val="none" w:sz="0" w:space="0" w:color="auto"/>
        <w:right w:val="none" w:sz="0" w:space="0" w:color="auto"/>
      </w:divBdr>
    </w:div>
    <w:div w:id="1546942158">
      <w:bodyDiv w:val="1"/>
      <w:marLeft w:val="0"/>
      <w:marRight w:val="0"/>
      <w:marTop w:val="0"/>
      <w:marBottom w:val="0"/>
      <w:divBdr>
        <w:top w:val="none" w:sz="0" w:space="0" w:color="auto"/>
        <w:left w:val="none" w:sz="0" w:space="0" w:color="auto"/>
        <w:bottom w:val="none" w:sz="0" w:space="0" w:color="auto"/>
        <w:right w:val="none" w:sz="0" w:space="0" w:color="auto"/>
      </w:divBdr>
    </w:div>
    <w:div w:id="1546943553">
      <w:bodyDiv w:val="1"/>
      <w:marLeft w:val="0"/>
      <w:marRight w:val="0"/>
      <w:marTop w:val="0"/>
      <w:marBottom w:val="0"/>
      <w:divBdr>
        <w:top w:val="none" w:sz="0" w:space="0" w:color="auto"/>
        <w:left w:val="none" w:sz="0" w:space="0" w:color="auto"/>
        <w:bottom w:val="none" w:sz="0" w:space="0" w:color="auto"/>
        <w:right w:val="none" w:sz="0" w:space="0" w:color="auto"/>
      </w:divBdr>
    </w:div>
    <w:div w:id="1549147170">
      <w:bodyDiv w:val="1"/>
      <w:marLeft w:val="0"/>
      <w:marRight w:val="0"/>
      <w:marTop w:val="0"/>
      <w:marBottom w:val="0"/>
      <w:divBdr>
        <w:top w:val="none" w:sz="0" w:space="0" w:color="auto"/>
        <w:left w:val="none" w:sz="0" w:space="0" w:color="auto"/>
        <w:bottom w:val="none" w:sz="0" w:space="0" w:color="auto"/>
        <w:right w:val="none" w:sz="0" w:space="0" w:color="auto"/>
      </w:divBdr>
    </w:div>
    <w:div w:id="1550726331">
      <w:bodyDiv w:val="1"/>
      <w:marLeft w:val="0"/>
      <w:marRight w:val="0"/>
      <w:marTop w:val="0"/>
      <w:marBottom w:val="0"/>
      <w:divBdr>
        <w:top w:val="none" w:sz="0" w:space="0" w:color="auto"/>
        <w:left w:val="none" w:sz="0" w:space="0" w:color="auto"/>
        <w:bottom w:val="none" w:sz="0" w:space="0" w:color="auto"/>
        <w:right w:val="none" w:sz="0" w:space="0" w:color="auto"/>
      </w:divBdr>
    </w:div>
    <w:div w:id="1551191673">
      <w:bodyDiv w:val="1"/>
      <w:marLeft w:val="0"/>
      <w:marRight w:val="0"/>
      <w:marTop w:val="0"/>
      <w:marBottom w:val="0"/>
      <w:divBdr>
        <w:top w:val="none" w:sz="0" w:space="0" w:color="auto"/>
        <w:left w:val="none" w:sz="0" w:space="0" w:color="auto"/>
        <w:bottom w:val="none" w:sz="0" w:space="0" w:color="auto"/>
        <w:right w:val="none" w:sz="0" w:space="0" w:color="auto"/>
      </w:divBdr>
    </w:div>
    <w:div w:id="1551648971">
      <w:bodyDiv w:val="1"/>
      <w:marLeft w:val="0"/>
      <w:marRight w:val="0"/>
      <w:marTop w:val="0"/>
      <w:marBottom w:val="0"/>
      <w:divBdr>
        <w:top w:val="none" w:sz="0" w:space="0" w:color="auto"/>
        <w:left w:val="none" w:sz="0" w:space="0" w:color="auto"/>
        <w:bottom w:val="none" w:sz="0" w:space="0" w:color="auto"/>
        <w:right w:val="none" w:sz="0" w:space="0" w:color="auto"/>
      </w:divBdr>
    </w:div>
    <w:div w:id="1551843512">
      <w:bodyDiv w:val="1"/>
      <w:marLeft w:val="0"/>
      <w:marRight w:val="0"/>
      <w:marTop w:val="0"/>
      <w:marBottom w:val="0"/>
      <w:divBdr>
        <w:top w:val="none" w:sz="0" w:space="0" w:color="auto"/>
        <w:left w:val="none" w:sz="0" w:space="0" w:color="auto"/>
        <w:bottom w:val="none" w:sz="0" w:space="0" w:color="auto"/>
        <w:right w:val="none" w:sz="0" w:space="0" w:color="auto"/>
      </w:divBdr>
    </w:div>
    <w:div w:id="1552231726">
      <w:bodyDiv w:val="1"/>
      <w:marLeft w:val="0"/>
      <w:marRight w:val="0"/>
      <w:marTop w:val="0"/>
      <w:marBottom w:val="0"/>
      <w:divBdr>
        <w:top w:val="none" w:sz="0" w:space="0" w:color="auto"/>
        <w:left w:val="none" w:sz="0" w:space="0" w:color="auto"/>
        <w:bottom w:val="none" w:sz="0" w:space="0" w:color="auto"/>
        <w:right w:val="none" w:sz="0" w:space="0" w:color="auto"/>
      </w:divBdr>
    </w:div>
    <w:div w:id="1552842269">
      <w:bodyDiv w:val="1"/>
      <w:marLeft w:val="0"/>
      <w:marRight w:val="0"/>
      <w:marTop w:val="0"/>
      <w:marBottom w:val="0"/>
      <w:divBdr>
        <w:top w:val="none" w:sz="0" w:space="0" w:color="auto"/>
        <w:left w:val="none" w:sz="0" w:space="0" w:color="auto"/>
        <w:bottom w:val="none" w:sz="0" w:space="0" w:color="auto"/>
        <w:right w:val="none" w:sz="0" w:space="0" w:color="auto"/>
      </w:divBdr>
    </w:div>
    <w:div w:id="1553232471">
      <w:bodyDiv w:val="1"/>
      <w:marLeft w:val="0"/>
      <w:marRight w:val="0"/>
      <w:marTop w:val="0"/>
      <w:marBottom w:val="0"/>
      <w:divBdr>
        <w:top w:val="none" w:sz="0" w:space="0" w:color="auto"/>
        <w:left w:val="none" w:sz="0" w:space="0" w:color="auto"/>
        <w:bottom w:val="none" w:sz="0" w:space="0" w:color="auto"/>
        <w:right w:val="none" w:sz="0" w:space="0" w:color="auto"/>
      </w:divBdr>
    </w:div>
    <w:div w:id="1553300952">
      <w:bodyDiv w:val="1"/>
      <w:marLeft w:val="0"/>
      <w:marRight w:val="0"/>
      <w:marTop w:val="0"/>
      <w:marBottom w:val="0"/>
      <w:divBdr>
        <w:top w:val="none" w:sz="0" w:space="0" w:color="auto"/>
        <w:left w:val="none" w:sz="0" w:space="0" w:color="auto"/>
        <w:bottom w:val="none" w:sz="0" w:space="0" w:color="auto"/>
        <w:right w:val="none" w:sz="0" w:space="0" w:color="auto"/>
      </w:divBdr>
    </w:div>
    <w:div w:id="1553350647">
      <w:bodyDiv w:val="1"/>
      <w:marLeft w:val="0"/>
      <w:marRight w:val="0"/>
      <w:marTop w:val="0"/>
      <w:marBottom w:val="0"/>
      <w:divBdr>
        <w:top w:val="none" w:sz="0" w:space="0" w:color="auto"/>
        <w:left w:val="none" w:sz="0" w:space="0" w:color="auto"/>
        <w:bottom w:val="none" w:sz="0" w:space="0" w:color="auto"/>
        <w:right w:val="none" w:sz="0" w:space="0" w:color="auto"/>
      </w:divBdr>
    </w:div>
    <w:div w:id="1553419556">
      <w:bodyDiv w:val="1"/>
      <w:marLeft w:val="0"/>
      <w:marRight w:val="0"/>
      <w:marTop w:val="0"/>
      <w:marBottom w:val="0"/>
      <w:divBdr>
        <w:top w:val="none" w:sz="0" w:space="0" w:color="auto"/>
        <w:left w:val="none" w:sz="0" w:space="0" w:color="auto"/>
        <w:bottom w:val="none" w:sz="0" w:space="0" w:color="auto"/>
        <w:right w:val="none" w:sz="0" w:space="0" w:color="auto"/>
      </w:divBdr>
    </w:div>
    <w:div w:id="1554388189">
      <w:bodyDiv w:val="1"/>
      <w:marLeft w:val="0"/>
      <w:marRight w:val="0"/>
      <w:marTop w:val="0"/>
      <w:marBottom w:val="0"/>
      <w:divBdr>
        <w:top w:val="none" w:sz="0" w:space="0" w:color="auto"/>
        <w:left w:val="none" w:sz="0" w:space="0" w:color="auto"/>
        <w:bottom w:val="none" w:sz="0" w:space="0" w:color="auto"/>
        <w:right w:val="none" w:sz="0" w:space="0" w:color="auto"/>
      </w:divBdr>
    </w:div>
    <w:div w:id="1554806188">
      <w:bodyDiv w:val="1"/>
      <w:marLeft w:val="0"/>
      <w:marRight w:val="0"/>
      <w:marTop w:val="0"/>
      <w:marBottom w:val="0"/>
      <w:divBdr>
        <w:top w:val="none" w:sz="0" w:space="0" w:color="auto"/>
        <w:left w:val="none" w:sz="0" w:space="0" w:color="auto"/>
        <w:bottom w:val="none" w:sz="0" w:space="0" w:color="auto"/>
        <w:right w:val="none" w:sz="0" w:space="0" w:color="auto"/>
      </w:divBdr>
    </w:div>
    <w:div w:id="1556769935">
      <w:bodyDiv w:val="1"/>
      <w:marLeft w:val="0"/>
      <w:marRight w:val="0"/>
      <w:marTop w:val="0"/>
      <w:marBottom w:val="0"/>
      <w:divBdr>
        <w:top w:val="none" w:sz="0" w:space="0" w:color="auto"/>
        <w:left w:val="none" w:sz="0" w:space="0" w:color="auto"/>
        <w:bottom w:val="none" w:sz="0" w:space="0" w:color="auto"/>
        <w:right w:val="none" w:sz="0" w:space="0" w:color="auto"/>
      </w:divBdr>
    </w:div>
    <w:div w:id="1556967478">
      <w:bodyDiv w:val="1"/>
      <w:marLeft w:val="0"/>
      <w:marRight w:val="0"/>
      <w:marTop w:val="0"/>
      <w:marBottom w:val="0"/>
      <w:divBdr>
        <w:top w:val="none" w:sz="0" w:space="0" w:color="auto"/>
        <w:left w:val="none" w:sz="0" w:space="0" w:color="auto"/>
        <w:bottom w:val="none" w:sz="0" w:space="0" w:color="auto"/>
        <w:right w:val="none" w:sz="0" w:space="0" w:color="auto"/>
      </w:divBdr>
    </w:div>
    <w:div w:id="1558201263">
      <w:bodyDiv w:val="1"/>
      <w:marLeft w:val="0"/>
      <w:marRight w:val="0"/>
      <w:marTop w:val="0"/>
      <w:marBottom w:val="0"/>
      <w:divBdr>
        <w:top w:val="none" w:sz="0" w:space="0" w:color="auto"/>
        <w:left w:val="none" w:sz="0" w:space="0" w:color="auto"/>
        <w:bottom w:val="none" w:sz="0" w:space="0" w:color="auto"/>
        <w:right w:val="none" w:sz="0" w:space="0" w:color="auto"/>
      </w:divBdr>
    </w:div>
    <w:div w:id="1558278498">
      <w:bodyDiv w:val="1"/>
      <w:marLeft w:val="0"/>
      <w:marRight w:val="0"/>
      <w:marTop w:val="0"/>
      <w:marBottom w:val="0"/>
      <w:divBdr>
        <w:top w:val="none" w:sz="0" w:space="0" w:color="auto"/>
        <w:left w:val="none" w:sz="0" w:space="0" w:color="auto"/>
        <w:bottom w:val="none" w:sz="0" w:space="0" w:color="auto"/>
        <w:right w:val="none" w:sz="0" w:space="0" w:color="auto"/>
      </w:divBdr>
    </w:div>
    <w:div w:id="1558323834">
      <w:bodyDiv w:val="1"/>
      <w:marLeft w:val="0"/>
      <w:marRight w:val="0"/>
      <w:marTop w:val="0"/>
      <w:marBottom w:val="0"/>
      <w:divBdr>
        <w:top w:val="none" w:sz="0" w:space="0" w:color="auto"/>
        <w:left w:val="none" w:sz="0" w:space="0" w:color="auto"/>
        <w:bottom w:val="none" w:sz="0" w:space="0" w:color="auto"/>
        <w:right w:val="none" w:sz="0" w:space="0" w:color="auto"/>
      </w:divBdr>
    </w:div>
    <w:div w:id="1558735812">
      <w:bodyDiv w:val="1"/>
      <w:marLeft w:val="0"/>
      <w:marRight w:val="0"/>
      <w:marTop w:val="0"/>
      <w:marBottom w:val="0"/>
      <w:divBdr>
        <w:top w:val="none" w:sz="0" w:space="0" w:color="auto"/>
        <w:left w:val="none" w:sz="0" w:space="0" w:color="auto"/>
        <w:bottom w:val="none" w:sz="0" w:space="0" w:color="auto"/>
        <w:right w:val="none" w:sz="0" w:space="0" w:color="auto"/>
      </w:divBdr>
    </w:div>
    <w:div w:id="1558854754">
      <w:bodyDiv w:val="1"/>
      <w:marLeft w:val="0"/>
      <w:marRight w:val="0"/>
      <w:marTop w:val="0"/>
      <w:marBottom w:val="0"/>
      <w:divBdr>
        <w:top w:val="none" w:sz="0" w:space="0" w:color="auto"/>
        <w:left w:val="none" w:sz="0" w:space="0" w:color="auto"/>
        <w:bottom w:val="none" w:sz="0" w:space="0" w:color="auto"/>
        <w:right w:val="none" w:sz="0" w:space="0" w:color="auto"/>
      </w:divBdr>
    </w:div>
    <w:div w:id="1559517111">
      <w:bodyDiv w:val="1"/>
      <w:marLeft w:val="0"/>
      <w:marRight w:val="0"/>
      <w:marTop w:val="0"/>
      <w:marBottom w:val="0"/>
      <w:divBdr>
        <w:top w:val="none" w:sz="0" w:space="0" w:color="auto"/>
        <w:left w:val="none" w:sz="0" w:space="0" w:color="auto"/>
        <w:bottom w:val="none" w:sz="0" w:space="0" w:color="auto"/>
        <w:right w:val="none" w:sz="0" w:space="0" w:color="auto"/>
      </w:divBdr>
    </w:div>
    <w:div w:id="1560748183">
      <w:bodyDiv w:val="1"/>
      <w:marLeft w:val="0"/>
      <w:marRight w:val="0"/>
      <w:marTop w:val="0"/>
      <w:marBottom w:val="0"/>
      <w:divBdr>
        <w:top w:val="none" w:sz="0" w:space="0" w:color="auto"/>
        <w:left w:val="none" w:sz="0" w:space="0" w:color="auto"/>
        <w:bottom w:val="none" w:sz="0" w:space="0" w:color="auto"/>
        <w:right w:val="none" w:sz="0" w:space="0" w:color="auto"/>
      </w:divBdr>
    </w:div>
    <w:div w:id="1561133685">
      <w:bodyDiv w:val="1"/>
      <w:marLeft w:val="0"/>
      <w:marRight w:val="0"/>
      <w:marTop w:val="0"/>
      <w:marBottom w:val="0"/>
      <w:divBdr>
        <w:top w:val="none" w:sz="0" w:space="0" w:color="auto"/>
        <w:left w:val="none" w:sz="0" w:space="0" w:color="auto"/>
        <w:bottom w:val="none" w:sz="0" w:space="0" w:color="auto"/>
        <w:right w:val="none" w:sz="0" w:space="0" w:color="auto"/>
      </w:divBdr>
    </w:div>
    <w:div w:id="1562445499">
      <w:bodyDiv w:val="1"/>
      <w:marLeft w:val="0"/>
      <w:marRight w:val="0"/>
      <w:marTop w:val="0"/>
      <w:marBottom w:val="0"/>
      <w:divBdr>
        <w:top w:val="none" w:sz="0" w:space="0" w:color="auto"/>
        <w:left w:val="none" w:sz="0" w:space="0" w:color="auto"/>
        <w:bottom w:val="none" w:sz="0" w:space="0" w:color="auto"/>
        <w:right w:val="none" w:sz="0" w:space="0" w:color="auto"/>
      </w:divBdr>
    </w:div>
    <w:div w:id="1562790720">
      <w:bodyDiv w:val="1"/>
      <w:marLeft w:val="0"/>
      <w:marRight w:val="0"/>
      <w:marTop w:val="0"/>
      <w:marBottom w:val="0"/>
      <w:divBdr>
        <w:top w:val="none" w:sz="0" w:space="0" w:color="auto"/>
        <w:left w:val="none" w:sz="0" w:space="0" w:color="auto"/>
        <w:bottom w:val="none" w:sz="0" w:space="0" w:color="auto"/>
        <w:right w:val="none" w:sz="0" w:space="0" w:color="auto"/>
      </w:divBdr>
    </w:div>
    <w:div w:id="1563951450">
      <w:bodyDiv w:val="1"/>
      <w:marLeft w:val="0"/>
      <w:marRight w:val="0"/>
      <w:marTop w:val="0"/>
      <w:marBottom w:val="0"/>
      <w:divBdr>
        <w:top w:val="none" w:sz="0" w:space="0" w:color="auto"/>
        <w:left w:val="none" w:sz="0" w:space="0" w:color="auto"/>
        <w:bottom w:val="none" w:sz="0" w:space="0" w:color="auto"/>
        <w:right w:val="none" w:sz="0" w:space="0" w:color="auto"/>
      </w:divBdr>
    </w:div>
    <w:div w:id="1564683891">
      <w:bodyDiv w:val="1"/>
      <w:marLeft w:val="0"/>
      <w:marRight w:val="0"/>
      <w:marTop w:val="0"/>
      <w:marBottom w:val="0"/>
      <w:divBdr>
        <w:top w:val="none" w:sz="0" w:space="0" w:color="auto"/>
        <w:left w:val="none" w:sz="0" w:space="0" w:color="auto"/>
        <w:bottom w:val="none" w:sz="0" w:space="0" w:color="auto"/>
        <w:right w:val="none" w:sz="0" w:space="0" w:color="auto"/>
      </w:divBdr>
    </w:div>
    <w:div w:id="1564752003">
      <w:bodyDiv w:val="1"/>
      <w:marLeft w:val="0"/>
      <w:marRight w:val="0"/>
      <w:marTop w:val="0"/>
      <w:marBottom w:val="0"/>
      <w:divBdr>
        <w:top w:val="none" w:sz="0" w:space="0" w:color="auto"/>
        <w:left w:val="none" w:sz="0" w:space="0" w:color="auto"/>
        <w:bottom w:val="none" w:sz="0" w:space="0" w:color="auto"/>
        <w:right w:val="none" w:sz="0" w:space="0" w:color="auto"/>
      </w:divBdr>
    </w:div>
    <w:div w:id="1565792300">
      <w:bodyDiv w:val="1"/>
      <w:marLeft w:val="0"/>
      <w:marRight w:val="0"/>
      <w:marTop w:val="0"/>
      <w:marBottom w:val="0"/>
      <w:divBdr>
        <w:top w:val="none" w:sz="0" w:space="0" w:color="auto"/>
        <w:left w:val="none" w:sz="0" w:space="0" w:color="auto"/>
        <w:bottom w:val="none" w:sz="0" w:space="0" w:color="auto"/>
        <w:right w:val="none" w:sz="0" w:space="0" w:color="auto"/>
      </w:divBdr>
    </w:div>
    <w:div w:id="1567063841">
      <w:bodyDiv w:val="1"/>
      <w:marLeft w:val="0"/>
      <w:marRight w:val="0"/>
      <w:marTop w:val="0"/>
      <w:marBottom w:val="0"/>
      <w:divBdr>
        <w:top w:val="none" w:sz="0" w:space="0" w:color="auto"/>
        <w:left w:val="none" w:sz="0" w:space="0" w:color="auto"/>
        <w:bottom w:val="none" w:sz="0" w:space="0" w:color="auto"/>
        <w:right w:val="none" w:sz="0" w:space="0" w:color="auto"/>
      </w:divBdr>
    </w:div>
    <w:div w:id="1567182607">
      <w:bodyDiv w:val="1"/>
      <w:marLeft w:val="0"/>
      <w:marRight w:val="0"/>
      <w:marTop w:val="0"/>
      <w:marBottom w:val="0"/>
      <w:divBdr>
        <w:top w:val="none" w:sz="0" w:space="0" w:color="auto"/>
        <w:left w:val="none" w:sz="0" w:space="0" w:color="auto"/>
        <w:bottom w:val="none" w:sz="0" w:space="0" w:color="auto"/>
        <w:right w:val="none" w:sz="0" w:space="0" w:color="auto"/>
      </w:divBdr>
    </w:div>
    <w:div w:id="1568566040">
      <w:bodyDiv w:val="1"/>
      <w:marLeft w:val="0"/>
      <w:marRight w:val="0"/>
      <w:marTop w:val="0"/>
      <w:marBottom w:val="0"/>
      <w:divBdr>
        <w:top w:val="none" w:sz="0" w:space="0" w:color="auto"/>
        <w:left w:val="none" w:sz="0" w:space="0" w:color="auto"/>
        <w:bottom w:val="none" w:sz="0" w:space="0" w:color="auto"/>
        <w:right w:val="none" w:sz="0" w:space="0" w:color="auto"/>
      </w:divBdr>
    </w:div>
    <w:div w:id="1569421992">
      <w:bodyDiv w:val="1"/>
      <w:marLeft w:val="0"/>
      <w:marRight w:val="0"/>
      <w:marTop w:val="0"/>
      <w:marBottom w:val="0"/>
      <w:divBdr>
        <w:top w:val="none" w:sz="0" w:space="0" w:color="auto"/>
        <w:left w:val="none" w:sz="0" w:space="0" w:color="auto"/>
        <w:bottom w:val="none" w:sz="0" w:space="0" w:color="auto"/>
        <w:right w:val="none" w:sz="0" w:space="0" w:color="auto"/>
      </w:divBdr>
    </w:div>
    <w:div w:id="1569654296">
      <w:bodyDiv w:val="1"/>
      <w:marLeft w:val="0"/>
      <w:marRight w:val="0"/>
      <w:marTop w:val="0"/>
      <w:marBottom w:val="0"/>
      <w:divBdr>
        <w:top w:val="none" w:sz="0" w:space="0" w:color="auto"/>
        <w:left w:val="none" w:sz="0" w:space="0" w:color="auto"/>
        <w:bottom w:val="none" w:sz="0" w:space="0" w:color="auto"/>
        <w:right w:val="none" w:sz="0" w:space="0" w:color="auto"/>
      </w:divBdr>
    </w:div>
    <w:div w:id="1570068305">
      <w:bodyDiv w:val="1"/>
      <w:marLeft w:val="0"/>
      <w:marRight w:val="0"/>
      <w:marTop w:val="0"/>
      <w:marBottom w:val="0"/>
      <w:divBdr>
        <w:top w:val="none" w:sz="0" w:space="0" w:color="auto"/>
        <w:left w:val="none" w:sz="0" w:space="0" w:color="auto"/>
        <w:bottom w:val="none" w:sz="0" w:space="0" w:color="auto"/>
        <w:right w:val="none" w:sz="0" w:space="0" w:color="auto"/>
      </w:divBdr>
    </w:div>
    <w:div w:id="1570458514">
      <w:bodyDiv w:val="1"/>
      <w:marLeft w:val="0"/>
      <w:marRight w:val="0"/>
      <w:marTop w:val="0"/>
      <w:marBottom w:val="0"/>
      <w:divBdr>
        <w:top w:val="none" w:sz="0" w:space="0" w:color="auto"/>
        <w:left w:val="none" w:sz="0" w:space="0" w:color="auto"/>
        <w:bottom w:val="none" w:sz="0" w:space="0" w:color="auto"/>
        <w:right w:val="none" w:sz="0" w:space="0" w:color="auto"/>
      </w:divBdr>
    </w:div>
    <w:div w:id="1570723481">
      <w:bodyDiv w:val="1"/>
      <w:marLeft w:val="0"/>
      <w:marRight w:val="0"/>
      <w:marTop w:val="0"/>
      <w:marBottom w:val="0"/>
      <w:divBdr>
        <w:top w:val="none" w:sz="0" w:space="0" w:color="auto"/>
        <w:left w:val="none" w:sz="0" w:space="0" w:color="auto"/>
        <w:bottom w:val="none" w:sz="0" w:space="0" w:color="auto"/>
        <w:right w:val="none" w:sz="0" w:space="0" w:color="auto"/>
      </w:divBdr>
    </w:div>
    <w:div w:id="1572539187">
      <w:bodyDiv w:val="1"/>
      <w:marLeft w:val="0"/>
      <w:marRight w:val="0"/>
      <w:marTop w:val="0"/>
      <w:marBottom w:val="0"/>
      <w:divBdr>
        <w:top w:val="none" w:sz="0" w:space="0" w:color="auto"/>
        <w:left w:val="none" w:sz="0" w:space="0" w:color="auto"/>
        <w:bottom w:val="none" w:sz="0" w:space="0" w:color="auto"/>
        <w:right w:val="none" w:sz="0" w:space="0" w:color="auto"/>
      </w:divBdr>
    </w:div>
    <w:div w:id="1574975433">
      <w:bodyDiv w:val="1"/>
      <w:marLeft w:val="0"/>
      <w:marRight w:val="0"/>
      <w:marTop w:val="0"/>
      <w:marBottom w:val="0"/>
      <w:divBdr>
        <w:top w:val="none" w:sz="0" w:space="0" w:color="auto"/>
        <w:left w:val="none" w:sz="0" w:space="0" w:color="auto"/>
        <w:bottom w:val="none" w:sz="0" w:space="0" w:color="auto"/>
        <w:right w:val="none" w:sz="0" w:space="0" w:color="auto"/>
      </w:divBdr>
    </w:div>
    <w:div w:id="1576403653">
      <w:bodyDiv w:val="1"/>
      <w:marLeft w:val="0"/>
      <w:marRight w:val="0"/>
      <w:marTop w:val="0"/>
      <w:marBottom w:val="0"/>
      <w:divBdr>
        <w:top w:val="none" w:sz="0" w:space="0" w:color="auto"/>
        <w:left w:val="none" w:sz="0" w:space="0" w:color="auto"/>
        <w:bottom w:val="none" w:sz="0" w:space="0" w:color="auto"/>
        <w:right w:val="none" w:sz="0" w:space="0" w:color="auto"/>
      </w:divBdr>
    </w:div>
    <w:div w:id="1578780527">
      <w:bodyDiv w:val="1"/>
      <w:marLeft w:val="0"/>
      <w:marRight w:val="0"/>
      <w:marTop w:val="0"/>
      <w:marBottom w:val="0"/>
      <w:divBdr>
        <w:top w:val="none" w:sz="0" w:space="0" w:color="auto"/>
        <w:left w:val="none" w:sz="0" w:space="0" w:color="auto"/>
        <w:bottom w:val="none" w:sz="0" w:space="0" w:color="auto"/>
        <w:right w:val="none" w:sz="0" w:space="0" w:color="auto"/>
      </w:divBdr>
    </w:div>
    <w:div w:id="1579316914">
      <w:bodyDiv w:val="1"/>
      <w:marLeft w:val="0"/>
      <w:marRight w:val="0"/>
      <w:marTop w:val="0"/>
      <w:marBottom w:val="0"/>
      <w:divBdr>
        <w:top w:val="none" w:sz="0" w:space="0" w:color="auto"/>
        <w:left w:val="none" w:sz="0" w:space="0" w:color="auto"/>
        <w:bottom w:val="none" w:sz="0" w:space="0" w:color="auto"/>
        <w:right w:val="none" w:sz="0" w:space="0" w:color="auto"/>
      </w:divBdr>
    </w:div>
    <w:div w:id="1579823482">
      <w:bodyDiv w:val="1"/>
      <w:marLeft w:val="0"/>
      <w:marRight w:val="0"/>
      <w:marTop w:val="0"/>
      <w:marBottom w:val="0"/>
      <w:divBdr>
        <w:top w:val="none" w:sz="0" w:space="0" w:color="auto"/>
        <w:left w:val="none" w:sz="0" w:space="0" w:color="auto"/>
        <w:bottom w:val="none" w:sz="0" w:space="0" w:color="auto"/>
        <w:right w:val="none" w:sz="0" w:space="0" w:color="auto"/>
      </w:divBdr>
    </w:div>
    <w:div w:id="1580824137">
      <w:bodyDiv w:val="1"/>
      <w:marLeft w:val="0"/>
      <w:marRight w:val="0"/>
      <w:marTop w:val="0"/>
      <w:marBottom w:val="0"/>
      <w:divBdr>
        <w:top w:val="none" w:sz="0" w:space="0" w:color="auto"/>
        <w:left w:val="none" w:sz="0" w:space="0" w:color="auto"/>
        <w:bottom w:val="none" w:sz="0" w:space="0" w:color="auto"/>
        <w:right w:val="none" w:sz="0" w:space="0" w:color="auto"/>
      </w:divBdr>
    </w:div>
    <w:div w:id="1580867423">
      <w:bodyDiv w:val="1"/>
      <w:marLeft w:val="0"/>
      <w:marRight w:val="0"/>
      <w:marTop w:val="0"/>
      <w:marBottom w:val="0"/>
      <w:divBdr>
        <w:top w:val="none" w:sz="0" w:space="0" w:color="auto"/>
        <w:left w:val="none" w:sz="0" w:space="0" w:color="auto"/>
        <w:bottom w:val="none" w:sz="0" w:space="0" w:color="auto"/>
        <w:right w:val="none" w:sz="0" w:space="0" w:color="auto"/>
      </w:divBdr>
    </w:div>
    <w:div w:id="1581209123">
      <w:bodyDiv w:val="1"/>
      <w:marLeft w:val="0"/>
      <w:marRight w:val="0"/>
      <w:marTop w:val="0"/>
      <w:marBottom w:val="0"/>
      <w:divBdr>
        <w:top w:val="none" w:sz="0" w:space="0" w:color="auto"/>
        <w:left w:val="none" w:sz="0" w:space="0" w:color="auto"/>
        <w:bottom w:val="none" w:sz="0" w:space="0" w:color="auto"/>
        <w:right w:val="none" w:sz="0" w:space="0" w:color="auto"/>
      </w:divBdr>
    </w:div>
    <w:div w:id="1581209879">
      <w:bodyDiv w:val="1"/>
      <w:marLeft w:val="0"/>
      <w:marRight w:val="0"/>
      <w:marTop w:val="0"/>
      <w:marBottom w:val="0"/>
      <w:divBdr>
        <w:top w:val="none" w:sz="0" w:space="0" w:color="auto"/>
        <w:left w:val="none" w:sz="0" w:space="0" w:color="auto"/>
        <w:bottom w:val="none" w:sz="0" w:space="0" w:color="auto"/>
        <w:right w:val="none" w:sz="0" w:space="0" w:color="auto"/>
      </w:divBdr>
    </w:div>
    <w:div w:id="1581477543">
      <w:bodyDiv w:val="1"/>
      <w:marLeft w:val="0"/>
      <w:marRight w:val="0"/>
      <w:marTop w:val="0"/>
      <w:marBottom w:val="0"/>
      <w:divBdr>
        <w:top w:val="none" w:sz="0" w:space="0" w:color="auto"/>
        <w:left w:val="none" w:sz="0" w:space="0" w:color="auto"/>
        <w:bottom w:val="none" w:sz="0" w:space="0" w:color="auto"/>
        <w:right w:val="none" w:sz="0" w:space="0" w:color="auto"/>
      </w:divBdr>
    </w:div>
    <w:div w:id="1581522442">
      <w:bodyDiv w:val="1"/>
      <w:marLeft w:val="0"/>
      <w:marRight w:val="0"/>
      <w:marTop w:val="0"/>
      <w:marBottom w:val="0"/>
      <w:divBdr>
        <w:top w:val="none" w:sz="0" w:space="0" w:color="auto"/>
        <w:left w:val="none" w:sz="0" w:space="0" w:color="auto"/>
        <w:bottom w:val="none" w:sz="0" w:space="0" w:color="auto"/>
        <w:right w:val="none" w:sz="0" w:space="0" w:color="auto"/>
      </w:divBdr>
    </w:div>
    <w:div w:id="1581791273">
      <w:bodyDiv w:val="1"/>
      <w:marLeft w:val="0"/>
      <w:marRight w:val="0"/>
      <w:marTop w:val="0"/>
      <w:marBottom w:val="0"/>
      <w:divBdr>
        <w:top w:val="none" w:sz="0" w:space="0" w:color="auto"/>
        <w:left w:val="none" w:sz="0" w:space="0" w:color="auto"/>
        <w:bottom w:val="none" w:sz="0" w:space="0" w:color="auto"/>
        <w:right w:val="none" w:sz="0" w:space="0" w:color="auto"/>
      </w:divBdr>
    </w:div>
    <w:div w:id="1582904640">
      <w:bodyDiv w:val="1"/>
      <w:marLeft w:val="0"/>
      <w:marRight w:val="0"/>
      <w:marTop w:val="0"/>
      <w:marBottom w:val="0"/>
      <w:divBdr>
        <w:top w:val="none" w:sz="0" w:space="0" w:color="auto"/>
        <w:left w:val="none" w:sz="0" w:space="0" w:color="auto"/>
        <w:bottom w:val="none" w:sz="0" w:space="0" w:color="auto"/>
        <w:right w:val="none" w:sz="0" w:space="0" w:color="auto"/>
      </w:divBdr>
    </w:div>
    <w:div w:id="1582905876">
      <w:bodyDiv w:val="1"/>
      <w:marLeft w:val="0"/>
      <w:marRight w:val="0"/>
      <w:marTop w:val="0"/>
      <w:marBottom w:val="0"/>
      <w:divBdr>
        <w:top w:val="none" w:sz="0" w:space="0" w:color="auto"/>
        <w:left w:val="none" w:sz="0" w:space="0" w:color="auto"/>
        <w:bottom w:val="none" w:sz="0" w:space="0" w:color="auto"/>
        <w:right w:val="none" w:sz="0" w:space="0" w:color="auto"/>
      </w:divBdr>
    </w:div>
    <w:div w:id="1583760503">
      <w:bodyDiv w:val="1"/>
      <w:marLeft w:val="0"/>
      <w:marRight w:val="0"/>
      <w:marTop w:val="0"/>
      <w:marBottom w:val="0"/>
      <w:divBdr>
        <w:top w:val="none" w:sz="0" w:space="0" w:color="auto"/>
        <w:left w:val="none" w:sz="0" w:space="0" w:color="auto"/>
        <w:bottom w:val="none" w:sz="0" w:space="0" w:color="auto"/>
        <w:right w:val="none" w:sz="0" w:space="0" w:color="auto"/>
      </w:divBdr>
    </w:div>
    <w:div w:id="1584340966">
      <w:bodyDiv w:val="1"/>
      <w:marLeft w:val="0"/>
      <w:marRight w:val="0"/>
      <w:marTop w:val="0"/>
      <w:marBottom w:val="0"/>
      <w:divBdr>
        <w:top w:val="none" w:sz="0" w:space="0" w:color="auto"/>
        <w:left w:val="none" w:sz="0" w:space="0" w:color="auto"/>
        <w:bottom w:val="none" w:sz="0" w:space="0" w:color="auto"/>
        <w:right w:val="none" w:sz="0" w:space="0" w:color="auto"/>
      </w:divBdr>
    </w:div>
    <w:div w:id="1587421262">
      <w:bodyDiv w:val="1"/>
      <w:marLeft w:val="0"/>
      <w:marRight w:val="0"/>
      <w:marTop w:val="0"/>
      <w:marBottom w:val="0"/>
      <w:divBdr>
        <w:top w:val="none" w:sz="0" w:space="0" w:color="auto"/>
        <w:left w:val="none" w:sz="0" w:space="0" w:color="auto"/>
        <w:bottom w:val="none" w:sz="0" w:space="0" w:color="auto"/>
        <w:right w:val="none" w:sz="0" w:space="0" w:color="auto"/>
      </w:divBdr>
    </w:div>
    <w:div w:id="1587836667">
      <w:bodyDiv w:val="1"/>
      <w:marLeft w:val="0"/>
      <w:marRight w:val="0"/>
      <w:marTop w:val="0"/>
      <w:marBottom w:val="0"/>
      <w:divBdr>
        <w:top w:val="none" w:sz="0" w:space="0" w:color="auto"/>
        <w:left w:val="none" w:sz="0" w:space="0" w:color="auto"/>
        <w:bottom w:val="none" w:sz="0" w:space="0" w:color="auto"/>
        <w:right w:val="none" w:sz="0" w:space="0" w:color="auto"/>
      </w:divBdr>
    </w:div>
    <w:div w:id="1588003271">
      <w:bodyDiv w:val="1"/>
      <w:marLeft w:val="0"/>
      <w:marRight w:val="0"/>
      <w:marTop w:val="0"/>
      <w:marBottom w:val="0"/>
      <w:divBdr>
        <w:top w:val="none" w:sz="0" w:space="0" w:color="auto"/>
        <w:left w:val="none" w:sz="0" w:space="0" w:color="auto"/>
        <w:bottom w:val="none" w:sz="0" w:space="0" w:color="auto"/>
        <w:right w:val="none" w:sz="0" w:space="0" w:color="auto"/>
      </w:divBdr>
    </w:div>
    <w:div w:id="1588155636">
      <w:bodyDiv w:val="1"/>
      <w:marLeft w:val="0"/>
      <w:marRight w:val="0"/>
      <w:marTop w:val="0"/>
      <w:marBottom w:val="0"/>
      <w:divBdr>
        <w:top w:val="none" w:sz="0" w:space="0" w:color="auto"/>
        <w:left w:val="none" w:sz="0" w:space="0" w:color="auto"/>
        <w:bottom w:val="none" w:sz="0" w:space="0" w:color="auto"/>
        <w:right w:val="none" w:sz="0" w:space="0" w:color="auto"/>
      </w:divBdr>
    </w:div>
    <w:div w:id="1589270009">
      <w:bodyDiv w:val="1"/>
      <w:marLeft w:val="0"/>
      <w:marRight w:val="0"/>
      <w:marTop w:val="0"/>
      <w:marBottom w:val="0"/>
      <w:divBdr>
        <w:top w:val="none" w:sz="0" w:space="0" w:color="auto"/>
        <w:left w:val="none" w:sz="0" w:space="0" w:color="auto"/>
        <w:bottom w:val="none" w:sz="0" w:space="0" w:color="auto"/>
        <w:right w:val="none" w:sz="0" w:space="0" w:color="auto"/>
      </w:divBdr>
    </w:div>
    <w:div w:id="1589388085">
      <w:bodyDiv w:val="1"/>
      <w:marLeft w:val="0"/>
      <w:marRight w:val="0"/>
      <w:marTop w:val="0"/>
      <w:marBottom w:val="0"/>
      <w:divBdr>
        <w:top w:val="none" w:sz="0" w:space="0" w:color="auto"/>
        <w:left w:val="none" w:sz="0" w:space="0" w:color="auto"/>
        <w:bottom w:val="none" w:sz="0" w:space="0" w:color="auto"/>
        <w:right w:val="none" w:sz="0" w:space="0" w:color="auto"/>
      </w:divBdr>
    </w:div>
    <w:div w:id="1590650964">
      <w:bodyDiv w:val="1"/>
      <w:marLeft w:val="0"/>
      <w:marRight w:val="0"/>
      <w:marTop w:val="0"/>
      <w:marBottom w:val="0"/>
      <w:divBdr>
        <w:top w:val="none" w:sz="0" w:space="0" w:color="auto"/>
        <w:left w:val="none" w:sz="0" w:space="0" w:color="auto"/>
        <w:bottom w:val="none" w:sz="0" w:space="0" w:color="auto"/>
        <w:right w:val="none" w:sz="0" w:space="0" w:color="auto"/>
      </w:divBdr>
    </w:div>
    <w:div w:id="1590891310">
      <w:bodyDiv w:val="1"/>
      <w:marLeft w:val="0"/>
      <w:marRight w:val="0"/>
      <w:marTop w:val="0"/>
      <w:marBottom w:val="0"/>
      <w:divBdr>
        <w:top w:val="none" w:sz="0" w:space="0" w:color="auto"/>
        <w:left w:val="none" w:sz="0" w:space="0" w:color="auto"/>
        <w:bottom w:val="none" w:sz="0" w:space="0" w:color="auto"/>
        <w:right w:val="none" w:sz="0" w:space="0" w:color="auto"/>
      </w:divBdr>
    </w:div>
    <w:div w:id="1591162733">
      <w:bodyDiv w:val="1"/>
      <w:marLeft w:val="0"/>
      <w:marRight w:val="0"/>
      <w:marTop w:val="0"/>
      <w:marBottom w:val="0"/>
      <w:divBdr>
        <w:top w:val="none" w:sz="0" w:space="0" w:color="auto"/>
        <w:left w:val="none" w:sz="0" w:space="0" w:color="auto"/>
        <w:bottom w:val="none" w:sz="0" w:space="0" w:color="auto"/>
        <w:right w:val="none" w:sz="0" w:space="0" w:color="auto"/>
      </w:divBdr>
    </w:div>
    <w:div w:id="1591501881">
      <w:bodyDiv w:val="1"/>
      <w:marLeft w:val="0"/>
      <w:marRight w:val="0"/>
      <w:marTop w:val="0"/>
      <w:marBottom w:val="0"/>
      <w:divBdr>
        <w:top w:val="none" w:sz="0" w:space="0" w:color="auto"/>
        <w:left w:val="none" w:sz="0" w:space="0" w:color="auto"/>
        <w:bottom w:val="none" w:sz="0" w:space="0" w:color="auto"/>
        <w:right w:val="none" w:sz="0" w:space="0" w:color="auto"/>
      </w:divBdr>
    </w:div>
    <w:div w:id="1591965678">
      <w:bodyDiv w:val="1"/>
      <w:marLeft w:val="0"/>
      <w:marRight w:val="0"/>
      <w:marTop w:val="0"/>
      <w:marBottom w:val="0"/>
      <w:divBdr>
        <w:top w:val="none" w:sz="0" w:space="0" w:color="auto"/>
        <w:left w:val="none" w:sz="0" w:space="0" w:color="auto"/>
        <w:bottom w:val="none" w:sz="0" w:space="0" w:color="auto"/>
        <w:right w:val="none" w:sz="0" w:space="0" w:color="auto"/>
      </w:divBdr>
    </w:div>
    <w:div w:id="1592161141">
      <w:bodyDiv w:val="1"/>
      <w:marLeft w:val="0"/>
      <w:marRight w:val="0"/>
      <w:marTop w:val="0"/>
      <w:marBottom w:val="0"/>
      <w:divBdr>
        <w:top w:val="none" w:sz="0" w:space="0" w:color="auto"/>
        <w:left w:val="none" w:sz="0" w:space="0" w:color="auto"/>
        <w:bottom w:val="none" w:sz="0" w:space="0" w:color="auto"/>
        <w:right w:val="none" w:sz="0" w:space="0" w:color="auto"/>
      </w:divBdr>
    </w:div>
    <w:div w:id="1593122250">
      <w:bodyDiv w:val="1"/>
      <w:marLeft w:val="0"/>
      <w:marRight w:val="0"/>
      <w:marTop w:val="0"/>
      <w:marBottom w:val="0"/>
      <w:divBdr>
        <w:top w:val="none" w:sz="0" w:space="0" w:color="auto"/>
        <w:left w:val="none" w:sz="0" w:space="0" w:color="auto"/>
        <w:bottom w:val="none" w:sz="0" w:space="0" w:color="auto"/>
        <w:right w:val="none" w:sz="0" w:space="0" w:color="auto"/>
      </w:divBdr>
    </w:div>
    <w:div w:id="1595089543">
      <w:bodyDiv w:val="1"/>
      <w:marLeft w:val="0"/>
      <w:marRight w:val="0"/>
      <w:marTop w:val="0"/>
      <w:marBottom w:val="0"/>
      <w:divBdr>
        <w:top w:val="none" w:sz="0" w:space="0" w:color="auto"/>
        <w:left w:val="none" w:sz="0" w:space="0" w:color="auto"/>
        <w:bottom w:val="none" w:sz="0" w:space="0" w:color="auto"/>
        <w:right w:val="none" w:sz="0" w:space="0" w:color="auto"/>
      </w:divBdr>
    </w:div>
    <w:div w:id="1596286749">
      <w:bodyDiv w:val="1"/>
      <w:marLeft w:val="0"/>
      <w:marRight w:val="0"/>
      <w:marTop w:val="0"/>
      <w:marBottom w:val="0"/>
      <w:divBdr>
        <w:top w:val="none" w:sz="0" w:space="0" w:color="auto"/>
        <w:left w:val="none" w:sz="0" w:space="0" w:color="auto"/>
        <w:bottom w:val="none" w:sz="0" w:space="0" w:color="auto"/>
        <w:right w:val="none" w:sz="0" w:space="0" w:color="auto"/>
      </w:divBdr>
    </w:div>
    <w:div w:id="1596672769">
      <w:bodyDiv w:val="1"/>
      <w:marLeft w:val="0"/>
      <w:marRight w:val="0"/>
      <w:marTop w:val="0"/>
      <w:marBottom w:val="0"/>
      <w:divBdr>
        <w:top w:val="none" w:sz="0" w:space="0" w:color="auto"/>
        <w:left w:val="none" w:sz="0" w:space="0" w:color="auto"/>
        <w:bottom w:val="none" w:sz="0" w:space="0" w:color="auto"/>
        <w:right w:val="none" w:sz="0" w:space="0" w:color="auto"/>
      </w:divBdr>
    </w:div>
    <w:div w:id="1596745840">
      <w:bodyDiv w:val="1"/>
      <w:marLeft w:val="0"/>
      <w:marRight w:val="0"/>
      <w:marTop w:val="0"/>
      <w:marBottom w:val="0"/>
      <w:divBdr>
        <w:top w:val="none" w:sz="0" w:space="0" w:color="auto"/>
        <w:left w:val="none" w:sz="0" w:space="0" w:color="auto"/>
        <w:bottom w:val="none" w:sz="0" w:space="0" w:color="auto"/>
        <w:right w:val="none" w:sz="0" w:space="0" w:color="auto"/>
      </w:divBdr>
    </w:div>
    <w:div w:id="1598557974">
      <w:bodyDiv w:val="1"/>
      <w:marLeft w:val="0"/>
      <w:marRight w:val="0"/>
      <w:marTop w:val="0"/>
      <w:marBottom w:val="0"/>
      <w:divBdr>
        <w:top w:val="none" w:sz="0" w:space="0" w:color="auto"/>
        <w:left w:val="none" w:sz="0" w:space="0" w:color="auto"/>
        <w:bottom w:val="none" w:sz="0" w:space="0" w:color="auto"/>
        <w:right w:val="none" w:sz="0" w:space="0" w:color="auto"/>
      </w:divBdr>
    </w:div>
    <w:div w:id="1598977338">
      <w:bodyDiv w:val="1"/>
      <w:marLeft w:val="0"/>
      <w:marRight w:val="0"/>
      <w:marTop w:val="0"/>
      <w:marBottom w:val="0"/>
      <w:divBdr>
        <w:top w:val="none" w:sz="0" w:space="0" w:color="auto"/>
        <w:left w:val="none" w:sz="0" w:space="0" w:color="auto"/>
        <w:bottom w:val="none" w:sz="0" w:space="0" w:color="auto"/>
        <w:right w:val="none" w:sz="0" w:space="0" w:color="auto"/>
      </w:divBdr>
    </w:div>
    <w:div w:id="1600218463">
      <w:bodyDiv w:val="1"/>
      <w:marLeft w:val="0"/>
      <w:marRight w:val="0"/>
      <w:marTop w:val="0"/>
      <w:marBottom w:val="0"/>
      <w:divBdr>
        <w:top w:val="none" w:sz="0" w:space="0" w:color="auto"/>
        <w:left w:val="none" w:sz="0" w:space="0" w:color="auto"/>
        <w:bottom w:val="none" w:sz="0" w:space="0" w:color="auto"/>
        <w:right w:val="none" w:sz="0" w:space="0" w:color="auto"/>
      </w:divBdr>
    </w:div>
    <w:div w:id="1602032213">
      <w:bodyDiv w:val="1"/>
      <w:marLeft w:val="0"/>
      <w:marRight w:val="0"/>
      <w:marTop w:val="0"/>
      <w:marBottom w:val="0"/>
      <w:divBdr>
        <w:top w:val="none" w:sz="0" w:space="0" w:color="auto"/>
        <w:left w:val="none" w:sz="0" w:space="0" w:color="auto"/>
        <w:bottom w:val="none" w:sz="0" w:space="0" w:color="auto"/>
        <w:right w:val="none" w:sz="0" w:space="0" w:color="auto"/>
      </w:divBdr>
    </w:div>
    <w:div w:id="1602033045">
      <w:bodyDiv w:val="1"/>
      <w:marLeft w:val="0"/>
      <w:marRight w:val="0"/>
      <w:marTop w:val="0"/>
      <w:marBottom w:val="0"/>
      <w:divBdr>
        <w:top w:val="none" w:sz="0" w:space="0" w:color="auto"/>
        <w:left w:val="none" w:sz="0" w:space="0" w:color="auto"/>
        <w:bottom w:val="none" w:sz="0" w:space="0" w:color="auto"/>
        <w:right w:val="none" w:sz="0" w:space="0" w:color="auto"/>
      </w:divBdr>
    </w:div>
    <w:div w:id="1602297199">
      <w:bodyDiv w:val="1"/>
      <w:marLeft w:val="0"/>
      <w:marRight w:val="0"/>
      <w:marTop w:val="0"/>
      <w:marBottom w:val="0"/>
      <w:divBdr>
        <w:top w:val="none" w:sz="0" w:space="0" w:color="auto"/>
        <w:left w:val="none" w:sz="0" w:space="0" w:color="auto"/>
        <w:bottom w:val="none" w:sz="0" w:space="0" w:color="auto"/>
        <w:right w:val="none" w:sz="0" w:space="0" w:color="auto"/>
      </w:divBdr>
    </w:div>
    <w:div w:id="1602564145">
      <w:bodyDiv w:val="1"/>
      <w:marLeft w:val="0"/>
      <w:marRight w:val="0"/>
      <w:marTop w:val="0"/>
      <w:marBottom w:val="0"/>
      <w:divBdr>
        <w:top w:val="none" w:sz="0" w:space="0" w:color="auto"/>
        <w:left w:val="none" w:sz="0" w:space="0" w:color="auto"/>
        <w:bottom w:val="none" w:sz="0" w:space="0" w:color="auto"/>
        <w:right w:val="none" w:sz="0" w:space="0" w:color="auto"/>
      </w:divBdr>
    </w:div>
    <w:div w:id="1603028434">
      <w:bodyDiv w:val="1"/>
      <w:marLeft w:val="0"/>
      <w:marRight w:val="0"/>
      <w:marTop w:val="0"/>
      <w:marBottom w:val="0"/>
      <w:divBdr>
        <w:top w:val="none" w:sz="0" w:space="0" w:color="auto"/>
        <w:left w:val="none" w:sz="0" w:space="0" w:color="auto"/>
        <w:bottom w:val="none" w:sz="0" w:space="0" w:color="auto"/>
        <w:right w:val="none" w:sz="0" w:space="0" w:color="auto"/>
      </w:divBdr>
    </w:div>
    <w:div w:id="1603029710">
      <w:bodyDiv w:val="1"/>
      <w:marLeft w:val="0"/>
      <w:marRight w:val="0"/>
      <w:marTop w:val="0"/>
      <w:marBottom w:val="0"/>
      <w:divBdr>
        <w:top w:val="none" w:sz="0" w:space="0" w:color="auto"/>
        <w:left w:val="none" w:sz="0" w:space="0" w:color="auto"/>
        <w:bottom w:val="none" w:sz="0" w:space="0" w:color="auto"/>
        <w:right w:val="none" w:sz="0" w:space="0" w:color="auto"/>
      </w:divBdr>
    </w:div>
    <w:div w:id="1604145954">
      <w:bodyDiv w:val="1"/>
      <w:marLeft w:val="0"/>
      <w:marRight w:val="0"/>
      <w:marTop w:val="0"/>
      <w:marBottom w:val="0"/>
      <w:divBdr>
        <w:top w:val="none" w:sz="0" w:space="0" w:color="auto"/>
        <w:left w:val="none" w:sz="0" w:space="0" w:color="auto"/>
        <w:bottom w:val="none" w:sz="0" w:space="0" w:color="auto"/>
        <w:right w:val="none" w:sz="0" w:space="0" w:color="auto"/>
      </w:divBdr>
    </w:div>
    <w:div w:id="1604343158">
      <w:bodyDiv w:val="1"/>
      <w:marLeft w:val="0"/>
      <w:marRight w:val="0"/>
      <w:marTop w:val="0"/>
      <w:marBottom w:val="0"/>
      <w:divBdr>
        <w:top w:val="none" w:sz="0" w:space="0" w:color="auto"/>
        <w:left w:val="none" w:sz="0" w:space="0" w:color="auto"/>
        <w:bottom w:val="none" w:sz="0" w:space="0" w:color="auto"/>
        <w:right w:val="none" w:sz="0" w:space="0" w:color="auto"/>
      </w:divBdr>
    </w:div>
    <w:div w:id="1604798871">
      <w:bodyDiv w:val="1"/>
      <w:marLeft w:val="0"/>
      <w:marRight w:val="0"/>
      <w:marTop w:val="0"/>
      <w:marBottom w:val="0"/>
      <w:divBdr>
        <w:top w:val="none" w:sz="0" w:space="0" w:color="auto"/>
        <w:left w:val="none" w:sz="0" w:space="0" w:color="auto"/>
        <w:bottom w:val="none" w:sz="0" w:space="0" w:color="auto"/>
        <w:right w:val="none" w:sz="0" w:space="0" w:color="auto"/>
      </w:divBdr>
    </w:div>
    <w:div w:id="1605379733">
      <w:bodyDiv w:val="1"/>
      <w:marLeft w:val="0"/>
      <w:marRight w:val="0"/>
      <w:marTop w:val="0"/>
      <w:marBottom w:val="0"/>
      <w:divBdr>
        <w:top w:val="none" w:sz="0" w:space="0" w:color="auto"/>
        <w:left w:val="none" w:sz="0" w:space="0" w:color="auto"/>
        <w:bottom w:val="none" w:sz="0" w:space="0" w:color="auto"/>
        <w:right w:val="none" w:sz="0" w:space="0" w:color="auto"/>
      </w:divBdr>
    </w:div>
    <w:div w:id="1605923577">
      <w:bodyDiv w:val="1"/>
      <w:marLeft w:val="0"/>
      <w:marRight w:val="0"/>
      <w:marTop w:val="0"/>
      <w:marBottom w:val="0"/>
      <w:divBdr>
        <w:top w:val="none" w:sz="0" w:space="0" w:color="auto"/>
        <w:left w:val="none" w:sz="0" w:space="0" w:color="auto"/>
        <w:bottom w:val="none" w:sz="0" w:space="0" w:color="auto"/>
        <w:right w:val="none" w:sz="0" w:space="0" w:color="auto"/>
      </w:divBdr>
    </w:div>
    <w:div w:id="1606890069">
      <w:bodyDiv w:val="1"/>
      <w:marLeft w:val="0"/>
      <w:marRight w:val="0"/>
      <w:marTop w:val="0"/>
      <w:marBottom w:val="0"/>
      <w:divBdr>
        <w:top w:val="none" w:sz="0" w:space="0" w:color="auto"/>
        <w:left w:val="none" w:sz="0" w:space="0" w:color="auto"/>
        <w:bottom w:val="none" w:sz="0" w:space="0" w:color="auto"/>
        <w:right w:val="none" w:sz="0" w:space="0" w:color="auto"/>
      </w:divBdr>
    </w:div>
    <w:div w:id="1607614599">
      <w:bodyDiv w:val="1"/>
      <w:marLeft w:val="0"/>
      <w:marRight w:val="0"/>
      <w:marTop w:val="0"/>
      <w:marBottom w:val="0"/>
      <w:divBdr>
        <w:top w:val="none" w:sz="0" w:space="0" w:color="auto"/>
        <w:left w:val="none" w:sz="0" w:space="0" w:color="auto"/>
        <w:bottom w:val="none" w:sz="0" w:space="0" w:color="auto"/>
        <w:right w:val="none" w:sz="0" w:space="0" w:color="auto"/>
      </w:divBdr>
    </w:div>
    <w:div w:id="1607689338">
      <w:bodyDiv w:val="1"/>
      <w:marLeft w:val="0"/>
      <w:marRight w:val="0"/>
      <w:marTop w:val="0"/>
      <w:marBottom w:val="0"/>
      <w:divBdr>
        <w:top w:val="none" w:sz="0" w:space="0" w:color="auto"/>
        <w:left w:val="none" w:sz="0" w:space="0" w:color="auto"/>
        <w:bottom w:val="none" w:sz="0" w:space="0" w:color="auto"/>
        <w:right w:val="none" w:sz="0" w:space="0" w:color="auto"/>
      </w:divBdr>
    </w:div>
    <w:div w:id="1607731869">
      <w:bodyDiv w:val="1"/>
      <w:marLeft w:val="0"/>
      <w:marRight w:val="0"/>
      <w:marTop w:val="0"/>
      <w:marBottom w:val="0"/>
      <w:divBdr>
        <w:top w:val="none" w:sz="0" w:space="0" w:color="auto"/>
        <w:left w:val="none" w:sz="0" w:space="0" w:color="auto"/>
        <w:bottom w:val="none" w:sz="0" w:space="0" w:color="auto"/>
        <w:right w:val="none" w:sz="0" w:space="0" w:color="auto"/>
      </w:divBdr>
    </w:div>
    <w:div w:id="1608542491">
      <w:bodyDiv w:val="1"/>
      <w:marLeft w:val="0"/>
      <w:marRight w:val="0"/>
      <w:marTop w:val="0"/>
      <w:marBottom w:val="0"/>
      <w:divBdr>
        <w:top w:val="none" w:sz="0" w:space="0" w:color="auto"/>
        <w:left w:val="none" w:sz="0" w:space="0" w:color="auto"/>
        <w:bottom w:val="none" w:sz="0" w:space="0" w:color="auto"/>
        <w:right w:val="none" w:sz="0" w:space="0" w:color="auto"/>
      </w:divBdr>
    </w:div>
    <w:div w:id="1608730448">
      <w:bodyDiv w:val="1"/>
      <w:marLeft w:val="0"/>
      <w:marRight w:val="0"/>
      <w:marTop w:val="0"/>
      <w:marBottom w:val="0"/>
      <w:divBdr>
        <w:top w:val="none" w:sz="0" w:space="0" w:color="auto"/>
        <w:left w:val="none" w:sz="0" w:space="0" w:color="auto"/>
        <w:bottom w:val="none" w:sz="0" w:space="0" w:color="auto"/>
        <w:right w:val="none" w:sz="0" w:space="0" w:color="auto"/>
      </w:divBdr>
    </w:div>
    <w:div w:id="1608854041">
      <w:bodyDiv w:val="1"/>
      <w:marLeft w:val="0"/>
      <w:marRight w:val="0"/>
      <w:marTop w:val="0"/>
      <w:marBottom w:val="0"/>
      <w:divBdr>
        <w:top w:val="none" w:sz="0" w:space="0" w:color="auto"/>
        <w:left w:val="none" w:sz="0" w:space="0" w:color="auto"/>
        <w:bottom w:val="none" w:sz="0" w:space="0" w:color="auto"/>
        <w:right w:val="none" w:sz="0" w:space="0" w:color="auto"/>
      </w:divBdr>
    </w:div>
    <w:div w:id="1609115604">
      <w:bodyDiv w:val="1"/>
      <w:marLeft w:val="0"/>
      <w:marRight w:val="0"/>
      <w:marTop w:val="0"/>
      <w:marBottom w:val="0"/>
      <w:divBdr>
        <w:top w:val="none" w:sz="0" w:space="0" w:color="auto"/>
        <w:left w:val="none" w:sz="0" w:space="0" w:color="auto"/>
        <w:bottom w:val="none" w:sz="0" w:space="0" w:color="auto"/>
        <w:right w:val="none" w:sz="0" w:space="0" w:color="auto"/>
      </w:divBdr>
    </w:div>
    <w:div w:id="1609461243">
      <w:bodyDiv w:val="1"/>
      <w:marLeft w:val="0"/>
      <w:marRight w:val="0"/>
      <w:marTop w:val="0"/>
      <w:marBottom w:val="0"/>
      <w:divBdr>
        <w:top w:val="none" w:sz="0" w:space="0" w:color="auto"/>
        <w:left w:val="none" w:sz="0" w:space="0" w:color="auto"/>
        <w:bottom w:val="none" w:sz="0" w:space="0" w:color="auto"/>
        <w:right w:val="none" w:sz="0" w:space="0" w:color="auto"/>
      </w:divBdr>
    </w:div>
    <w:div w:id="1609701497">
      <w:bodyDiv w:val="1"/>
      <w:marLeft w:val="0"/>
      <w:marRight w:val="0"/>
      <w:marTop w:val="0"/>
      <w:marBottom w:val="0"/>
      <w:divBdr>
        <w:top w:val="none" w:sz="0" w:space="0" w:color="auto"/>
        <w:left w:val="none" w:sz="0" w:space="0" w:color="auto"/>
        <w:bottom w:val="none" w:sz="0" w:space="0" w:color="auto"/>
        <w:right w:val="none" w:sz="0" w:space="0" w:color="auto"/>
      </w:divBdr>
    </w:div>
    <w:div w:id="1610970584">
      <w:bodyDiv w:val="1"/>
      <w:marLeft w:val="0"/>
      <w:marRight w:val="0"/>
      <w:marTop w:val="0"/>
      <w:marBottom w:val="0"/>
      <w:divBdr>
        <w:top w:val="none" w:sz="0" w:space="0" w:color="auto"/>
        <w:left w:val="none" w:sz="0" w:space="0" w:color="auto"/>
        <w:bottom w:val="none" w:sz="0" w:space="0" w:color="auto"/>
        <w:right w:val="none" w:sz="0" w:space="0" w:color="auto"/>
      </w:divBdr>
    </w:div>
    <w:div w:id="1611474521">
      <w:bodyDiv w:val="1"/>
      <w:marLeft w:val="0"/>
      <w:marRight w:val="0"/>
      <w:marTop w:val="0"/>
      <w:marBottom w:val="0"/>
      <w:divBdr>
        <w:top w:val="none" w:sz="0" w:space="0" w:color="auto"/>
        <w:left w:val="none" w:sz="0" w:space="0" w:color="auto"/>
        <w:bottom w:val="none" w:sz="0" w:space="0" w:color="auto"/>
        <w:right w:val="none" w:sz="0" w:space="0" w:color="auto"/>
      </w:divBdr>
    </w:div>
    <w:div w:id="1612787234">
      <w:bodyDiv w:val="1"/>
      <w:marLeft w:val="0"/>
      <w:marRight w:val="0"/>
      <w:marTop w:val="0"/>
      <w:marBottom w:val="0"/>
      <w:divBdr>
        <w:top w:val="none" w:sz="0" w:space="0" w:color="auto"/>
        <w:left w:val="none" w:sz="0" w:space="0" w:color="auto"/>
        <w:bottom w:val="none" w:sz="0" w:space="0" w:color="auto"/>
        <w:right w:val="none" w:sz="0" w:space="0" w:color="auto"/>
      </w:divBdr>
    </w:div>
    <w:div w:id="1612855329">
      <w:bodyDiv w:val="1"/>
      <w:marLeft w:val="0"/>
      <w:marRight w:val="0"/>
      <w:marTop w:val="0"/>
      <w:marBottom w:val="0"/>
      <w:divBdr>
        <w:top w:val="none" w:sz="0" w:space="0" w:color="auto"/>
        <w:left w:val="none" w:sz="0" w:space="0" w:color="auto"/>
        <w:bottom w:val="none" w:sz="0" w:space="0" w:color="auto"/>
        <w:right w:val="none" w:sz="0" w:space="0" w:color="auto"/>
      </w:divBdr>
    </w:div>
    <w:div w:id="1613244856">
      <w:bodyDiv w:val="1"/>
      <w:marLeft w:val="0"/>
      <w:marRight w:val="0"/>
      <w:marTop w:val="0"/>
      <w:marBottom w:val="0"/>
      <w:divBdr>
        <w:top w:val="none" w:sz="0" w:space="0" w:color="auto"/>
        <w:left w:val="none" w:sz="0" w:space="0" w:color="auto"/>
        <w:bottom w:val="none" w:sz="0" w:space="0" w:color="auto"/>
        <w:right w:val="none" w:sz="0" w:space="0" w:color="auto"/>
      </w:divBdr>
    </w:div>
    <w:div w:id="1615672878">
      <w:bodyDiv w:val="1"/>
      <w:marLeft w:val="0"/>
      <w:marRight w:val="0"/>
      <w:marTop w:val="0"/>
      <w:marBottom w:val="0"/>
      <w:divBdr>
        <w:top w:val="none" w:sz="0" w:space="0" w:color="auto"/>
        <w:left w:val="none" w:sz="0" w:space="0" w:color="auto"/>
        <w:bottom w:val="none" w:sz="0" w:space="0" w:color="auto"/>
        <w:right w:val="none" w:sz="0" w:space="0" w:color="auto"/>
      </w:divBdr>
    </w:div>
    <w:div w:id="1616062498">
      <w:bodyDiv w:val="1"/>
      <w:marLeft w:val="0"/>
      <w:marRight w:val="0"/>
      <w:marTop w:val="0"/>
      <w:marBottom w:val="0"/>
      <w:divBdr>
        <w:top w:val="none" w:sz="0" w:space="0" w:color="auto"/>
        <w:left w:val="none" w:sz="0" w:space="0" w:color="auto"/>
        <w:bottom w:val="none" w:sz="0" w:space="0" w:color="auto"/>
        <w:right w:val="none" w:sz="0" w:space="0" w:color="auto"/>
      </w:divBdr>
    </w:div>
    <w:div w:id="1617830815">
      <w:bodyDiv w:val="1"/>
      <w:marLeft w:val="0"/>
      <w:marRight w:val="0"/>
      <w:marTop w:val="0"/>
      <w:marBottom w:val="0"/>
      <w:divBdr>
        <w:top w:val="none" w:sz="0" w:space="0" w:color="auto"/>
        <w:left w:val="none" w:sz="0" w:space="0" w:color="auto"/>
        <w:bottom w:val="none" w:sz="0" w:space="0" w:color="auto"/>
        <w:right w:val="none" w:sz="0" w:space="0" w:color="auto"/>
      </w:divBdr>
    </w:div>
    <w:div w:id="1617907669">
      <w:bodyDiv w:val="1"/>
      <w:marLeft w:val="0"/>
      <w:marRight w:val="0"/>
      <w:marTop w:val="0"/>
      <w:marBottom w:val="0"/>
      <w:divBdr>
        <w:top w:val="none" w:sz="0" w:space="0" w:color="auto"/>
        <w:left w:val="none" w:sz="0" w:space="0" w:color="auto"/>
        <w:bottom w:val="none" w:sz="0" w:space="0" w:color="auto"/>
        <w:right w:val="none" w:sz="0" w:space="0" w:color="auto"/>
      </w:divBdr>
    </w:div>
    <w:div w:id="1618098945">
      <w:bodyDiv w:val="1"/>
      <w:marLeft w:val="0"/>
      <w:marRight w:val="0"/>
      <w:marTop w:val="0"/>
      <w:marBottom w:val="0"/>
      <w:divBdr>
        <w:top w:val="none" w:sz="0" w:space="0" w:color="auto"/>
        <w:left w:val="none" w:sz="0" w:space="0" w:color="auto"/>
        <w:bottom w:val="none" w:sz="0" w:space="0" w:color="auto"/>
        <w:right w:val="none" w:sz="0" w:space="0" w:color="auto"/>
      </w:divBdr>
    </w:div>
    <w:div w:id="1620721185">
      <w:bodyDiv w:val="1"/>
      <w:marLeft w:val="0"/>
      <w:marRight w:val="0"/>
      <w:marTop w:val="0"/>
      <w:marBottom w:val="0"/>
      <w:divBdr>
        <w:top w:val="none" w:sz="0" w:space="0" w:color="auto"/>
        <w:left w:val="none" w:sz="0" w:space="0" w:color="auto"/>
        <w:bottom w:val="none" w:sz="0" w:space="0" w:color="auto"/>
        <w:right w:val="none" w:sz="0" w:space="0" w:color="auto"/>
      </w:divBdr>
    </w:div>
    <w:div w:id="1621064987">
      <w:bodyDiv w:val="1"/>
      <w:marLeft w:val="0"/>
      <w:marRight w:val="0"/>
      <w:marTop w:val="0"/>
      <w:marBottom w:val="0"/>
      <w:divBdr>
        <w:top w:val="none" w:sz="0" w:space="0" w:color="auto"/>
        <w:left w:val="none" w:sz="0" w:space="0" w:color="auto"/>
        <w:bottom w:val="none" w:sz="0" w:space="0" w:color="auto"/>
        <w:right w:val="none" w:sz="0" w:space="0" w:color="auto"/>
      </w:divBdr>
    </w:div>
    <w:div w:id="1621378910">
      <w:bodyDiv w:val="1"/>
      <w:marLeft w:val="0"/>
      <w:marRight w:val="0"/>
      <w:marTop w:val="0"/>
      <w:marBottom w:val="0"/>
      <w:divBdr>
        <w:top w:val="none" w:sz="0" w:space="0" w:color="auto"/>
        <w:left w:val="none" w:sz="0" w:space="0" w:color="auto"/>
        <w:bottom w:val="none" w:sz="0" w:space="0" w:color="auto"/>
        <w:right w:val="none" w:sz="0" w:space="0" w:color="auto"/>
      </w:divBdr>
    </w:div>
    <w:div w:id="1622954814">
      <w:bodyDiv w:val="1"/>
      <w:marLeft w:val="0"/>
      <w:marRight w:val="0"/>
      <w:marTop w:val="0"/>
      <w:marBottom w:val="0"/>
      <w:divBdr>
        <w:top w:val="none" w:sz="0" w:space="0" w:color="auto"/>
        <w:left w:val="none" w:sz="0" w:space="0" w:color="auto"/>
        <w:bottom w:val="none" w:sz="0" w:space="0" w:color="auto"/>
        <w:right w:val="none" w:sz="0" w:space="0" w:color="auto"/>
      </w:divBdr>
    </w:div>
    <w:div w:id="1623075912">
      <w:bodyDiv w:val="1"/>
      <w:marLeft w:val="0"/>
      <w:marRight w:val="0"/>
      <w:marTop w:val="0"/>
      <w:marBottom w:val="0"/>
      <w:divBdr>
        <w:top w:val="none" w:sz="0" w:space="0" w:color="auto"/>
        <w:left w:val="none" w:sz="0" w:space="0" w:color="auto"/>
        <w:bottom w:val="none" w:sz="0" w:space="0" w:color="auto"/>
        <w:right w:val="none" w:sz="0" w:space="0" w:color="auto"/>
      </w:divBdr>
    </w:div>
    <w:div w:id="1623224736">
      <w:bodyDiv w:val="1"/>
      <w:marLeft w:val="0"/>
      <w:marRight w:val="0"/>
      <w:marTop w:val="0"/>
      <w:marBottom w:val="0"/>
      <w:divBdr>
        <w:top w:val="none" w:sz="0" w:space="0" w:color="auto"/>
        <w:left w:val="none" w:sz="0" w:space="0" w:color="auto"/>
        <w:bottom w:val="none" w:sz="0" w:space="0" w:color="auto"/>
        <w:right w:val="none" w:sz="0" w:space="0" w:color="auto"/>
      </w:divBdr>
    </w:div>
    <w:div w:id="1623225544">
      <w:bodyDiv w:val="1"/>
      <w:marLeft w:val="0"/>
      <w:marRight w:val="0"/>
      <w:marTop w:val="0"/>
      <w:marBottom w:val="0"/>
      <w:divBdr>
        <w:top w:val="none" w:sz="0" w:space="0" w:color="auto"/>
        <w:left w:val="none" w:sz="0" w:space="0" w:color="auto"/>
        <w:bottom w:val="none" w:sz="0" w:space="0" w:color="auto"/>
        <w:right w:val="none" w:sz="0" w:space="0" w:color="auto"/>
      </w:divBdr>
    </w:div>
    <w:div w:id="1624530371">
      <w:bodyDiv w:val="1"/>
      <w:marLeft w:val="0"/>
      <w:marRight w:val="0"/>
      <w:marTop w:val="0"/>
      <w:marBottom w:val="0"/>
      <w:divBdr>
        <w:top w:val="none" w:sz="0" w:space="0" w:color="auto"/>
        <w:left w:val="none" w:sz="0" w:space="0" w:color="auto"/>
        <w:bottom w:val="none" w:sz="0" w:space="0" w:color="auto"/>
        <w:right w:val="none" w:sz="0" w:space="0" w:color="auto"/>
      </w:divBdr>
    </w:div>
    <w:div w:id="1625430499">
      <w:bodyDiv w:val="1"/>
      <w:marLeft w:val="0"/>
      <w:marRight w:val="0"/>
      <w:marTop w:val="0"/>
      <w:marBottom w:val="0"/>
      <w:divBdr>
        <w:top w:val="none" w:sz="0" w:space="0" w:color="auto"/>
        <w:left w:val="none" w:sz="0" w:space="0" w:color="auto"/>
        <w:bottom w:val="none" w:sz="0" w:space="0" w:color="auto"/>
        <w:right w:val="none" w:sz="0" w:space="0" w:color="auto"/>
      </w:divBdr>
    </w:div>
    <w:div w:id="1625842265">
      <w:bodyDiv w:val="1"/>
      <w:marLeft w:val="0"/>
      <w:marRight w:val="0"/>
      <w:marTop w:val="0"/>
      <w:marBottom w:val="0"/>
      <w:divBdr>
        <w:top w:val="none" w:sz="0" w:space="0" w:color="auto"/>
        <w:left w:val="none" w:sz="0" w:space="0" w:color="auto"/>
        <w:bottom w:val="none" w:sz="0" w:space="0" w:color="auto"/>
        <w:right w:val="none" w:sz="0" w:space="0" w:color="auto"/>
      </w:divBdr>
    </w:div>
    <w:div w:id="1627202051">
      <w:bodyDiv w:val="1"/>
      <w:marLeft w:val="0"/>
      <w:marRight w:val="0"/>
      <w:marTop w:val="0"/>
      <w:marBottom w:val="0"/>
      <w:divBdr>
        <w:top w:val="none" w:sz="0" w:space="0" w:color="auto"/>
        <w:left w:val="none" w:sz="0" w:space="0" w:color="auto"/>
        <w:bottom w:val="none" w:sz="0" w:space="0" w:color="auto"/>
        <w:right w:val="none" w:sz="0" w:space="0" w:color="auto"/>
      </w:divBdr>
    </w:div>
    <w:div w:id="1627735926">
      <w:bodyDiv w:val="1"/>
      <w:marLeft w:val="0"/>
      <w:marRight w:val="0"/>
      <w:marTop w:val="0"/>
      <w:marBottom w:val="0"/>
      <w:divBdr>
        <w:top w:val="none" w:sz="0" w:space="0" w:color="auto"/>
        <w:left w:val="none" w:sz="0" w:space="0" w:color="auto"/>
        <w:bottom w:val="none" w:sz="0" w:space="0" w:color="auto"/>
        <w:right w:val="none" w:sz="0" w:space="0" w:color="auto"/>
      </w:divBdr>
    </w:div>
    <w:div w:id="1627740095">
      <w:bodyDiv w:val="1"/>
      <w:marLeft w:val="0"/>
      <w:marRight w:val="0"/>
      <w:marTop w:val="0"/>
      <w:marBottom w:val="0"/>
      <w:divBdr>
        <w:top w:val="none" w:sz="0" w:space="0" w:color="auto"/>
        <w:left w:val="none" w:sz="0" w:space="0" w:color="auto"/>
        <w:bottom w:val="none" w:sz="0" w:space="0" w:color="auto"/>
        <w:right w:val="none" w:sz="0" w:space="0" w:color="auto"/>
      </w:divBdr>
    </w:div>
    <w:div w:id="1629048823">
      <w:bodyDiv w:val="1"/>
      <w:marLeft w:val="0"/>
      <w:marRight w:val="0"/>
      <w:marTop w:val="0"/>
      <w:marBottom w:val="0"/>
      <w:divBdr>
        <w:top w:val="none" w:sz="0" w:space="0" w:color="auto"/>
        <w:left w:val="none" w:sz="0" w:space="0" w:color="auto"/>
        <w:bottom w:val="none" w:sz="0" w:space="0" w:color="auto"/>
        <w:right w:val="none" w:sz="0" w:space="0" w:color="auto"/>
      </w:divBdr>
    </w:div>
    <w:div w:id="1629432731">
      <w:bodyDiv w:val="1"/>
      <w:marLeft w:val="0"/>
      <w:marRight w:val="0"/>
      <w:marTop w:val="0"/>
      <w:marBottom w:val="0"/>
      <w:divBdr>
        <w:top w:val="none" w:sz="0" w:space="0" w:color="auto"/>
        <w:left w:val="none" w:sz="0" w:space="0" w:color="auto"/>
        <w:bottom w:val="none" w:sz="0" w:space="0" w:color="auto"/>
        <w:right w:val="none" w:sz="0" w:space="0" w:color="auto"/>
      </w:divBdr>
    </w:div>
    <w:div w:id="1630286581">
      <w:bodyDiv w:val="1"/>
      <w:marLeft w:val="0"/>
      <w:marRight w:val="0"/>
      <w:marTop w:val="0"/>
      <w:marBottom w:val="0"/>
      <w:divBdr>
        <w:top w:val="none" w:sz="0" w:space="0" w:color="auto"/>
        <w:left w:val="none" w:sz="0" w:space="0" w:color="auto"/>
        <w:bottom w:val="none" w:sz="0" w:space="0" w:color="auto"/>
        <w:right w:val="none" w:sz="0" w:space="0" w:color="auto"/>
      </w:divBdr>
    </w:div>
    <w:div w:id="1630554096">
      <w:bodyDiv w:val="1"/>
      <w:marLeft w:val="0"/>
      <w:marRight w:val="0"/>
      <w:marTop w:val="0"/>
      <w:marBottom w:val="0"/>
      <w:divBdr>
        <w:top w:val="none" w:sz="0" w:space="0" w:color="auto"/>
        <w:left w:val="none" w:sz="0" w:space="0" w:color="auto"/>
        <w:bottom w:val="none" w:sz="0" w:space="0" w:color="auto"/>
        <w:right w:val="none" w:sz="0" w:space="0" w:color="auto"/>
      </w:divBdr>
    </w:div>
    <w:div w:id="1632588154">
      <w:bodyDiv w:val="1"/>
      <w:marLeft w:val="0"/>
      <w:marRight w:val="0"/>
      <w:marTop w:val="0"/>
      <w:marBottom w:val="0"/>
      <w:divBdr>
        <w:top w:val="none" w:sz="0" w:space="0" w:color="auto"/>
        <w:left w:val="none" w:sz="0" w:space="0" w:color="auto"/>
        <w:bottom w:val="none" w:sz="0" w:space="0" w:color="auto"/>
        <w:right w:val="none" w:sz="0" w:space="0" w:color="auto"/>
      </w:divBdr>
    </w:div>
    <w:div w:id="1634209667">
      <w:bodyDiv w:val="1"/>
      <w:marLeft w:val="0"/>
      <w:marRight w:val="0"/>
      <w:marTop w:val="0"/>
      <w:marBottom w:val="0"/>
      <w:divBdr>
        <w:top w:val="none" w:sz="0" w:space="0" w:color="auto"/>
        <w:left w:val="none" w:sz="0" w:space="0" w:color="auto"/>
        <w:bottom w:val="none" w:sz="0" w:space="0" w:color="auto"/>
        <w:right w:val="none" w:sz="0" w:space="0" w:color="auto"/>
      </w:divBdr>
    </w:div>
    <w:div w:id="1635989762">
      <w:bodyDiv w:val="1"/>
      <w:marLeft w:val="0"/>
      <w:marRight w:val="0"/>
      <w:marTop w:val="0"/>
      <w:marBottom w:val="0"/>
      <w:divBdr>
        <w:top w:val="none" w:sz="0" w:space="0" w:color="auto"/>
        <w:left w:val="none" w:sz="0" w:space="0" w:color="auto"/>
        <w:bottom w:val="none" w:sz="0" w:space="0" w:color="auto"/>
        <w:right w:val="none" w:sz="0" w:space="0" w:color="auto"/>
      </w:divBdr>
    </w:div>
    <w:div w:id="1638683716">
      <w:bodyDiv w:val="1"/>
      <w:marLeft w:val="0"/>
      <w:marRight w:val="0"/>
      <w:marTop w:val="0"/>
      <w:marBottom w:val="0"/>
      <w:divBdr>
        <w:top w:val="none" w:sz="0" w:space="0" w:color="auto"/>
        <w:left w:val="none" w:sz="0" w:space="0" w:color="auto"/>
        <w:bottom w:val="none" w:sz="0" w:space="0" w:color="auto"/>
        <w:right w:val="none" w:sz="0" w:space="0" w:color="auto"/>
      </w:divBdr>
    </w:div>
    <w:div w:id="1639264971">
      <w:bodyDiv w:val="1"/>
      <w:marLeft w:val="0"/>
      <w:marRight w:val="0"/>
      <w:marTop w:val="0"/>
      <w:marBottom w:val="0"/>
      <w:divBdr>
        <w:top w:val="none" w:sz="0" w:space="0" w:color="auto"/>
        <w:left w:val="none" w:sz="0" w:space="0" w:color="auto"/>
        <w:bottom w:val="none" w:sz="0" w:space="0" w:color="auto"/>
        <w:right w:val="none" w:sz="0" w:space="0" w:color="auto"/>
      </w:divBdr>
    </w:div>
    <w:div w:id="1640307286">
      <w:bodyDiv w:val="1"/>
      <w:marLeft w:val="0"/>
      <w:marRight w:val="0"/>
      <w:marTop w:val="0"/>
      <w:marBottom w:val="0"/>
      <w:divBdr>
        <w:top w:val="none" w:sz="0" w:space="0" w:color="auto"/>
        <w:left w:val="none" w:sz="0" w:space="0" w:color="auto"/>
        <w:bottom w:val="none" w:sz="0" w:space="0" w:color="auto"/>
        <w:right w:val="none" w:sz="0" w:space="0" w:color="auto"/>
      </w:divBdr>
    </w:div>
    <w:div w:id="1640381048">
      <w:bodyDiv w:val="1"/>
      <w:marLeft w:val="0"/>
      <w:marRight w:val="0"/>
      <w:marTop w:val="0"/>
      <w:marBottom w:val="0"/>
      <w:divBdr>
        <w:top w:val="none" w:sz="0" w:space="0" w:color="auto"/>
        <w:left w:val="none" w:sz="0" w:space="0" w:color="auto"/>
        <w:bottom w:val="none" w:sz="0" w:space="0" w:color="auto"/>
        <w:right w:val="none" w:sz="0" w:space="0" w:color="auto"/>
      </w:divBdr>
    </w:div>
    <w:div w:id="1640913834">
      <w:bodyDiv w:val="1"/>
      <w:marLeft w:val="0"/>
      <w:marRight w:val="0"/>
      <w:marTop w:val="0"/>
      <w:marBottom w:val="0"/>
      <w:divBdr>
        <w:top w:val="none" w:sz="0" w:space="0" w:color="auto"/>
        <w:left w:val="none" w:sz="0" w:space="0" w:color="auto"/>
        <w:bottom w:val="none" w:sz="0" w:space="0" w:color="auto"/>
        <w:right w:val="none" w:sz="0" w:space="0" w:color="auto"/>
      </w:divBdr>
    </w:div>
    <w:div w:id="1641688033">
      <w:bodyDiv w:val="1"/>
      <w:marLeft w:val="0"/>
      <w:marRight w:val="0"/>
      <w:marTop w:val="0"/>
      <w:marBottom w:val="0"/>
      <w:divBdr>
        <w:top w:val="none" w:sz="0" w:space="0" w:color="auto"/>
        <w:left w:val="none" w:sz="0" w:space="0" w:color="auto"/>
        <w:bottom w:val="none" w:sz="0" w:space="0" w:color="auto"/>
        <w:right w:val="none" w:sz="0" w:space="0" w:color="auto"/>
      </w:divBdr>
    </w:div>
    <w:div w:id="1641880966">
      <w:bodyDiv w:val="1"/>
      <w:marLeft w:val="0"/>
      <w:marRight w:val="0"/>
      <w:marTop w:val="0"/>
      <w:marBottom w:val="0"/>
      <w:divBdr>
        <w:top w:val="none" w:sz="0" w:space="0" w:color="auto"/>
        <w:left w:val="none" w:sz="0" w:space="0" w:color="auto"/>
        <w:bottom w:val="none" w:sz="0" w:space="0" w:color="auto"/>
        <w:right w:val="none" w:sz="0" w:space="0" w:color="auto"/>
      </w:divBdr>
    </w:div>
    <w:div w:id="1642617824">
      <w:bodyDiv w:val="1"/>
      <w:marLeft w:val="0"/>
      <w:marRight w:val="0"/>
      <w:marTop w:val="0"/>
      <w:marBottom w:val="0"/>
      <w:divBdr>
        <w:top w:val="none" w:sz="0" w:space="0" w:color="auto"/>
        <w:left w:val="none" w:sz="0" w:space="0" w:color="auto"/>
        <w:bottom w:val="none" w:sz="0" w:space="0" w:color="auto"/>
        <w:right w:val="none" w:sz="0" w:space="0" w:color="auto"/>
      </w:divBdr>
    </w:div>
    <w:div w:id="1642804574">
      <w:bodyDiv w:val="1"/>
      <w:marLeft w:val="0"/>
      <w:marRight w:val="0"/>
      <w:marTop w:val="0"/>
      <w:marBottom w:val="0"/>
      <w:divBdr>
        <w:top w:val="none" w:sz="0" w:space="0" w:color="auto"/>
        <w:left w:val="none" w:sz="0" w:space="0" w:color="auto"/>
        <w:bottom w:val="none" w:sz="0" w:space="0" w:color="auto"/>
        <w:right w:val="none" w:sz="0" w:space="0" w:color="auto"/>
      </w:divBdr>
    </w:div>
    <w:div w:id="1642880715">
      <w:bodyDiv w:val="1"/>
      <w:marLeft w:val="0"/>
      <w:marRight w:val="0"/>
      <w:marTop w:val="0"/>
      <w:marBottom w:val="0"/>
      <w:divBdr>
        <w:top w:val="none" w:sz="0" w:space="0" w:color="auto"/>
        <w:left w:val="none" w:sz="0" w:space="0" w:color="auto"/>
        <w:bottom w:val="none" w:sz="0" w:space="0" w:color="auto"/>
        <w:right w:val="none" w:sz="0" w:space="0" w:color="auto"/>
      </w:divBdr>
    </w:div>
    <w:div w:id="1643539019">
      <w:bodyDiv w:val="1"/>
      <w:marLeft w:val="0"/>
      <w:marRight w:val="0"/>
      <w:marTop w:val="0"/>
      <w:marBottom w:val="0"/>
      <w:divBdr>
        <w:top w:val="none" w:sz="0" w:space="0" w:color="auto"/>
        <w:left w:val="none" w:sz="0" w:space="0" w:color="auto"/>
        <w:bottom w:val="none" w:sz="0" w:space="0" w:color="auto"/>
        <w:right w:val="none" w:sz="0" w:space="0" w:color="auto"/>
      </w:divBdr>
    </w:div>
    <w:div w:id="1645038236">
      <w:bodyDiv w:val="1"/>
      <w:marLeft w:val="0"/>
      <w:marRight w:val="0"/>
      <w:marTop w:val="0"/>
      <w:marBottom w:val="0"/>
      <w:divBdr>
        <w:top w:val="none" w:sz="0" w:space="0" w:color="auto"/>
        <w:left w:val="none" w:sz="0" w:space="0" w:color="auto"/>
        <w:bottom w:val="none" w:sz="0" w:space="0" w:color="auto"/>
        <w:right w:val="none" w:sz="0" w:space="0" w:color="auto"/>
      </w:divBdr>
    </w:div>
    <w:div w:id="1646618844">
      <w:bodyDiv w:val="1"/>
      <w:marLeft w:val="0"/>
      <w:marRight w:val="0"/>
      <w:marTop w:val="0"/>
      <w:marBottom w:val="0"/>
      <w:divBdr>
        <w:top w:val="none" w:sz="0" w:space="0" w:color="auto"/>
        <w:left w:val="none" w:sz="0" w:space="0" w:color="auto"/>
        <w:bottom w:val="none" w:sz="0" w:space="0" w:color="auto"/>
        <w:right w:val="none" w:sz="0" w:space="0" w:color="auto"/>
      </w:divBdr>
    </w:div>
    <w:div w:id="1647396226">
      <w:bodyDiv w:val="1"/>
      <w:marLeft w:val="0"/>
      <w:marRight w:val="0"/>
      <w:marTop w:val="0"/>
      <w:marBottom w:val="0"/>
      <w:divBdr>
        <w:top w:val="none" w:sz="0" w:space="0" w:color="auto"/>
        <w:left w:val="none" w:sz="0" w:space="0" w:color="auto"/>
        <w:bottom w:val="none" w:sz="0" w:space="0" w:color="auto"/>
        <w:right w:val="none" w:sz="0" w:space="0" w:color="auto"/>
      </w:divBdr>
    </w:div>
    <w:div w:id="1648902377">
      <w:bodyDiv w:val="1"/>
      <w:marLeft w:val="0"/>
      <w:marRight w:val="0"/>
      <w:marTop w:val="0"/>
      <w:marBottom w:val="0"/>
      <w:divBdr>
        <w:top w:val="none" w:sz="0" w:space="0" w:color="auto"/>
        <w:left w:val="none" w:sz="0" w:space="0" w:color="auto"/>
        <w:bottom w:val="none" w:sz="0" w:space="0" w:color="auto"/>
        <w:right w:val="none" w:sz="0" w:space="0" w:color="auto"/>
      </w:divBdr>
    </w:div>
    <w:div w:id="1649091963">
      <w:bodyDiv w:val="1"/>
      <w:marLeft w:val="0"/>
      <w:marRight w:val="0"/>
      <w:marTop w:val="0"/>
      <w:marBottom w:val="0"/>
      <w:divBdr>
        <w:top w:val="none" w:sz="0" w:space="0" w:color="auto"/>
        <w:left w:val="none" w:sz="0" w:space="0" w:color="auto"/>
        <w:bottom w:val="none" w:sz="0" w:space="0" w:color="auto"/>
        <w:right w:val="none" w:sz="0" w:space="0" w:color="auto"/>
      </w:divBdr>
    </w:div>
    <w:div w:id="1649480682">
      <w:bodyDiv w:val="1"/>
      <w:marLeft w:val="0"/>
      <w:marRight w:val="0"/>
      <w:marTop w:val="0"/>
      <w:marBottom w:val="0"/>
      <w:divBdr>
        <w:top w:val="none" w:sz="0" w:space="0" w:color="auto"/>
        <w:left w:val="none" w:sz="0" w:space="0" w:color="auto"/>
        <w:bottom w:val="none" w:sz="0" w:space="0" w:color="auto"/>
        <w:right w:val="none" w:sz="0" w:space="0" w:color="auto"/>
      </w:divBdr>
    </w:div>
    <w:div w:id="1650288311">
      <w:bodyDiv w:val="1"/>
      <w:marLeft w:val="0"/>
      <w:marRight w:val="0"/>
      <w:marTop w:val="0"/>
      <w:marBottom w:val="0"/>
      <w:divBdr>
        <w:top w:val="none" w:sz="0" w:space="0" w:color="auto"/>
        <w:left w:val="none" w:sz="0" w:space="0" w:color="auto"/>
        <w:bottom w:val="none" w:sz="0" w:space="0" w:color="auto"/>
        <w:right w:val="none" w:sz="0" w:space="0" w:color="auto"/>
      </w:divBdr>
    </w:div>
    <w:div w:id="1651978684">
      <w:bodyDiv w:val="1"/>
      <w:marLeft w:val="0"/>
      <w:marRight w:val="0"/>
      <w:marTop w:val="0"/>
      <w:marBottom w:val="0"/>
      <w:divBdr>
        <w:top w:val="none" w:sz="0" w:space="0" w:color="auto"/>
        <w:left w:val="none" w:sz="0" w:space="0" w:color="auto"/>
        <w:bottom w:val="none" w:sz="0" w:space="0" w:color="auto"/>
        <w:right w:val="none" w:sz="0" w:space="0" w:color="auto"/>
      </w:divBdr>
    </w:div>
    <w:div w:id="1652128163">
      <w:bodyDiv w:val="1"/>
      <w:marLeft w:val="0"/>
      <w:marRight w:val="0"/>
      <w:marTop w:val="0"/>
      <w:marBottom w:val="0"/>
      <w:divBdr>
        <w:top w:val="none" w:sz="0" w:space="0" w:color="auto"/>
        <w:left w:val="none" w:sz="0" w:space="0" w:color="auto"/>
        <w:bottom w:val="none" w:sz="0" w:space="0" w:color="auto"/>
        <w:right w:val="none" w:sz="0" w:space="0" w:color="auto"/>
      </w:divBdr>
    </w:div>
    <w:div w:id="1652901655">
      <w:bodyDiv w:val="1"/>
      <w:marLeft w:val="0"/>
      <w:marRight w:val="0"/>
      <w:marTop w:val="0"/>
      <w:marBottom w:val="0"/>
      <w:divBdr>
        <w:top w:val="none" w:sz="0" w:space="0" w:color="auto"/>
        <w:left w:val="none" w:sz="0" w:space="0" w:color="auto"/>
        <w:bottom w:val="none" w:sz="0" w:space="0" w:color="auto"/>
        <w:right w:val="none" w:sz="0" w:space="0" w:color="auto"/>
      </w:divBdr>
    </w:div>
    <w:div w:id="1653022822">
      <w:bodyDiv w:val="1"/>
      <w:marLeft w:val="0"/>
      <w:marRight w:val="0"/>
      <w:marTop w:val="0"/>
      <w:marBottom w:val="0"/>
      <w:divBdr>
        <w:top w:val="none" w:sz="0" w:space="0" w:color="auto"/>
        <w:left w:val="none" w:sz="0" w:space="0" w:color="auto"/>
        <w:bottom w:val="none" w:sz="0" w:space="0" w:color="auto"/>
        <w:right w:val="none" w:sz="0" w:space="0" w:color="auto"/>
      </w:divBdr>
    </w:div>
    <w:div w:id="1653564512">
      <w:bodyDiv w:val="1"/>
      <w:marLeft w:val="0"/>
      <w:marRight w:val="0"/>
      <w:marTop w:val="0"/>
      <w:marBottom w:val="0"/>
      <w:divBdr>
        <w:top w:val="none" w:sz="0" w:space="0" w:color="auto"/>
        <w:left w:val="none" w:sz="0" w:space="0" w:color="auto"/>
        <w:bottom w:val="none" w:sz="0" w:space="0" w:color="auto"/>
        <w:right w:val="none" w:sz="0" w:space="0" w:color="auto"/>
      </w:divBdr>
    </w:div>
    <w:div w:id="1654216255">
      <w:bodyDiv w:val="1"/>
      <w:marLeft w:val="0"/>
      <w:marRight w:val="0"/>
      <w:marTop w:val="0"/>
      <w:marBottom w:val="0"/>
      <w:divBdr>
        <w:top w:val="none" w:sz="0" w:space="0" w:color="auto"/>
        <w:left w:val="none" w:sz="0" w:space="0" w:color="auto"/>
        <w:bottom w:val="none" w:sz="0" w:space="0" w:color="auto"/>
        <w:right w:val="none" w:sz="0" w:space="0" w:color="auto"/>
      </w:divBdr>
    </w:div>
    <w:div w:id="1654217392">
      <w:bodyDiv w:val="1"/>
      <w:marLeft w:val="0"/>
      <w:marRight w:val="0"/>
      <w:marTop w:val="0"/>
      <w:marBottom w:val="0"/>
      <w:divBdr>
        <w:top w:val="none" w:sz="0" w:space="0" w:color="auto"/>
        <w:left w:val="none" w:sz="0" w:space="0" w:color="auto"/>
        <w:bottom w:val="none" w:sz="0" w:space="0" w:color="auto"/>
        <w:right w:val="none" w:sz="0" w:space="0" w:color="auto"/>
      </w:divBdr>
    </w:div>
    <w:div w:id="1654990053">
      <w:bodyDiv w:val="1"/>
      <w:marLeft w:val="0"/>
      <w:marRight w:val="0"/>
      <w:marTop w:val="0"/>
      <w:marBottom w:val="0"/>
      <w:divBdr>
        <w:top w:val="none" w:sz="0" w:space="0" w:color="auto"/>
        <w:left w:val="none" w:sz="0" w:space="0" w:color="auto"/>
        <w:bottom w:val="none" w:sz="0" w:space="0" w:color="auto"/>
        <w:right w:val="none" w:sz="0" w:space="0" w:color="auto"/>
      </w:divBdr>
    </w:div>
    <w:div w:id="1656566360">
      <w:bodyDiv w:val="1"/>
      <w:marLeft w:val="0"/>
      <w:marRight w:val="0"/>
      <w:marTop w:val="0"/>
      <w:marBottom w:val="0"/>
      <w:divBdr>
        <w:top w:val="none" w:sz="0" w:space="0" w:color="auto"/>
        <w:left w:val="none" w:sz="0" w:space="0" w:color="auto"/>
        <w:bottom w:val="none" w:sz="0" w:space="0" w:color="auto"/>
        <w:right w:val="none" w:sz="0" w:space="0" w:color="auto"/>
      </w:divBdr>
    </w:div>
    <w:div w:id="1657034231">
      <w:bodyDiv w:val="1"/>
      <w:marLeft w:val="0"/>
      <w:marRight w:val="0"/>
      <w:marTop w:val="0"/>
      <w:marBottom w:val="0"/>
      <w:divBdr>
        <w:top w:val="none" w:sz="0" w:space="0" w:color="auto"/>
        <w:left w:val="none" w:sz="0" w:space="0" w:color="auto"/>
        <w:bottom w:val="none" w:sz="0" w:space="0" w:color="auto"/>
        <w:right w:val="none" w:sz="0" w:space="0" w:color="auto"/>
      </w:divBdr>
    </w:div>
    <w:div w:id="1657102900">
      <w:bodyDiv w:val="1"/>
      <w:marLeft w:val="0"/>
      <w:marRight w:val="0"/>
      <w:marTop w:val="0"/>
      <w:marBottom w:val="0"/>
      <w:divBdr>
        <w:top w:val="none" w:sz="0" w:space="0" w:color="auto"/>
        <w:left w:val="none" w:sz="0" w:space="0" w:color="auto"/>
        <w:bottom w:val="none" w:sz="0" w:space="0" w:color="auto"/>
        <w:right w:val="none" w:sz="0" w:space="0" w:color="auto"/>
      </w:divBdr>
    </w:div>
    <w:div w:id="1657296799">
      <w:bodyDiv w:val="1"/>
      <w:marLeft w:val="0"/>
      <w:marRight w:val="0"/>
      <w:marTop w:val="0"/>
      <w:marBottom w:val="0"/>
      <w:divBdr>
        <w:top w:val="none" w:sz="0" w:space="0" w:color="auto"/>
        <w:left w:val="none" w:sz="0" w:space="0" w:color="auto"/>
        <w:bottom w:val="none" w:sz="0" w:space="0" w:color="auto"/>
        <w:right w:val="none" w:sz="0" w:space="0" w:color="auto"/>
      </w:divBdr>
    </w:div>
    <w:div w:id="1658147372">
      <w:bodyDiv w:val="1"/>
      <w:marLeft w:val="0"/>
      <w:marRight w:val="0"/>
      <w:marTop w:val="0"/>
      <w:marBottom w:val="0"/>
      <w:divBdr>
        <w:top w:val="none" w:sz="0" w:space="0" w:color="auto"/>
        <w:left w:val="none" w:sz="0" w:space="0" w:color="auto"/>
        <w:bottom w:val="none" w:sz="0" w:space="0" w:color="auto"/>
        <w:right w:val="none" w:sz="0" w:space="0" w:color="auto"/>
      </w:divBdr>
    </w:div>
    <w:div w:id="1658344211">
      <w:bodyDiv w:val="1"/>
      <w:marLeft w:val="0"/>
      <w:marRight w:val="0"/>
      <w:marTop w:val="0"/>
      <w:marBottom w:val="0"/>
      <w:divBdr>
        <w:top w:val="none" w:sz="0" w:space="0" w:color="auto"/>
        <w:left w:val="none" w:sz="0" w:space="0" w:color="auto"/>
        <w:bottom w:val="none" w:sz="0" w:space="0" w:color="auto"/>
        <w:right w:val="none" w:sz="0" w:space="0" w:color="auto"/>
      </w:divBdr>
    </w:div>
    <w:div w:id="1658992854">
      <w:bodyDiv w:val="1"/>
      <w:marLeft w:val="0"/>
      <w:marRight w:val="0"/>
      <w:marTop w:val="0"/>
      <w:marBottom w:val="0"/>
      <w:divBdr>
        <w:top w:val="none" w:sz="0" w:space="0" w:color="auto"/>
        <w:left w:val="none" w:sz="0" w:space="0" w:color="auto"/>
        <w:bottom w:val="none" w:sz="0" w:space="0" w:color="auto"/>
        <w:right w:val="none" w:sz="0" w:space="0" w:color="auto"/>
      </w:divBdr>
    </w:div>
    <w:div w:id="1661692081">
      <w:bodyDiv w:val="1"/>
      <w:marLeft w:val="0"/>
      <w:marRight w:val="0"/>
      <w:marTop w:val="0"/>
      <w:marBottom w:val="0"/>
      <w:divBdr>
        <w:top w:val="none" w:sz="0" w:space="0" w:color="auto"/>
        <w:left w:val="none" w:sz="0" w:space="0" w:color="auto"/>
        <w:bottom w:val="none" w:sz="0" w:space="0" w:color="auto"/>
        <w:right w:val="none" w:sz="0" w:space="0" w:color="auto"/>
      </w:divBdr>
    </w:div>
    <w:div w:id="1661805522">
      <w:bodyDiv w:val="1"/>
      <w:marLeft w:val="0"/>
      <w:marRight w:val="0"/>
      <w:marTop w:val="0"/>
      <w:marBottom w:val="0"/>
      <w:divBdr>
        <w:top w:val="none" w:sz="0" w:space="0" w:color="auto"/>
        <w:left w:val="none" w:sz="0" w:space="0" w:color="auto"/>
        <w:bottom w:val="none" w:sz="0" w:space="0" w:color="auto"/>
        <w:right w:val="none" w:sz="0" w:space="0" w:color="auto"/>
      </w:divBdr>
    </w:div>
    <w:div w:id="1662847729">
      <w:bodyDiv w:val="1"/>
      <w:marLeft w:val="0"/>
      <w:marRight w:val="0"/>
      <w:marTop w:val="0"/>
      <w:marBottom w:val="0"/>
      <w:divBdr>
        <w:top w:val="none" w:sz="0" w:space="0" w:color="auto"/>
        <w:left w:val="none" w:sz="0" w:space="0" w:color="auto"/>
        <w:bottom w:val="none" w:sz="0" w:space="0" w:color="auto"/>
        <w:right w:val="none" w:sz="0" w:space="0" w:color="auto"/>
      </w:divBdr>
    </w:div>
    <w:div w:id="1663003890">
      <w:bodyDiv w:val="1"/>
      <w:marLeft w:val="0"/>
      <w:marRight w:val="0"/>
      <w:marTop w:val="0"/>
      <w:marBottom w:val="0"/>
      <w:divBdr>
        <w:top w:val="none" w:sz="0" w:space="0" w:color="auto"/>
        <w:left w:val="none" w:sz="0" w:space="0" w:color="auto"/>
        <w:bottom w:val="none" w:sz="0" w:space="0" w:color="auto"/>
        <w:right w:val="none" w:sz="0" w:space="0" w:color="auto"/>
      </w:divBdr>
    </w:div>
    <w:div w:id="1663193277">
      <w:bodyDiv w:val="1"/>
      <w:marLeft w:val="0"/>
      <w:marRight w:val="0"/>
      <w:marTop w:val="0"/>
      <w:marBottom w:val="0"/>
      <w:divBdr>
        <w:top w:val="none" w:sz="0" w:space="0" w:color="auto"/>
        <w:left w:val="none" w:sz="0" w:space="0" w:color="auto"/>
        <w:bottom w:val="none" w:sz="0" w:space="0" w:color="auto"/>
        <w:right w:val="none" w:sz="0" w:space="0" w:color="auto"/>
      </w:divBdr>
    </w:div>
    <w:div w:id="1663386791">
      <w:bodyDiv w:val="1"/>
      <w:marLeft w:val="0"/>
      <w:marRight w:val="0"/>
      <w:marTop w:val="0"/>
      <w:marBottom w:val="0"/>
      <w:divBdr>
        <w:top w:val="none" w:sz="0" w:space="0" w:color="auto"/>
        <w:left w:val="none" w:sz="0" w:space="0" w:color="auto"/>
        <w:bottom w:val="none" w:sz="0" w:space="0" w:color="auto"/>
        <w:right w:val="none" w:sz="0" w:space="0" w:color="auto"/>
      </w:divBdr>
    </w:div>
    <w:div w:id="1664237112">
      <w:bodyDiv w:val="1"/>
      <w:marLeft w:val="0"/>
      <w:marRight w:val="0"/>
      <w:marTop w:val="0"/>
      <w:marBottom w:val="0"/>
      <w:divBdr>
        <w:top w:val="none" w:sz="0" w:space="0" w:color="auto"/>
        <w:left w:val="none" w:sz="0" w:space="0" w:color="auto"/>
        <w:bottom w:val="none" w:sz="0" w:space="0" w:color="auto"/>
        <w:right w:val="none" w:sz="0" w:space="0" w:color="auto"/>
      </w:divBdr>
    </w:div>
    <w:div w:id="1664550879">
      <w:bodyDiv w:val="1"/>
      <w:marLeft w:val="0"/>
      <w:marRight w:val="0"/>
      <w:marTop w:val="0"/>
      <w:marBottom w:val="0"/>
      <w:divBdr>
        <w:top w:val="none" w:sz="0" w:space="0" w:color="auto"/>
        <w:left w:val="none" w:sz="0" w:space="0" w:color="auto"/>
        <w:bottom w:val="none" w:sz="0" w:space="0" w:color="auto"/>
        <w:right w:val="none" w:sz="0" w:space="0" w:color="auto"/>
      </w:divBdr>
    </w:div>
    <w:div w:id="1667515448">
      <w:bodyDiv w:val="1"/>
      <w:marLeft w:val="0"/>
      <w:marRight w:val="0"/>
      <w:marTop w:val="0"/>
      <w:marBottom w:val="0"/>
      <w:divBdr>
        <w:top w:val="none" w:sz="0" w:space="0" w:color="auto"/>
        <w:left w:val="none" w:sz="0" w:space="0" w:color="auto"/>
        <w:bottom w:val="none" w:sz="0" w:space="0" w:color="auto"/>
        <w:right w:val="none" w:sz="0" w:space="0" w:color="auto"/>
      </w:divBdr>
    </w:div>
    <w:div w:id="1669286959">
      <w:bodyDiv w:val="1"/>
      <w:marLeft w:val="0"/>
      <w:marRight w:val="0"/>
      <w:marTop w:val="0"/>
      <w:marBottom w:val="0"/>
      <w:divBdr>
        <w:top w:val="none" w:sz="0" w:space="0" w:color="auto"/>
        <w:left w:val="none" w:sz="0" w:space="0" w:color="auto"/>
        <w:bottom w:val="none" w:sz="0" w:space="0" w:color="auto"/>
        <w:right w:val="none" w:sz="0" w:space="0" w:color="auto"/>
      </w:divBdr>
    </w:div>
    <w:div w:id="1669357511">
      <w:bodyDiv w:val="1"/>
      <w:marLeft w:val="0"/>
      <w:marRight w:val="0"/>
      <w:marTop w:val="0"/>
      <w:marBottom w:val="0"/>
      <w:divBdr>
        <w:top w:val="none" w:sz="0" w:space="0" w:color="auto"/>
        <w:left w:val="none" w:sz="0" w:space="0" w:color="auto"/>
        <w:bottom w:val="none" w:sz="0" w:space="0" w:color="auto"/>
        <w:right w:val="none" w:sz="0" w:space="0" w:color="auto"/>
      </w:divBdr>
    </w:div>
    <w:div w:id="1670477920">
      <w:bodyDiv w:val="1"/>
      <w:marLeft w:val="0"/>
      <w:marRight w:val="0"/>
      <w:marTop w:val="0"/>
      <w:marBottom w:val="0"/>
      <w:divBdr>
        <w:top w:val="none" w:sz="0" w:space="0" w:color="auto"/>
        <w:left w:val="none" w:sz="0" w:space="0" w:color="auto"/>
        <w:bottom w:val="none" w:sz="0" w:space="0" w:color="auto"/>
        <w:right w:val="none" w:sz="0" w:space="0" w:color="auto"/>
      </w:divBdr>
    </w:div>
    <w:div w:id="1671449534">
      <w:bodyDiv w:val="1"/>
      <w:marLeft w:val="0"/>
      <w:marRight w:val="0"/>
      <w:marTop w:val="0"/>
      <w:marBottom w:val="0"/>
      <w:divBdr>
        <w:top w:val="none" w:sz="0" w:space="0" w:color="auto"/>
        <w:left w:val="none" w:sz="0" w:space="0" w:color="auto"/>
        <w:bottom w:val="none" w:sz="0" w:space="0" w:color="auto"/>
        <w:right w:val="none" w:sz="0" w:space="0" w:color="auto"/>
      </w:divBdr>
    </w:div>
    <w:div w:id="1671788225">
      <w:bodyDiv w:val="1"/>
      <w:marLeft w:val="0"/>
      <w:marRight w:val="0"/>
      <w:marTop w:val="0"/>
      <w:marBottom w:val="0"/>
      <w:divBdr>
        <w:top w:val="none" w:sz="0" w:space="0" w:color="auto"/>
        <w:left w:val="none" w:sz="0" w:space="0" w:color="auto"/>
        <w:bottom w:val="none" w:sz="0" w:space="0" w:color="auto"/>
        <w:right w:val="none" w:sz="0" w:space="0" w:color="auto"/>
      </w:divBdr>
    </w:div>
    <w:div w:id="1672947418">
      <w:bodyDiv w:val="1"/>
      <w:marLeft w:val="0"/>
      <w:marRight w:val="0"/>
      <w:marTop w:val="0"/>
      <w:marBottom w:val="0"/>
      <w:divBdr>
        <w:top w:val="none" w:sz="0" w:space="0" w:color="auto"/>
        <w:left w:val="none" w:sz="0" w:space="0" w:color="auto"/>
        <w:bottom w:val="none" w:sz="0" w:space="0" w:color="auto"/>
        <w:right w:val="none" w:sz="0" w:space="0" w:color="auto"/>
      </w:divBdr>
    </w:div>
    <w:div w:id="1674451258">
      <w:bodyDiv w:val="1"/>
      <w:marLeft w:val="0"/>
      <w:marRight w:val="0"/>
      <w:marTop w:val="0"/>
      <w:marBottom w:val="0"/>
      <w:divBdr>
        <w:top w:val="none" w:sz="0" w:space="0" w:color="auto"/>
        <w:left w:val="none" w:sz="0" w:space="0" w:color="auto"/>
        <w:bottom w:val="none" w:sz="0" w:space="0" w:color="auto"/>
        <w:right w:val="none" w:sz="0" w:space="0" w:color="auto"/>
      </w:divBdr>
    </w:div>
    <w:div w:id="1675721624">
      <w:bodyDiv w:val="1"/>
      <w:marLeft w:val="0"/>
      <w:marRight w:val="0"/>
      <w:marTop w:val="0"/>
      <w:marBottom w:val="0"/>
      <w:divBdr>
        <w:top w:val="none" w:sz="0" w:space="0" w:color="auto"/>
        <w:left w:val="none" w:sz="0" w:space="0" w:color="auto"/>
        <w:bottom w:val="none" w:sz="0" w:space="0" w:color="auto"/>
        <w:right w:val="none" w:sz="0" w:space="0" w:color="auto"/>
      </w:divBdr>
    </w:div>
    <w:div w:id="1676373000">
      <w:bodyDiv w:val="1"/>
      <w:marLeft w:val="0"/>
      <w:marRight w:val="0"/>
      <w:marTop w:val="0"/>
      <w:marBottom w:val="0"/>
      <w:divBdr>
        <w:top w:val="none" w:sz="0" w:space="0" w:color="auto"/>
        <w:left w:val="none" w:sz="0" w:space="0" w:color="auto"/>
        <w:bottom w:val="none" w:sz="0" w:space="0" w:color="auto"/>
        <w:right w:val="none" w:sz="0" w:space="0" w:color="auto"/>
      </w:divBdr>
    </w:div>
    <w:div w:id="1676760919">
      <w:bodyDiv w:val="1"/>
      <w:marLeft w:val="0"/>
      <w:marRight w:val="0"/>
      <w:marTop w:val="0"/>
      <w:marBottom w:val="0"/>
      <w:divBdr>
        <w:top w:val="none" w:sz="0" w:space="0" w:color="auto"/>
        <w:left w:val="none" w:sz="0" w:space="0" w:color="auto"/>
        <w:bottom w:val="none" w:sz="0" w:space="0" w:color="auto"/>
        <w:right w:val="none" w:sz="0" w:space="0" w:color="auto"/>
      </w:divBdr>
    </w:div>
    <w:div w:id="1678920605">
      <w:bodyDiv w:val="1"/>
      <w:marLeft w:val="0"/>
      <w:marRight w:val="0"/>
      <w:marTop w:val="0"/>
      <w:marBottom w:val="0"/>
      <w:divBdr>
        <w:top w:val="none" w:sz="0" w:space="0" w:color="auto"/>
        <w:left w:val="none" w:sz="0" w:space="0" w:color="auto"/>
        <w:bottom w:val="none" w:sz="0" w:space="0" w:color="auto"/>
        <w:right w:val="none" w:sz="0" w:space="0" w:color="auto"/>
      </w:divBdr>
    </w:div>
    <w:div w:id="1679309945">
      <w:bodyDiv w:val="1"/>
      <w:marLeft w:val="0"/>
      <w:marRight w:val="0"/>
      <w:marTop w:val="0"/>
      <w:marBottom w:val="0"/>
      <w:divBdr>
        <w:top w:val="none" w:sz="0" w:space="0" w:color="auto"/>
        <w:left w:val="none" w:sz="0" w:space="0" w:color="auto"/>
        <w:bottom w:val="none" w:sz="0" w:space="0" w:color="auto"/>
        <w:right w:val="none" w:sz="0" w:space="0" w:color="auto"/>
      </w:divBdr>
    </w:div>
    <w:div w:id="1680279899">
      <w:bodyDiv w:val="1"/>
      <w:marLeft w:val="0"/>
      <w:marRight w:val="0"/>
      <w:marTop w:val="0"/>
      <w:marBottom w:val="0"/>
      <w:divBdr>
        <w:top w:val="none" w:sz="0" w:space="0" w:color="auto"/>
        <w:left w:val="none" w:sz="0" w:space="0" w:color="auto"/>
        <w:bottom w:val="none" w:sz="0" w:space="0" w:color="auto"/>
        <w:right w:val="none" w:sz="0" w:space="0" w:color="auto"/>
      </w:divBdr>
    </w:div>
    <w:div w:id="1680350149">
      <w:bodyDiv w:val="1"/>
      <w:marLeft w:val="0"/>
      <w:marRight w:val="0"/>
      <w:marTop w:val="0"/>
      <w:marBottom w:val="0"/>
      <w:divBdr>
        <w:top w:val="none" w:sz="0" w:space="0" w:color="auto"/>
        <w:left w:val="none" w:sz="0" w:space="0" w:color="auto"/>
        <w:bottom w:val="none" w:sz="0" w:space="0" w:color="auto"/>
        <w:right w:val="none" w:sz="0" w:space="0" w:color="auto"/>
      </w:divBdr>
    </w:div>
    <w:div w:id="1680768621">
      <w:bodyDiv w:val="1"/>
      <w:marLeft w:val="0"/>
      <w:marRight w:val="0"/>
      <w:marTop w:val="0"/>
      <w:marBottom w:val="0"/>
      <w:divBdr>
        <w:top w:val="none" w:sz="0" w:space="0" w:color="auto"/>
        <w:left w:val="none" w:sz="0" w:space="0" w:color="auto"/>
        <w:bottom w:val="none" w:sz="0" w:space="0" w:color="auto"/>
        <w:right w:val="none" w:sz="0" w:space="0" w:color="auto"/>
      </w:divBdr>
    </w:div>
    <w:div w:id="1682705057">
      <w:bodyDiv w:val="1"/>
      <w:marLeft w:val="0"/>
      <w:marRight w:val="0"/>
      <w:marTop w:val="0"/>
      <w:marBottom w:val="0"/>
      <w:divBdr>
        <w:top w:val="none" w:sz="0" w:space="0" w:color="auto"/>
        <w:left w:val="none" w:sz="0" w:space="0" w:color="auto"/>
        <w:bottom w:val="none" w:sz="0" w:space="0" w:color="auto"/>
        <w:right w:val="none" w:sz="0" w:space="0" w:color="auto"/>
      </w:divBdr>
    </w:div>
    <w:div w:id="1682783447">
      <w:bodyDiv w:val="1"/>
      <w:marLeft w:val="0"/>
      <w:marRight w:val="0"/>
      <w:marTop w:val="0"/>
      <w:marBottom w:val="0"/>
      <w:divBdr>
        <w:top w:val="none" w:sz="0" w:space="0" w:color="auto"/>
        <w:left w:val="none" w:sz="0" w:space="0" w:color="auto"/>
        <w:bottom w:val="none" w:sz="0" w:space="0" w:color="auto"/>
        <w:right w:val="none" w:sz="0" w:space="0" w:color="auto"/>
      </w:divBdr>
    </w:div>
    <w:div w:id="1683390290">
      <w:bodyDiv w:val="1"/>
      <w:marLeft w:val="0"/>
      <w:marRight w:val="0"/>
      <w:marTop w:val="0"/>
      <w:marBottom w:val="0"/>
      <w:divBdr>
        <w:top w:val="none" w:sz="0" w:space="0" w:color="auto"/>
        <w:left w:val="none" w:sz="0" w:space="0" w:color="auto"/>
        <w:bottom w:val="none" w:sz="0" w:space="0" w:color="auto"/>
        <w:right w:val="none" w:sz="0" w:space="0" w:color="auto"/>
      </w:divBdr>
    </w:div>
    <w:div w:id="1683699540">
      <w:bodyDiv w:val="1"/>
      <w:marLeft w:val="0"/>
      <w:marRight w:val="0"/>
      <w:marTop w:val="0"/>
      <w:marBottom w:val="0"/>
      <w:divBdr>
        <w:top w:val="none" w:sz="0" w:space="0" w:color="auto"/>
        <w:left w:val="none" w:sz="0" w:space="0" w:color="auto"/>
        <w:bottom w:val="none" w:sz="0" w:space="0" w:color="auto"/>
        <w:right w:val="none" w:sz="0" w:space="0" w:color="auto"/>
      </w:divBdr>
    </w:div>
    <w:div w:id="1684436673">
      <w:bodyDiv w:val="1"/>
      <w:marLeft w:val="0"/>
      <w:marRight w:val="0"/>
      <w:marTop w:val="0"/>
      <w:marBottom w:val="0"/>
      <w:divBdr>
        <w:top w:val="none" w:sz="0" w:space="0" w:color="auto"/>
        <w:left w:val="none" w:sz="0" w:space="0" w:color="auto"/>
        <w:bottom w:val="none" w:sz="0" w:space="0" w:color="auto"/>
        <w:right w:val="none" w:sz="0" w:space="0" w:color="auto"/>
      </w:divBdr>
    </w:div>
    <w:div w:id="1685208661">
      <w:bodyDiv w:val="1"/>
      <w:marLeft w:val="0"/>
      <w:marRight w:val="0"/>
      <w:marTop w:val="0"/>
      <w:marBottom w:val="0"/>
      <w:divBdr>
        <w:top w:val="none" w:sz="0" w:space="0" w:color="auto"/>
        <w:left w:val="none" w:sz="0" w:space="0" w:color="auto"/>
        <w:bottom w:val="none" w:sz="0" w:space="0" w:color="auto"/>
        <w:right w:val="none" w:sz="0" w:space="0" w:color="auto"/>
      </w:divBdr>
    </w:div>
    <w:div w:id="1686396348">
      <w:bodyDiv w:val="1"/>
      <w:marLeft w:val="0"/>
      <w:marRight w:val="0"/>
      <w:marTop w:val="0"/>
      <w:marBottom w:val="0"/>
      <w:divBdr>
        <w:top w:val="none" w:sz="0" w:space="0" w:color="auto"/>
        <w:left w:val="none" w:sz="0" w:space="0" w:color="auto"/>
        <w:bottom w:val="none" w:sz="0" w:space="0" w:color="auto"/>
        <w:right w:val="none" w:sz="0" w:space="0" w:color="auto"/>
      </w:divBdr>
    </w:div>
    <w:div w:id="1687093958">
      <w:bodyDiv w:val="1"/>
      <w:marLeft w:val="0"/>
      <w:marRight w:val="0"/>
      <w:marTop w:val="0"/>
      <w:marBottom w:val="0"/>
      <w:divBdr>
        <w:top w:val="none" w:sz="0" w:space="0" w:color="auto"/>
        <w:left w:val="none" w:sz="0" w:space="0" w:color="auto"/>
        <w:bottom w:val="none" w:sz="0" w:space="0" w:color="auto"/>
        <w:right w:val="none" w:sz="0" w:space="0" w:color="auto"/>
      </w:divBdr>
    </w:div>
    <w:div w:id="1688866402">
      <w:bodyDiv w:val="1"/>
      <w:marLeft w:val="0"/>
      <w:marRight w:val="0"/>
      <w:marTop w:val="0"/>
      <w:marBottom w:val="0"/>
      <w:divBdr>
        <w:top w:val="none" w:sz="0" w:space="0" w:color="auto"/>
        <w:left w:val="none" w:sz="0" w:space="0" w:color="auto"/>
        <w:bottom w:val="none" w:sz="0" w:space="0" w:color="auto"/>
        <w:right w:val="none" w:sz="0" w:space="0" w:color="auto"/>
      </w:divBdr>
    </w:div>
    <w:div w:id="1689678221">
      <w:bodyDiv w:val="1"/>
      <w:marLeft w:val="0"/>
      <w:marRight w:val="0"/>
      <w:marTop w:val="0"/>
      <w:marBottom w:val="0"/>
      <w:divBdr>
        <w:top w:val="none" w:sz="0" w:space="0" w:color="auto"/>
        <w:left w:val="none" w:sz="0" w:space="0" w:color="auto"/>
        <w:bottom w:val="none" w:sz="0" w:space="0" w:color="auto"/>
        <w:right w:val="none" w:sz="0" w:space="0" w:color="auto"/>
      </w:divBdr>
    </w:div>
    <w:div w:id="1690794683">
      <w:bodyDiv w:val="1"/>
      <w:marLeft w:val="0"/>
      <w:marRight w:val="0"/>
      <w:marTop w:val="0"/>
      <w:marBottom w:val="0"/>
      <w:divBdr>
        <w:top w:val="none" w:sz="0" w:space="0" w:color="auto"/>
        <w:left w:val="none" w:sz="0" w:space="0" w:color="auto"/>
        <w:bottom w:val="none" w:sz="0" w:space="0" w:color="auto"/>
        <w:right w:val="none" w:sz="0" w:space="0" w:color="auto"/>
      </w:divBdr>
    </w:div>
    <w:div w:id="1691829737">
      <w:bodyDiv w:val="1"/>
      <w:marLeft w:val="0"/>
      <w:marRight w:val="0"/>
      <w:marTop w:val="0"/>
      <w:marBottom w:val="0"/>
      <w:divBdr>
        <w:top w:val="none" w:sz="0" w:space="0" w:color="auto"/>
        <w:left w:val="none" w:sz="0" w:space="0" w:color="auto"/>
        <w:bottom w:val="none" w:sz="0" w:space="0" w:color="auto"/>
        <w:right w:val="none" w:sz="0" w:space="0" w:color="auto"/>
      </w:divBdr>
    </w:div>
    <w:div w:id="1694652899">
      <w:bodyDiv w:val="1"/>
      <w:marLeft w:val="0"/>
      <w:marRight w:val="0"/>
      <w:marTop w:val="0"/>
      <w:marBottom w:val="0"/>
      <w:divBdr>
        <w:top w:val="none" w:sz="0" w:space="0" w:color="auto"/>
        <w:left w:val="none" w:sz="0" w:space="0" w:color="auto"/>
        <w:bottom w:val="none" w:sz="0" w:space="0" w:color="auto"/>
        <w:right w:val="none" w:sz="0" w:space="0" w:color="auto"/>
      </w:divBdr>
    </w:div>
    <w:div w:id="1695572478">
      <w:bodyDiv w:val="1"/>
      <w:marLeft w:val="0"/>
      <w:marRight w:val="0"/>
      <w:marTop w:val="0"/>
      <w:marBottom w:val="0"/>
      <w:divBdr>
        <w:top w:val="none" w:sz="0" w:space="0" w:color="auto"/>
        <w:left w:val="none" w:sz="0" w:space="0" w:color="auto"/>
        <w:bottom w:val="none" w:sz="0" w:space="0" w:color="auto"/>
        <w:right w:val="none" w:sz="0" w:space="0" w:color="auto"/>
      </w:divBdr>
    </w:div>
    <w:div w:id="1696082151">
      <w:bodyDiv w:val="1"/>
      <w:marLeft w:val="0"/>
      <w:marRight w:val="0"/>
      <w:marTop w:val="0"/>
      <w:marBottom w:val="0"/>
      <w:divBdr>
        <w:top w:val="none" w:sz="0" w:space="0" w:color="auto"/>
        <w:left w:val="none" w:sz="0" w:space="0" w:color="auto"/>
        <w:bottom w:val="none" w:sz="0" w:space="0" w:color="auto"/>
        <w:right w:val="none" w:sz="0" w:space="0" w:color="auto"/>
      </w:divBdr>
    </w:div>
    <w:div w:id="1697383438">
      <w:bodyDiv w:val="1"/>
      <w:marLeft w:val="0"/>
      <w:marRight w:val="0"/>
      <w:marTop w:val="0"/>
      <w:marBottom w:val="0"/>
      <w:divBdr>
        <w:top w:val="none" w:sz="0" w:space="0" w:color="auto"/>
        <w:left w:val="none" w:sz="0" w:space="0" w:color="auto"/>
        <w:bottom w:val="none" w:sz="0" w:space="0" w:color="auto"/>
        <w:right w:val="none" w:sz="0" w:space="0" w:color="auto"/>
      </w:divBdr>
    </w:div>
    <w:div w:id="1697460428">
      <w:bodyDiv w:val="1"/>
      <w:marLeft w:val="0"/>
      <w:marRight w:val="0"/>
      <w:marTop w:val="0"/>
      <w:marBottom w:val="0"/>
      <w:divBdr>
        <w:top w:val="none" w:sz="0" w:space="0" w:color="auto"/>
        <w:left w:val="none" w:sz="0" w:space="0" w:color="auto"/>
        <w:bottom w:val="none" w:sz="0" w:space="0" w:color="auto"/>
        <w:right w:val="none" w:sz="0" w:space="0" w:color="auto"/>
      </w:divBdr>
    </w:div>
    <w:div w:id="1698114635">
      <w:bodyDiv w:val="1"/>
      <w:marLeft w:val="0"/>
      <w:marRight w:val="0"/>
      <w:marTop w:val="0"/>
      <w:marBottom w:val="0"/>
      <w:divBdr>
        <w:top w:val="none" w:sz="0" w:space="0" w:color="auto"/>
        <w:left w:val="none" w:sz="0" w:space="0" w:color="auto"/>
        <w:bottom w:val="none" w:sz="0" w:space="0" w:color="auto"/>
        <w:right w:val="none" w:sz="0" w:space="0" w:color="auto"/>
      </w:divBdr>
    </w:div>
    <w:div w:id="1698846655">
      <w:bodyDiv w:val="1"/>
      <w:marLeft w:val="0"/>
      <w:marRight w:val="0"/>
      <w:marTop w:val="0"/>
      <w:marBottom w:val="0"/>
      <w:divBdr>
        <w:top w:val="none" w:sz="0" w:space="0" w:color="auto"/>
        <w:left w:val="none" w:sz="0" w:space="0" w:color="auto"/>
        <w:bottom w:val="none" w:sz="0" w:space="0" w:color="auto"/>
        <w:right w:val="none" w:sz="0" w:space="0" w:color="auto"/>
      </w:divBdr>
    </w:div>
    <w:div w:id="1698968074">
      <w:bodyDiv w:val="1"/>
      <w:marLeft w:val="0"/>
      <w:marRight w:val="0"/>
      <w:marTop w:val="0"/>
      <w:marBottom w:val="0"/>
      <w:divBdr>
        <w:top w:val="none" w:sz="0" w:space="0" w:color="auto"/>
        <w:left w:val="none" w:sz="0" w:space="0" w:color="auto"/>
        <w:bottom w:val="none" w:sz="0" w:space="0" w:color="auto"/>
        <w:right w:val="none" w:sz="0" w:space="0" w:color="auto"/>
      </w:divBdr>
    </w:div>
    <w:div w:id="1699038584">
      <w:bodyDiv w:val="1"/>
      <w:marLeft w:val="0"/>
      <w:marRight w:val="0"/>
      <w:marTop w:val="0"/>
      <w:marBottom w:val="0"/>
      <w:divBdr>
        <w:top w:val="none" w:sz="0" w:space="0" w:color="auto"/>
        <w:left w:val="none" w:sz="0" w:space="0" w:color="auto"/>
        <w:bottom w:val="none" w:sz="0" w:space="0" w:color="auto"/>
        <w:right w:val="none" w:sz="0" w:space="0" w:color="auto"/>
      </w:divBdr>
    </w:div>
    <w:div w:id="1699352730">
      <w:bodyDiv w:val="1"/>
      <w:marLeft w:val="0"/>
      <w:marRight w:val="0"/>
      <w:marTop w:val="0"/>
      <w:marBottom w:val="0"/>
      <w:divBdr>
        <w:top w:val="none" w:sz="0" w:space="0" w:color="auto"/>
        <w:left w:val="none" w:sz="0" w:space="0" w:color="auto"/>
        <w:bottom w:val="none" w:sz="0" w:space="0" w:color="auto"/>
        <w:right w:val="none" w:sz="0" w:space="0" w:color="auto"/>
      </w:divBdr>
    </w:div>
    <w:div w:id="1700660097">
      <w:bodyDiv w:val="1"/>
      <w:marLeft w:val="0"/>
      <w:marRight w:val="0"/>
      <w:marTop w:val="0"/>
      <w:marBottom w:val="0"/>
      <w:divBdr>
        <w:top w:val="none" w:sz="0" w:space="0" w:color="auto"/>
        <w:left w:val="none" w:sz="0" w:space="0" w:color="auto"/>
        <w:bottom w:val="none" w:sz="0" w:space="0" w:color="auto"/>
        <w:right w:val="none" w:sz="0" w:space="0" w:color="auto"/>
      </w:divBdr>
    </w:div>
    <w:div w:id="1700737957">
      <w:bodyDiv w:val="1"/>
      <w:marLeft w:val="0"/>
      <w:marRight w:val="0"/>
      <w:marTop w:val="0"/>
      <w:marBottom w:val="0"/>
      <w:divBdr>
        <w:top w:val="none" w:sz="0" w:space="0" w:color="auto"/>
        <w:left w:val="none" w:sz="0" w:space="0" w:color="auto"/>
        <w:bottom w:val="none" w:sz="0" w:space="0" w:color="auto"/>
        <w:right w:val="none" w:sz="0" w:space="0" w:color="auto"/>
      </w:divBdr>
    </w:div>
    <w:div w:id="1701054365">
      <w:bodyDiv w:val="1"/>
      <w:marLeft w:val="0"/>
      <w:marRight w:val="0"/>
      <w:marTop w:val="0"/>
      <w:marBottom w:val="0"/>
      <w:divBdr>
        <w:top w:val="none" w:sz="0" w:space="0" w:color="auto"/>
        <w:left w:val="none" w:sz="0" w:space="0" w:color="auto"/>
        <w:bottom w:val="none" w:sz="0" w:space="0" w:color="auto"/>
        <w:right w:val="none" w:sz="0" w:space="0" w:color="auto"/>
      </w:divBdr>
    </w:div>
    <w:div w:id="1701084024">
      <w:bodyDiv w:val="1"/>
      <w:marLeft w:val="0"/>
      <w:marRight w:val="0"/>
      <w:marTop w:val="0"/>
      <w:marBottom w:val="0"/>
      <w:divBdr>
        <w:top w:val="none" w:sz="0" w:space="0" w:color="auto"/>
        <w:left w:val="none" w:sz="0" w:space="0" w:color="auto"/>
        <w:bottom w:val="none" w:sz="0" w:space="0" w:color="auto"/>
        <w:right w:val="none" w:sz="0" w:space="0" w:color="auto"/>
      </w:divBdr>
    </w:div>
    <w:div w:id="1701124419">
      <w:bodyDiv w:val="1"/>
      <w:marLeft w:val="0"/>
      <w:marRight w:val="0"/>
      <w:marTop w:val="0"/>
      <w:marBottom w:val="0"/>
      <w:divBdr>
        <w:top w:val="none" w:sz="0" w:space="0" w:color="auto"/>
        <w:left w:val="none" w:sz="0" w:space="0" w:color="auto"/>
        <w:bottom w:val="none" w:sz="0" w:space="0" w:color="auto"/>
        <w:right w:val="none" w:sz="0" w:space="0" w:color="auto"/>
      </w:divBdr>
    </w:div>
    <w:div w:id="1701202381">
      <w:bodyDiv w:val="1"/>
      <w:marLeft w:val="0"/>
      <w:marRight w:val="0"/>
      <w:marTop w:val="0"/>
      <w:marBottom w:val="0"/>
      <w:divBdr>
        <w:top w:val="none" w:sz="0" w:space="0" w:color="auto"/>
        <w:left w:val="none" w:sz="0" w:space="0" w:color="auto"/>
        <w:bottom w:val="none" w:sz="0" w:space="0" w:color="auto"/>
        <w:right w:val="none" w:sz="0" w:space="0" w:color="auto"/>
      </w:divBdr>
    </w:div>
    <w:div w:id="1701542230">
      <w:bodyDiv w:val="1"/>
      <w:marLeft w:val="0"/>
      <w:marRight w:val="0"/>
      <w:marTop w:val="0"/>
      <w:marBottom w:val="0"/>
      <w:divBdr>
        <w:top w:val="none" w:sz="0" w:space="0" w:color="auto"/>
        <w:left w:val="none" w:sz="0" w:space="0" w:color="auto"/>
        <w:bottom w:val="none" w:sz="0" w:space="0" w:color="auto"/>
        <w:right w:val="none" w:sz="0" w:space="0" w:color="auto"/>
      </w:divBdr>
    </w:div>
    <w:div w:id="1701738458">
      <w:bodyDiv w:val="1"/>
      <w:marLeft w:val="0"/>
      <w:marRight w:val="0"/>
      <w:marTop w:val="0"/>
      <w:marBottom w:val="0"/>
      <w:divBdr>
        <w:top w:val="none" w:sz="0" w:space="0" w:color="auto"/>
        <w:left w:val="none" w:sz="0" w:space="0" w:color="auto"/>
        <w:bottom w:val="none" w:sz="0" w:space="0" w:color="auto"/>
        <w:right w:val="none" w:sz="0" w:space="0" w:color="auto"/>
      </w:divBdr>
    </w:div>
    <w:div w:id="1702168183">
      <w:bodyDiv w:val="1"/>
      <w:marLeft w:val="0"/>
      <w:marRight w:val="0"/>
      <w:marTop w:val="0"/>
      <w:marBottom w:val="0"/>
      <w:divBdr>
        <w:top w:val="none" w:sz="0" w:space="0" w:color="auto"/>
        <w:left w:val="none" w:sz="0" w:space="0" w:color="auto"/>
        <w:bottom w:val="none" w:sz="0" w:space="0" w:color="auto"/>
        <w:right w:val="none" w:sz="0" w:space="0" w:color="auto"/>
      </w:divBdr>
    </w:div>
    <w:div w:id="1702244081">
      <w:bodyDiv w:val="1"/>
      <w:marLeft w:val="0"/>
      <w:marRight w:val="0"/>
      <w:marTop w:val="0"/>
      <w:marBottom w:val="0"/>
      <w:divBdr>
        <w:top w:val="none" w:sz="0" w:space="0" w:color="auto"/>
        <w:left w:val="none" w:sz="0" w:space="0" w:color="auto"/>
        <w:bottom w:val="none" w:sz="0" w:space="0" w:color="auto"/>
        <w:right w:val="none" w:sz="0" w:space="0" w:color="auto"/>
      </w:divBdr>
    </w:div>
    <w:div w:id="1702826471">
      <w:bodyDiv w:val="1"/>
      <w:marLeft w:val="0"/>
      <w:marRight w:val="0"/>
      <w:marTop w:val="0"/>
      <w:marBottom w:val="0"/>
      <w:divBdr>
        <w:top w:val="none" w:sz="0" w:space="0" w:color="auto"/>
        <w:left w:val="none" w:sz="0" w:space="0" w:color="auto"/>
        <w:bottom w:val="none" w:sz="0" w:space="0" w:color="auto"/>
        <w:right w:val="none" w:sz="0" w:space="0" w:color="auto"/>
      </w:divBdr>
    </w:div>
    <w:div w:id="1703826319">
      <w:bodyDiv w:val="1"/>
      <w:marLeft w:val="0"/>
      <w:marRight w:val="0"/>
      <w:marTop w:val="0"/>
      <w:marBottom w:val="0"/>
      <w:divBdr>
        <w:top w:val="none" w:sz="0" w:space="0" w:color="auto"/>
        <w:left w:val="none" w:sz="0" w:space="0" w:color="auto"/>
        <w:bottom w:val="none" w:sz="0" w:space="0" w:color="auto"/>
        <w:right w:val="none" w:sz="0" w:space="0" w:color="auto"/>
      </w:divBdr>
    </w:div>
    <w:div w:id="1705447395">
      <w:bodyDiv w:val="1"/>
      <w:marLeft w:val="0"/>
      <w:marRight w:val="0"/>
      <w:marTop w:val="0"/>
      <w:marBottom w:val="0"/>
      <w:divBdr>
        <w:top w:val="none" w:sz="0" w:space="0" w:color="auto"/>
        <w:left w:val="none" w:sz="0" w:space="0" w:color="auto"/>
        <w:bottom w:val="none" w:sz="0" w:space="0" w:color="auto"/>
        <w:right w:val="none" w:sz="0" w:space="0" w:color="auto"/>
      </w:divBdr>
    </w:div>
    <w:div w:id="1705862999">
      <w:bodyDiv w:val="1"/>
      <w:marLeft w:val="0"/>
      <w:marRight w:val="0"/>
      <w:marTop w:val="0"/>
      <w:marBottom w:val="0"/>
      <w:divBdr>
        <w:top w:val="none" w:sz="0" w:space="0" w:color="auto"/>
        <w:left w:val="none" w:sz="0" w:space="0" w:color="auto"/>
        <w:bottom w:val="none" w:sz="0" w:space="0" w:color="auto"/>
        <w:right w:val="none" w:sz="0" w:space="0" w:color="auto"/>
      </w:divBdr>
    </w:div>
    <w:div w:id="1706179720">
      <w:bodyDiv w:val="1"/>
      <w:marLeft w:val="0"/>
      <w:marRight w:val="0"/>
      <w:marTop w:val="0"/>
      <w:marBottom w:val="0"/>
      <w:divBdr>
        <w:top w:val="none" w:sz="0" w:space="0" w:color="auto"/>
        <w:left w:val="none" w:sz="0" w:space="0" w:color="auto"/>
        <w:bottom w:val="none" w:sz="0" w:space="0" w:color="auto"/>
        <w:right w:val="none" w:sz="0" w:space="0" w:color="auto"/>
      </w:divBdr>
    </w:div>
    <w:div w:id="1706321933">
      <w:bodyDiv w:val="1"/>
      <w:marLeft w:val="0"/>
      <w:marRight w:val="0"/>
      <w:marTop w:val="0"/>
      <w:marBottom w:val="0"/>
      <w:divBdr>
        <w:top w:val="none" w:sz="0" w:space="0" w:color="auto"/>
        <w:left w:val="none" w:sz="0" w:space="0" w:color="auto"/>
        <w:bottom w:val="none" w:sz="0" w:space="0" w:color="auto"/>
        <w:right w:val="none" w:sz="0" w:space="0" w:color="auto"/>
      </w:divBdr>
    </w:div>
    <w:div w:id="1707216309">
      <w:bodyDiv w:val="1"/>
      <w:marLeft w:val="0"/>
      <w:marRight w:val="0"/>
      <w:marTop w:val="0"/>
      <w:marBottom w:val="0"/>
      <w:divBdr>
        <w:top w:val="none" w:sz="0" w:space="0" w:color="auto"/>
        <w:left w:val="none" w:sz="0" w:space="0" w:color="auto"/>
        <w:bottom w:val="none" w:sz="0" w:space="0" w:color="auto"/>
        <w:right w:val="none" w:sz="0" w:space="0" w:color="auto"/>
      </w:divBdr>
    </w:div>
    <w:div w:id="1707828056">
      <w:bodyDiv w:val="1"/>
      <w:marLeft w:val="0"/>
      <w:marRight w:val="0"/>
      <w:marTop w:val="0"/>
      <w:marBottom w:val="0"/>
      <w:divBdr>
        <w:top w:val="none" w:sz="0" w:space="0" w:color="auto"/>
        <w:left w:val="none" w:sz="0" w:space="0" w:color="auto"/>
        <w:bottom w:val="none" w:sz="0" w:space="0" w:color="auto"/>
        <w:right w:val="none" w:sz="0" w:space="0" w:color="auto"/>
      </w:divBdr>
    </w:div>
    <w:div w:id="1708866864">
      <w:bodyDiv w:val="1"/>
      <w:marLeft w:val="0"/>
      <w:marRight w:val="0"/>
      <w:marTop w:val="0"/>
      <w:marBottom w:val="0"/>
      <w:divBdr>
        <w:top w:val="none" w:sz="0" w:space="0" w:color="auto"/>
        <w:left w:val="none" w:sz="0" w:space="0" w:color="auto"/>
        <w:bottom w:val="none" w:sz="0" w:space="0" w:color="auto"/>
        <w:right w:val="none" w:sz="0" w:space="0" w:color="auto"/>
      </w:divBdr>
    </w:div>
    <w:div w:id="1710915133">
      <w:bodyDiv w:val="1"/>
      <w:marLeft w:val="0"/>
      <w:marRight w:val="0"/>
      <w:marTop w:val="0"/>
      <w:marBottom w:val="0"/>
      <w:divBdr>
        <w:top w:val="none" w:sz="0" w:space="0" w:color="auto"/>
        <w:left w:val="none" w:sz="0" w:space="0" w:color="auto"/>
        <w:bottom w:val="none" w:sz="0" w:space="0" w:color="auto"/>
        <w:right w:val="none" w:sz="0" w:space="0" w:color="auto"/>
      </w:divBdr>
    </w:div>
    <w:div w:id="1710953582">
      <w:bodyDiv w:val="1"/>
      <w:marLeft w:val="0"/>
      <w:marRight w:val="0"/>
      <w:marTop w:val="0"/>
      <w:marBottom w:val="0"/>
      <w:divBdr>
        <w:top w:val="none" w:sz="0" w:space="0" w:color="auto"/>
        <w:left w:val="none" w:sz="0" w:space="0" w:color="auto"/>
        <w:bottom w:val="none" w:sz="0" w:space="0" w:color="auto"/>
        <w:right w:val="none" w:sz="0" w:space="0" w:color="auto"/>
      </w:divBdr>
    </w:div>
    <w:div w:id="1711028383">
      <w:bodyDiv w:val="1"/>
      <w:marLeft w:val="0"/>
      <w:marRight w:val="0"/>
      <w:marTop w:val="0"/>
      <w:marBottom w:val="0"/>
      <w:divBdr>
        <w:top w:val="none" w:sz="0" w:space="0" w:color="auto"/>
        <w:left w:val="none" w:sz="0" w:space="0" w:color="auto"/>
        <w:bottom w:val="none" w:sz="0" w:space="0" w:color="auto"/>
        <w:right w:val="none" w:sz="0" w:space="0" w:color="auto"/>
      </w:divBdr>
    </w:div>
    <w:div w:id="1711145365">
      <w:bodyDiv w:val="1"/>
      <w:marLeft w:val="0"/>
      <w:marRight w:val="0"/>
      <w:marTop w:val="0"/>
      <w:marBottom w:val="0"/>
      <w:divBdr>
        <w:top w:val="none" w:sz="0" w:space="0" w:color="auto"/>
        <w:left w:val="none" w:sz="0" w:space="0" w:color="auto"/>
        <w:bottom w:val="none" w:sz="0" w:space="0" w:color="auto"/>
        <w:right w:val="none" w:sz="0" w:space="0" w:color="auto"/>
      </w:divBdr>
    </w:div>
    <w:div w:id="1711150352">
      <w:bodyDiv w:val="1"/>
      <w:marLeft w:val="0"/>
      <w:marRight w:val="0"/>
      <w:marTop w:val="0"/>
      <w:marBottom w:val="0"/>
      <w:divBdr>
        <w:top w:val="none" w:sz="0" w:space="0" w:color="auto"/>
        <w:left w:val="none" w:sz="0" w:space="0" w:color="auto"/>
        <w:bottom w:val="none" w:sz="0" w:space="0" w:color="auto"/>
        <w:right w:val="none" w:sz="0" w:space="0" w:color="auto"/>
      </w:divBdr>
    </w:div>
    <w:div w:id="1712025416">
      <w:bodyDiv w:val="1"/>
      <w:marLeft w:val="0"/>
      <w:marRight w:val="0"/>
      <w:marTop w:val="0"/>
      <w:marBottom w:val="0"/>
      <w:divBdr>
        <w:top w:val="none" w:sz="0" w:space="0" w:color="auto"/>
        <w:left w:val="none" w:sz="0" w:space="0" w:color="auto"/>
        <w:bottom w:val="none" w:sz="0" w:space="0" w:color="auto"/>
        <w:right w:val="none" w:sz="0" w:space="0" w:color="auto"/>
      </w:divBdr>
    </w:div>
    <w:div w:id="1712653323">
      <w:bodyDiv w:val="1"/>
      <w:marLeft w:val="0"/>
      <w:marRight w:val="0"/>
      <w:marTop w:val="0"/>
      <w:marBottom w:val="0"/>
      <w:divBdr>
        <w:top w:val="none" w:sz="0" w:space="0" w:color="auto"/>
        <w:left w:val="none" w:sz="0" w:space="0" w:color="auto"/>
        <w:bottom w:val="none" w:sz="0" w:space="0" w:color="auto"/>
        <w:right w:val="none" w:sz="0" w:space="0" w:color="auto"/>
      </w:divBdr>
    </w:div>
    <w:div w:id="1712874665">
      <w:bodyDiv w:val="1"/>
      <w:marLeft w:val="0"/>
      <w:marRight w:val="0"/>
      <w:marTop w:val="0"/>
      <w:marBottom w:val="0"/>
      <w:divBdr>
        <w:top w:val="none" w:sz="0" w:space="0" w:color="auto"/>
        <w:left w:val="none" w:sz="0" w:space="0" w:color="auto"/>
        <w:bottom w:val="none" w:sz="0" w:space="0" w:color="auto"/>
        <w:right w:val="none" w:sz="0" w:space="0" w:color="auto"/>
      </w:divBdr>
    </w:div>
    <w:div w:id="1713262077">
      <w:bodyDiv w:val="1"/>
      <w:marLeft w:val="0"/>
      <w:marRight w:val="0"/>
      <w:marTop w:val="0"/>
      <w:marBottom w:val="0"/>
      <w:divBdr>
        <w:top w:val="none" w:sz="0" w:space="0" w:color="auto"/>
        <w:left w:val="none" w:sz="0" w:space="0" w:color="auto"/>
        <w:bottom w:val="none" w:sz="0" w:space="0" w:color="auto"/>
        <w:right w:val="none" w:sz="0" w:space="0" w:color="auto"/>
      </w:divBdr>
    </w:div>
    <w:div w:id="1713457616">
      <w:bodyDiv w:val="1"/>
      <w:marLeft w:val="0"/>
      <w:marRight w:val="0"/>
      <w:marTop w:val="0"/>
      <w:marBottom w:val="0"/>
      <w:divBdr>
        <w:top w:val="none" w:sz="0" w:space="0" w:color="auto"/>
        <w:left w:val="none" w:sz="0" w:space="0" w:color="auto"/>
        <w:bottom w:val="none" w:sz="0" w:space="0" w:color="auto"/>
        <w:right w:val="none" w:sz="0" w:space="0" w:color="auto"/>
      </w:divBdr>
    </w:div>
    <w:div w:id="1713848507">
      <w:bodyDiv w:val="1"/>
      <w:marLeft w:val="0"/>
      <w:marRight w:val="0"/>
      <w:marTop w:val="0"/>
      <w:marBottom w:val="0"/>
      <w:divBdr>
        <w:top w:val="none" w:sz="0" w:space="0" w:color="auto"/>
        <w:left w:val="none" w:sz="0" w:space="0" w:color="auto"/>
        <w:bottom w:val="none" w:sz="0" w:space="0" w:color="auto"/>
        <w:right w:val="none" w:sz="0" w:space="0" w:color="auto"/>
      </w:divBdr>
    </w:div>
    <w:div w:id="1714114240">
      <w:bodyDiv w:val="1"/>
      <w:marLeft w:val="0"/>
      <w:marRight w:val="0"/>
      <w:marTop w:val="0"/>
      <w:marBottom w:val="0"/>
      <w:divBdr>
        <w:top w:val="none" w:sz="0" w:space="0" w:color="auto"/>
        <w:left w:val="none" w:sz="0" w:space="0" w:color="auto"/>
        <w:bottom w:val="none" w:sz="0" w:space="0" w:color="auto"/>
        <w:right w:val="none" w:sz="0" w:space="0" w:color="auto"/>
      </w:divBdr>
    </w:div>
    <w:div w:id="1714966527">
      <w:bodyDiv w:val="1"/>
      <w:marLeft w:val="0"/>
      <w:marRight w:val="0"/>
      <w:marTop w:val="0"/>
      <w:marBottom w:val="0"/>
      <w:divBdr>
        <w:top w:val="none" w:sz="0" w:space="0" w:color="auto"/>
        <w:left w:val="none" w:sz="0" w:space="0" w:color="auto"/>
        <w:bottom w:val="none" w:sz="0" w:space="0" w:color="auto"/>
        <w:right w:val="none" w:sz="0" w:space="0" w:color="auto"/>
      </w:divBdr>
    </w:div>
    <w:div w:id="1716126279">
      <w:bodyDiv w:val="1"/>
      <w:marLeft w:val="0"/>
      <w:marRight w:val="0"/>
      <w:marTop w:val="0"/>
      <w:marBottom w:val="0"/>
      <w:divBdr>
        <w:top w:val="none" w:sz="0" w:space="0" w:color="auto"/>
        <w:left w:val="none" w:sz="0" w:space="0" w:color="auto"/>
        <w:bottom w:val="none" w:sz="0" w:space="0" w:color="auto"/>
        <w:right w:val="none" w:sz="0" w:space="0" w:color="auto"/>
      </w:divBdr>
    </w:div>
    <w:div w:id="1717045772">
      <w:bodyDiv w:val="1"/>
      <w:marLeft w:val="0"/>
      <w:marRight w:val="0"/>
      <w:marTop w:val="0"/>
      <w:marBottom w:val="0"/>
      <w:divBdr>
        <w:top w:val="none" w:sz="0" w:space="0" w:color="auto"/>
        <w:left w:val="none" w:sz="0" w:space="0" w:color="auto"/>
        <w:bottom w:val="none" w:sz="0" w:space="0" w:color="auto"/>
        <w:right w:val="none" w:sz="0" w:space="0" w:color="auto"/>
      </w:divBdr>
    </w:div>
    <w:div w:id="1718427285">
      <w:bodyDiv w:val="1"/>
      <w:marLeft w:val="0"/>
      <w:marRight w:val="0"/>
      <w:marTop w:val="0"/>
      <w:marBottom w:val="0"/>
      <w:divBdr>
        <w:top w:val="none" w:sz="0" w:space="0" w:color="auto"/>
        <w:left w:val="none" w:sz="0" w:space="0" w:color="auto"/>
        <w:bottom w:val="none" w:sz="0" w:space="0" w:color="auto"/>
        <w:right w:val="none" w:sz="0" w:space="0" w:color="auto"/>
      </w:divBdr>
    </w:div>
    <w:div w:id="1718433608">
      <w:bodyDiv w:val="1"/>
      <w:marLeft w:val="0"/>
      <w:marRight w:val="0"/>
      <w:marTop w:val="0"/>
      <w:marBottom w:val="0"/>
      <w:divBdr>
        <w:top w:val="none" w:sz="0" w:space="0" w:color="auto"/>
        <w:left w:val="none" w:sz="0" w:space="0" w:color="auto"/>
        <w:bottom w:val="none" w:sz="0" w:space="0" w:color="auto"/>
        <w:right w:val="none" w:sz="0" w:space="0" w:color="auto"/>
      </w:divBdr>
    </w:div>
    <w:div w:id="1718436671">
      <w:bodyDiv w:val="1"/>
      <w:marLeft w:val="0"/>
      <w:marRight w:val="0"/>
      <w:marTop w:val="0"/>
      <w:marBottom w:val="0"/>
      <w:divBdr>
        <w:top w:val="none" w:sz="0" w:space="0" w:color="auto"/>
        <w:left w:val="none" w:sz="0" w:space="0" w:color="auto"/>
        <w:bottom w:val="none" w:sz="0" w:space="0" w:color="auto"/>
        <w:right w:val="none" w:sz="0" w:space="0" w:color="auto"/>
      </w:divBdr>
    </w:div>
    <w:div w:id="1718510818">
      <w:bodyDiv w:val="1"/>
      <w:marLeft w:val="0"/>
      <w:marRight w:val="0"/>
      <w:marTop w:val="0"/>
      <w:marBottom w:val="0"/>
      <w:divBdr>
        <w:top w:val="none" w:sz="0" w:space="0" w:color="auto"/>
        <w:left w:val="none" w:sz="0" w:space="0" w:color="auto"/>
        <w:bottom w:val="none" w:sz="0" w:space="0" w:color="auto"/>
        <w:right w:val="none" w:sz="0" w:space="0" w:color="auto"/>
      </w:divBdr>
      <w:divsChild>
        <w:div w:id="1644919943">
          <w:marLeft w:val="480"/>
          <w:marRight w:val="0"/>
          <w:marTop w:val="0"/>
          <w:marBottom w:val="0"/>
          <w:divBdr>
            <w:top w:val="none" w:sz="0" w:space="0" w:color="auto"/>
            <w:left w:val="none" w:sz="0" w:space="0" w:color="auto"/>
            <w:bottom w:val="none" w:sz="0" w:space="0" w:color="auto"/>
            <w:right w:val="none" w:sz="0" w:space="0" w:color="auto"/>
          </w:divBdr>
        </w:div>
        <w:div w:id="1850869663">
          <w:marLeft w:val="480"/>
          <w:marRight w:val="0"/>
          <w:marTop w:val="0"/>
          <w:marBottom w:val="0"/>
          <w:divBdr>
            <w:top w:val="none" w:sz="0" w:space="0" w:color="auto"/>
            <w:left w:val="none" w:sz="0" w:space="0" w:color="auto"/>
            <w:bottom w:val="none" w:sz="0" w:space="0" w:color="auto"/>
            <w:right w:val="none" w:sz="0" w:space="0" w:color="auto"/>
          </w:divBdr>
        </w:div>
        <w:div w:id="1201746271">
          <w:marLeft w:val="480"/>
          <w:marRight w:val="0"/>
          <w:marTop w:val="0"/>
          <w:marBottom w:val="0"/>
          <w:divBdr>
            <w:top w:val="none" w:sz="0" w:space="0" w:color="auto"/>
            <w:left w:val="none" w:sz="0" w:space="0" w:color="auto"/>
            <w:bottom w:val="none" w:sz="0" w:space="0" w:color="auto"/>
            <w:right w:val="none" w:sz="0" w:space="0" w:color="auto"/>
          </w:divBdr>
        </w:div>
        <w:div w:id="1757750060">
          <w:marLeft w:val="480"/>
          <w:marRight w:val="0"/>
          <w:marTop w:val="0"/>
          <w:marBottom w:val="0"/>
          <w:divBdr>
            <w:top w:val="none" w:sz="0" w:space="0" w:color="auto"/>
            <w:left w:val="none" w:sz="0" w:space="0" w:color="auto"/>
            <w:bottom w:val="none" w:sz="0" w:space="0" w:color="auto"/>
            <w:right w:val="none" w:sz="0" w:space="0" w:color="auto"/>
          </w:divBdr>
        </w:div>
        <w:div w:id="1204051698">
          <w:marLeft w:val="480"/>
          <w:marRight w:val="0"/>
          <w:marTop w:val="0"/>
          <w:marBottom w:val="0"/>
          <w:divBdr>
            <w:top w:val="none" w:sz="0" w:space="0" w:color="auto"/>
            <w:left w:val="none" w:sz="0" w:space="0" w:color="auto"/>
            <w:bottom w:val="none" w:sz="0" w:space="0" w:color="auto"/>
            <w:right w:val="none" w:sz="0" w:space="0" w:color="auto"/>
          </w:divBdr>
        </w:div>
        <w:div w:id="2134012530">
          <w:marLeft w:val="480"/>
          <w:marRight w:val="0"/>
          <w:marTop w:val="0"/>
          <w:marBottom w:val="0"/>
          <w:divBdr>
            <w:top w:val="none" w:sz="0" w:space="0" w:color="auto"/>
            <w:left w:val="none" w:sz="0" w:space="0" w:color="auto"/>
            <w:bottom w:val="none" w:sz="0" w:space="0" w:color="auto"/>
            <w:right w:val="none" w:sz="0" w:space="0" w:color="auto"/>
          </w:divBdr>
        </w:div>
        <w:div w:id="771707385">
          <w:marLeft w:val="480"/>
          <w:marRight w:val="0"/>
          <w:marTop w:val="0"/>
          <w:marBottom w:val="0"/>
          <w:divBdr>
            <w:top w:val="none" w:sz="0" w:space="0" w:color="auto"/>
            <w:left w:val="none" w:sz="0" w:space="0" w:color="auto"/>
            <w:bottom w:val="none" w:sz="0" w:space="0" w:color="auto"/>
            <w:right w:val="none" w:sz="0" w:space="0" w:color="auto"/>
          </w:divBdr>
        </w:div>
        <w:div w:id="615722632">
          <w:marLeft w:val="480"/>
          <w:marRight w:val="0"/>
          <w:marTop w:val="0"/>
          <w:marBottom w:val="0"/>
          <w:divBdr>
            <w:top w:val="none" w:sz="0" w:space="0" w:color="auto"/>
            <w:left w:val="none" w:sz="0" w:space="0" w:color="auto"/>
            <w:bottom w:val="none" w:sz="0" w:space="0" w:color="auto"/>
            <w:right w:val="none" w:sz="0" w:space="0" w:color="auto"/>
          </w:divBdr>
        </w:div>
        <w:div w:id="393508042">
          <w:marLeft w:val="480"/>
          <w:marRight w:val="0"/>
          <w:marTop w:val="0"/>
          <w:marBottom w:val="0"/>
          <w:divBdr>
            <w:top w:val="none" w:sz="0" w:space="0" w:color="auto"/>
            <w:left w:val="none" w:sz="0" w:space="0" w:color="auto"/>
            <w:bottom w:val="none" w:sz="0" w:space="0" w:color="auto"/>
            <w:right w:val="none" w:sz="0" w:space="0" w:color="auto"/>
          </w:divBdr>
        </w:div>
        <w:div w:id="495849407">
          <w:marLeft w:val="480"/>
          <w:marRight w:val="0"/>
          <w:marTop w:val="0"/>
          <w:marBottom w:val="0"/>
          <w:divBdr>
            <w:top w:val="none" w:sz="0" w:space="0" w:color="auto"/>
            <w:left w:val="none" w:sz="0" w:space="0" w:color="auto"/>
            <w:bottom w:val="none" w:sz="0" w:space="0" w:color="auto"/>
            <w:right w:val="none" w:sz="0" w:space="0" w:color="auto"/>
          </w:divBdr>
        </w:div>
        <w:div w:id="854348346">
          <w:marLeft w:val="480"/>
          <w:marRight w:val="0"/>
          <w:marTop w:val="0"/>
          <w:marBottom w:val="0"/>
          <w:divBdr>
            <w:top w:val="none" w:sz="0" w:space="0" w:color="auto"/>
            <w:left w:val="none" w:sz="0" w:space="0" w:color="auto"/>
            <w:bottom w:val="none" w:sz="0" w:space="0" w:color="auto"/>
            <w:right w:val="none" w:sz="0" w:space="0" w:color="auto"/>
          </w:divBdr>
        </w:div>
        <w:div w:id="203295381">
          <w:marLeft w:val="480"/>
          <w:marRight w:val="0"/>
          <w:marTop w:val="0"/>
          <w:marBottom w:val="0"/>
          <w:divBdr>
            <w:top w:val="none" w:sz="0" w:space="0" w:color="auto"/>
            <w:left w:val="none" w:sz="0" w:space="0" w:color="auto"/>
            <w:bottom w:val="none" w:sz="0" w:space="0" w:color="auto"/>
            <w:right w:val="none" w:sz="0" w:space="0" w:color="auto"/>
          </w:divBdr>
        </w:div>
        <w:div w:id="474295776">
          <w:marLeft w:val="480"/>
          <w:marRight w:val="0"/>
          <w:marTop w:val="0"/>
          <w:marBottom w:val="0"/>
          <w:divBdr>
            <w:top w:val="none" w:sz="0" w:space="0" w:color="auto"/>
            <w:left w:val="none" w:sz="0" w:space="0" w:color="auto"/>
            <w:bottom w:val="none" w:sz="0" w:space="0" w:color="auto"/>
            <w:right w:val="none" w:sz="0" w:space="0" w:color="auto"/>
          </w:divBdr>
        </w:div>
        <w:div w:id="100808521">
          <w:marLeft w:val="480"/>
          <w:marRight w:val="0"/>
          <w:marTop w:val="0"/>
          <w:marBottom w:val="0"/>
          <w:divBdr>
            <w:top w:val="none" w:sz="0" w:space="0" w:color="auto"/>
            <w:left w:val="none" w:sz="0" w:space="0" w:color="auto"/>
            <w:bottom w:val="none" w:sz="0" w:space="0" w:color="auto"/>
            <w:right w:val="none" w:sz="0" w:space="0" w:color="auto"/>
          </w:divBdr>
        </w:div>
        <w:div w:id="1680765842">
          <w:marLeft w:val="480"/>
          <w:marRight w:val="0"/>
          <w:marTop w:val="0"/>
          <w:marBottom w:val="0"/>
          <w:divBdr>
            <w:top w:val="none" w:sz="0" w:space="0" w:color="auto"/>
            <w:left w:val="none" w:sz="0" w:space="0" w:color="auto"/>
            <w:bottom w:val="none" w:sz="0" w:space="0" w:color="auto"/>
            <w:right w:val="none" w:sz="0" w:space="0" w:color="auto"/>
          </w:divBdr>
        </w:div>
        <w:div w:id="1779567436">
          <w:marLeft w:val="480"/>
          <w:marRight w:val="0"/>
          <w:marTop w:val="0"/>
          <w:marBottom w:val="0"/>
          <w:divBdr>
            <w:top w:val="none" w:sz="0" w:space="0" w:color="auto"/>
            <w:left w:val="none" w:sz="0" w:space="0" w:color="auto"/>
            <w:bottom w:val="none" w:sz="0" w:space="0" w:color="auto"/>
            <w:right w:val="none" w:sz="0" w:space="0" w:color="auto"/>
          </w:divBdr>
        </w:div>
        <w:div w:id="66344210">
          <w:marLeft w:val="480"/>
          <w:marRight w:val="0"/>
          <w:marTop w:val="0"/>
          <w:marBottom w:val="0"/>
          <w:divBdr>
            <w:top w:val="none" w:sz="0" w:space="0" w:color="auto"/>
            <w:left w:val="none" w:sz="0" w:space="0" w:color="auto"/>
            <w:bottom w:val="none" w:sz="0" w:space="0" w:color="auto"/>
            <w:right w:val="none" w:sz="0" w:space="0" w:color="auto"/>
          </w:divBdr>
        </w:div>
        <w:div w:id="1114134448">
          <w:marLeft w:val="480"/>
          <w:marRight w:val="0"/>
          <w:marTop w:val="0"/>
          <w:marBottom w:val="0"/>
          <w:divBdr>
            <w:top w:val="none" w:sz="0" w:space="0" w:color="auto"/>
            <w:left w:val="none" w:sz="0" w:space="0" w:color="auto"/>
            <w:bottom w:val="none" w:sz="0" w:space="0" w:color="auto"/>
            <w:right w:val="none" w:sz="0" w:space="0" w:color="auto"/>
          </w:divBdr>
        </w:div>
        <w:div w:id="363676625">
          <w:marLeft w:val="480"/>
          <w:marRight w:val="0"/>
          <w:marTop w:val="0"/>
          <w:marBottom w:val="0"/>
          <w:divBdr>
            <w:top w:val="none" w:sz="0" w:space="0" w:color="auto"/>
            <w:left w:val="none" w:sz="0" w:space="0" w:color="auto"/>
            <w:bottom w:val="none" w:sz="0" w:space="0" w:color="auto"/>
            <w:right w:val="none" w:sz="0" w:space="0" w:color="auto"/>
          </w:divBdr>
        </w:div>
        <w:div w:id="1586646679">
          <w:marLeft w:val="480"/>
          <w:marRight w:val="0"/>
          <w:marTop w:val="0"/>
          <w:marBottom w:val="0"/>
          <w:divBdr>
            <w:top w:val="none" w:sz="0" w:space="0" w:color="auto"/>
            <w:left w:val="none" w:sz="0" w:space="0" w:color="auto"/>
            <w:bottom w:val="none" w:sz="0" w:space="0" w:color="auto"/>
            <w:right w:val="none" w:sz="0" w:space="0" w:color="auto"/>
          </w:divBdr>
        </w:div>
        <w:div w:id="443690691">
          <w:marLeft w:val="480"/>
          <w:marRight w:val="0"/>
          <w:marTop w:val="0"/>
          <w:marBottom w:val="0"/>
          <w:divBdr>
            <w:top w:val="none" w:sz="0" w:space="0" w:color="auto"/>
            <w:left w:val="none" w:sz="0" w:space="0" w:color="auto"/>
            <w:bottom w:val="none" w:sz="0" w:space="0" w:color="auto"/>
            <w:right w:val="none" w:sz="0" w:space="0" w:color="auto"/>
          </w:divBdr>
        </w:div>
        <w:div w:id="1811247094">
          <w:marLeft w:val="480"/>
          <w:marRight w:val="0"/>
          <w:marTop w:val="0"/>
          <w:marBottom w:val="0"/>
          <w:divBdr>
            <w:top w:val="none" w:sz="0" w:space="0" w:color="auto"/>
            <w:left w:val="none" w:sz="0" w:space="0" w:color="auto"/>
            <w:bottom w:val="none" w:sz="0" w:space="0" w:color="auto"/>
            <w:right w:val="none" w:sz="0" w:space="0" w:color="auto"/>
          </w:divBdr>
        </w:div>
        <w:div w:id="823661960">
          <w:marLeft w:val="480"/>
          <w:marRight w:val="0"/>
          <w:marTop w:val="0"/>
          <w:marBottom w:val="0"/>
          <w:divBdr>
            <w:top w:val="none" w:sz="0" w:space="0" w:color="auto"/>
            <w:left w:val="none" w:sz="0" w:space="0" w:color="auto"/>
            <w:bottom w:val="none" w:sz="0" w:space="0" w:color="auto"/>
            <w:right w:val="none" w:sz="0" w:space="0" w:color="auto"/>
          </w:divBdr>
        </w:div>
        <w:div w:id="1779787228">
          <w:marLeft w:val="480"/>
          <w:marRight w:val="0"/>
          <w:marTop w:val="0"/>
          <w:marBottom w:val="0"/>
          <w:divBdr>
            <w:top w:val="none" w:sz="0" w:space="0" w:color="auto"/>
            <w:left w:val="none" w:sz="0" w:space="0" w:color="auto"/>
            <w:bottom w:val="none" w:sz="0" w:space="0" w:color="auto"/>
            <w:right w:val="none" w:sz="0" w:space="0" w:color="auto"/>
          </w:divBdr>
        </w:div>
        <w:div w:id="1124736850">
          <w:marLeft w:val="480"/>
          <w:marRight w:val="0"/>
          <w:marTop w:val="0"/>
          <w:marBottom w:val="0"/>
          <w:divBdr>
            <w:top w:val="none" w:sz="0" w:space="0" w:color="auto"/>
            <w:left w:val="none" w:sz="0" w:space="0" w:color="auto"/>
            <w:bottom w:val="none" w:sz="0" w:space="0" w:color="auto"/>
            <w:right w:val="none" w:sz="0" w:space="0" w:color="auto"/>
          </w:divBdr>
        </w:div>
        <w:div w:id="1771077511">
          <w:marLeft w:val="480"/>
          <w:marRight w:val="0"/>
          <w:marTop w:val="0"/>
          <w:marBottom w:val="0"/>
          <w:divBdr>
            <w:top w:val="none" w:sz="0" w:space="0" w:color="auto"/>
            <w:left w:val="none" w:sz="0" w:space="0" w:color="auto"/>
            <w:bottom w:val="none" w:sz="0" w:space="0" w:color="auto"/>
            <w:right w:val="none" w:sz="0" w:space="0" w:color="auto"/>
          </w:divBdr>
        </w:div>
        <w:div w:id="246235873">
          <w:marLeft w:val="480"/>
          <w:marRight w:val="0"/>
          <w:marTop w:val="0"/>
          <w:marBottom w:val="0"/>
          <w:divBdr>
            <w:top w:val="none" w:sz="0" w:space="0" w:color="auto"/>
            <w:left w:val="none" w:sz="0" w:space="0" w:color="auto"/>
            <w:bottom w:val="none" w:sz="0" w:space="0" w:color="auto"/>
            <w:right w:val="none" w:sz="0" w:space="0" w:color="auto"/>
          </w:divBdr>
        </w:div>
        <w:div w:id="1808813427">
          <w:marLeft w:val="480"/>
          <w:marRight w:val="0"/>
          <w:marTop w:val="0"/>
          <w:marBottom w:val="0"/>
          <w:divBdr>
            <w:top w:val="none" w:sz="0" w:space="0" w:color="auto"/>
            <w:left w:val="none" w:sz="0" w:space="0" w:color="auto"/>
            <w:bottom w:val="none" w:sz="0" w:space="0" w:color="auto"/>
            <w:right w:val="none" w:sz="0" w:space="0" w:color="auto"/>
          </w:divBdr>
        </w:div>
        <w:div w:id="756250838">
          <w:marLeft w:val="480"/>
          <w:marRight w:val="0"/>
          <w:marTop w:val="0"/>
          <w:marBottom w:val="0"/>
          <w:divBdr>
            <w:top w:val="none" w:sz="0" w:space="0" w:color="auto"/>
            <w:left w:val="none" w:sz="0" w:space="0" w:color="auto"/>
            <w:bottom w:val="none" w:sz="0" w:space="0" w:color="auto"/>
            <w:right w:val="none" w:sz="0" w:space="0" w:color="auto"/>
          </w:divBdr>
        </w:div>
        <w:div w:id="1887643457">
          <w:marLeft w:val="480"/>
          <w:marRight w:val="0"/>
          <w:marTop w:val="0"/>
          <w:marBottom w:val="0"/>
          <w:divBdr>
            <w:top w:val="none" w:sz="0" w:space="0" w:color="auto"/>
            <w:left w:val="none" w:sz="0" w:space="0" w:color="auto"/>
            <w:bottom w:val="none" w:sz="0" w:space="0" w:color="auto"/>
            <w:right w:val="none" w:sz="0" w:space="0" w:color="auto"/>
          </w:divBdr>
        </w:div>
        <w:div w:id="1684824099">
          <w:marLeft w:val="480"/>
          <w:marRight w:val="0"/>
          <w:marTop w:val="0"/>
          <w:marBottom w:val="0"/>
          <w:divBdr>
            <w:top w:val="none" w:sz="0" w:space="0" w:color="auto"/>
            <w:left w:val="none" w:sz="0" w:space="0" w:color="auto"/>
            <w:bottom w:val="none" w:sz="0" w:space="0" w:color="auto"/>
            <w:right w:val="none" w:sz="0" w:space="0" w:color="auto"/>
          </w:divBdr>
        </w:div>
        <w:div w:id="669868657">
          <w:marLeft w:val="480"/>
          <w:marRight w:val="0"/>
          <w:marTop w:val="0"/>
          <w:marBottom w:val="0"/>
          <w:divBdr>
            <w:top w:val="none" w:sz="0" w:space="0" w:color="auto"/>
            <w:left w:val="none" w:sz="0" w:space="0" w:color="auto"/>
            <w:bottom w:val="none" w:sz="0" w:space="0" w:color="auto"/>
            <w:right w:val="none" w:sz="0" w:space="0" w:color="auto"/>
          </w:divBdr>
        </w:div>
        <w:div w:id="87190860">
          <w:marLeft w:val="480"/>
          <w:marRight w:val="0"/>
          <w:marTop w:val="0"/>
          <w:marBottom w:val="0"/>
          <w:divBdr>
            <w:top w:val="none" w:sz="0" w:space="0" w:color="auto"/>
            <w:left w:val="none" w:sz="0" w:space="0" w:color="auto"/>
            <w:bottom w:val="none" w:sz="0" w:space="0" w:color="auto"/>
            <w:right w:val="none" w:sz="0" w:space="0" w:color="auto"/>
          </w:divBdr>
        </w:div>
        <w:div w:id="1709139189">
          <w:marLeft w:val="480"/>
          <w:marRight w:val="0"/>
          <w:marTop w:val="0"/>
          <w:marBottom w:val="0"/>
          <w:divBdr>
            <w:top w:val="none" w:sz="0" w:space="0" w:color="auto"/>
            <w:left w:val="none" w:sz="0" w:space="0" w:color="auto"/>
            <w:bottom w:val="none" w:sz="0" w:space="0" w:color="auto"/>
            <w:right w:val="none" w:sz="0" w:space="0" w:color="auto"/>
          </w:divBdr>
        </w:div>
        <w:div w:id="1951625958">
          <w:marLeft w:val="480"/>
          <w:marRight w:val="0"/>
          <w:marTop w:val="0"/>
          <w:marBottom w:val="0"/>
          <w:divBdr>
            <w:top w:val="none" w:sz="0" w:space="0" w:color="auto"/>
            <w:left w:val="none" w:sz="0" w:space="0" w:color="auto"/>
            <w:bottom w:val="none" w:sz="0" w:space="0" w:color="auto"/>
            <w:right w:val="none" w:sz="0" w:space="0" w:color="auto"/>
          </w:divBdr>
        </w:div>
        <w:div w:id="1576934264">
          <w:marLeft w:val="480"/>
          <w:marRight w:val="0"/>
          <w:marTop w:val="0"/>
          <w:marBottom w:val="0"/>
          <w:divBdr>
            <w:top w:val="none" w:sz="0" w:space="0" w:color="auto"/>
            <w:left w:val="none" w:sz="0" w:space="0" w:color="auto"/>
            <w:bottom w:val="none" w:sz="0" w:space="0" w:color="auto"/>
            <w:right w:val="none" w:sz="0" w:space="0" w:color="auto"/>
          </w:divBdr>
        </w:div>
        <w:div w:id="621037164">
          <w:marLeft w:val="480"/>
          <w:marRight w:val="0"/>
          <w:marTop w:val="0"/>
          <w:marBottom w:val="0"/>
          <w:divBdr>
            <w:top w:val="none" w:sz="0" w:space="0" w:color="auto"/>
            <w:left w:val="none" w:sz="0" w:space="0" w:color="auto"/>
            <w:bottom w:val="none" w:sz="0" w:space="0" w:color="auto"/>
            <w:right w:val="none" w:sz="0" w:space="0" w:color="auto"/>
          </w:divBdr>
        </w:div>
        <w:div w:id="16515571">
          <w:marLeft w:val="480"/>
          <w:marRight w:val="0"/>
          <w:marTop w:val="0"/>
          <w:marBottom w:val="0"/>
          <w:divBdr>
            <w:top w:val="none" w:sz="0" w:space="0" w:color="auto"/>
            <w:left w:val="none" w:sz="0" w:space="0" w:color="auto"/>
            <w:bottom w:val="none" w:sz="0" w:space="0" w:color="auto"/>
            <w:right w:val="none" w:sz="0" w:space="0" w:color="auto"/>
          </w:divBdr>
        </w:div>
        <w:div w:id="1396704090">
          <w:marLeft w:val="480"/>
          <w:marRight w:val="0"/>
          <w:marTop w:val="0"/>
          <w:marBottom w:val="0"/>
          <w:divBdr>
            <w:top w:val="none" w:sz="0" w:space="0" w:color="auto"/>
            <w:left w:val="none" w:sz="0" w:space="0" w:color="auto"/>
            <w:bottom w:val="none" w:sz="0" w:space="0" w:color="auto"/>
            <w:right w:val="none" w:sz="0" w:space="0" w:color="auto"/>
          </w:divBdr>
        </w:div>
        <w:div w:id="1126194674">
          <w:marLeft w:val="480"/>
          <w:marRight w:val="0"/>
          <w:marTop w:val="0"/>
          <w:marBottom w:val="0"/>
          <w:divBdr>
            <w:top w:val="none" w:sz="0" w:space="0" w:color="auto"/>
            <w:left w:val="none" w:sz="0" w:space="0" w:color="auto"/>
            <w:bottom w:val="none" w:sz="0" w:space="0" w:color="auto"/>
            <w:right w:val="none" w:sz="0" w:space="0" w:color="auto"/>
          </w:divBdr>
        </w:div>
        <w:div w:id="1351491118">
          <w:marLeft w:val="480"/>
          <w:marRight w:val="0"/>
          <w:marTop w:val="0"/>
          <w:marBottom w:val="0"/>
          <w:divBdr>
            <w:top w:val="none" w:sz="0" w:space="0" w:color="auto"/>
            <w:left w:val="none" w:sz="0" w:space="0" w:color="auto"/>
            <w:bottom w:val="none" w:sz="0" w:space="0" w:color="auto"/>
            <w:right w:val="none" w:sz="0" w:space="0" w:color="auto"/>
          </w:divBdr>
        </w:div>
        <w:div w:id="1020206014">
          <w:marLeft w:val="480"/>
          <w:marRight w:val="0"/>
          <w:marTop w:val="0"/>
          <w:marBottom w:val="0"/>
          <w:divBdr>
            <w:top w:val="none" w:sz="0" w:space="0" w:color="auto"/>
            <w:left w:val="none" w:sz="0" w:space="0" w:color="auto"/>
            <w:bottom w:val="none" w:sz="0" w:space="0" w:color="auto"/>
            <w:right w:val="none" w:sz="0" w:space="0" w:color="auto"/>
          </w:divBdr>
        </w:div>
        <w:div w:id="1919363619">
          <w:marLeft w:val="480"/>
          <w:marRight w:val="0"/>
          <w:marTop w:val="0"/>
          <w:marBottom w:val="0"/>
          <w:divBdr>
            <w:top w:val="none" w:sz="0" w:space="0" w:color="auto"/>
            <w:left w:val="none" w:sz="0" w:space="0" w:color="auto"/>
            <w:bottom w:val="none" w:sz="0" w:space="0" w:color="auto"/>
            <w:right w:val="none" w:sz="0" w:space="0" w:color="auto"/>
          </w:divBdr>
        </w:div>
        <w:div w:id="1211989781">
          <w:marLeft w:val="480"/>
          <w:marRight w:val="0"/>
          <w:marTop w:val="0"/>
          <w:marBottom w:val="0"/>
          <w:divBdr>
            <w:top w:val="none" w:sz="0" w:space="0" w:color="auto"/>
            <w:left w:val="none" w:sz="0" w:space="0" w:color="auto"/>
            <w:bottom w:val="none" w:sz="0" w:space="0" w:color="auto"/>
            <w:right w:val="none" w:sz="0" w:space="0" w:color="auto"/>
          </w:divBdr>
        </w:div>
        <w:div w:id="1624921948">
          <w:marLeft w:val="480"/>
          <w:marRight w:val="0"/>
          <w:marTop w:val="0"/>
          <w:marBottom w:val="0"/>
          <w:divBdr>
            <w:top w:val="none" w:sz="0" w:space="0" w:color="auto"/>
            <w:left w:val="none" w:sz="0" w:space="0" w:color="auto"/>
            <w:bottom w:val="none" w:sz="0" w:space="0" w:color="auto"/>
            <w:right w:val="none" w:sz="0" w:space="0" w:color="auto"/>
          </w:divBdr>
        </w:div>
        <w:div w:id="1104496048">
          <w:marLeft w:val="480"/>
          <w:marRight w:val="0"/>
          <w:marTop w:val="0"/>
          <w:marBottom w:val="0"/>
          <w:divBdr>
            <w:top w:val="none" w:sz="0" w:space="0" w:color="auto"/>
            <w:left w:val="none" w:sz="0" w:space="0" w:color="auto"/>
            <w:bottom w:val="none" w:sz="0" w:space="0" w:color="auto"/>
            <w:right w:val="none" w:sz="0" w:space="0" w:color="auto"/>
          </w:divBdr>
        </w:div>
        <w:div w:id="885146902">
          <w:marLeft w:val="480"/>
          <w:marRight w:val="0"/>
          <w:marTop w:val="0"/>
          <w:marBottom w:val="0"/>
          <w:divBdr>
            <w:top w:val="none" w:sz="0" w:space="0" w:color="auto"/>
            <w:left w:val="none" w:sz="0" w:space="0" w:color="auto"/>
            <w:bottom w:val="none" w:sz="0" w:space="0" w:color="auto"/>
            <w:right w:val="none" w:sz="0" w:space="0" w:color="auto"/>
          </w:divBdr>
        </w:div>
        <w:div w:id="707533381">
          <w:marLeft w:val="480"/>
          <w:marRight w:val="0"/>
          <w:marTop w:val="0"/>
          <w:marBottom w:val="0"/>
          <w:divBdr>
            <w:top w:val="none" w:sz="0" w:space="0" w:color="auto"/>
            <w:left w:val="none" w:sz="0" w:space="0" w:color="auto"/>
            <w:bottom w:val="none" w:sz="0" w:space="0" w:color="auto"/>
            <w:right w:val="none" w:sz="0" w:space="0" w:color="auto"/>
          </w:divBdr>
        </w:div>
        <w:div w:id="828012413">
          <w:marLeft w:val="480"/>
          <w:marRight w:val="0"/>
          <w:marTop w:val="0"/>
          <w:marBottom w:val="0"/>
          <w:divBdr>
            <w:top w:val="none" w:sz="0" w:space="0" w:color="auto"/>
            <w:left w:val="none" w:sz="0" w:space="0" w:color="auto"/>
            <w:bottom w:val="none" w:sz="0" w:space="0" w:color="auto"/>
            <w:right w:val="none" w:sz="0" w:space="0" w:color="auto"/>
          </w:divBdr>
        </w:div>
        <w:div w:id="402143658">
          <w:marLeft w:val="480"/>
          <w:marRight w:val="0"/>
          <w:marTop w:val="0"/>
          <w:marBottom w:val="0"/>
          <w:divBdr>
            <w:top w:val="none" w:sz="0" w:space="0" w:color="auto"/>
            <w:left w:val="none" w:sz="0" w:space="0" w:color="auto"/>
            <w:bottom w:val="none" w:sz="0" w:space="0" w:color="auto"/>
            <w:right w:val="none" w:sz="0" w:space="0" w:color="auto"/>
          </w:divBdr>
        </w:div>
        <w:div w:id="199705054">
          <w:marLeft w:val="480"/>
          <w:marRight w:val="0"/>
          <w:marTop w:val="0"/>
          <w:marBottom w:val="0"/>
          <w:divBdr>
            <w:top w:val="none" w:sz="0" w:space="0" w:color="auto"/>
            <w:left w:val="none" w:sz="0" w:space="0" w:color="auto"/>
            <w:bottom w:val="none" w:sz="0" w:space="0" w:color="auto"/>
            <w:right w:val="none" w:sz="0" w:space="0" w:color="auto"/>
          </w:divBdr>
        </w:div>
        <w:div w:id="1429812430">
          <w:marLeft w:val="480"/>
          <w:marRight w:val="0"/>
          <w:marTop w:val="0"/>
          <w:marBottom w:val="0"/>
          <w:divBdr>
            <w:top w:val="none" w:sz="0" w:space="0" w:color="auto"/>
            <w:left w:val="none" w:sz="0" w:space="0" w:color="auto"/>
            <w:bottom w:val="none" w:sz="0" w:space="0" w:color="auto"/>
            <w:right w:val="none" w:sz="0" w:space="0" w:color="auto"/>
          </w:divBdr>
        </w:div>
        <w:div w:id="1118722898">
          <w:marLeft w:val="480"/>
          <w:marRight w:val="0"/>
          <w:marTop w:val="0"/>
          <w:marBottom w:val="0"/>
          <w:divBdr>
            <w:top w:val="none" w:sz="0" w:space="0" w:color="auto"/>
            <w:left w:val="none" w:sz="0" w:space="0" w:color="auto"/>
            <w:bottom w:val="none" w:sz="0" w:space="0" w:color="auto"/>
            <w:right w:val="none" w:sz="0" w:space="0" w:color="auto"/>
          </w:divBdr>
        </w:div>
        <w:div w:id="40521463">
          <w:marLeft w:val="480"/>
          <w:marRight w:val="0"/>
          <w:marTop w:val="0"/>
          <w:marBottom w:val="0"/>
          <w:divBdr>
            <w:top w:val="none" w:sz="0" w:space="0" w:color="auto"/>
            <w:left w:val="none" w:sz="0" w:space="0" w:color="auto"/>
            <w:bottom w:val="none" w:sz="0" w:space="0" w:color="auto"/>
            <w:right w:val="none" w:sz="0" w:space="0" w:color="auto"/>
          </w:divBdr>
        </w:div>
        <w:div w:id="1994749556">
          <w:marLeft w:val="480"/>
          <w:marRight w:val="0"/>
          <w:marTop w:val="0"/>
          <w:marBottom w:val="0"/>
          <w:divBdr>
            <w:top w:val="none" w:sz="0" w:space="0" w:color="auto"/>
            <w:left w:val="none" w:sz="0" w:space="0" w:color="auto"/>
            <w:bottom w:val="none" w:sz="0" w:space="0" w:color="auto"/>
            <w:right w:val="none" w:sz="0" w:space="0" w:color="auto"/>
          </w:divBdr>
        </w:div>
        <w:div w:id="410004289">
          <w:marLeft w:val="480"/>
          <w:marRight w:val="0"/>
          <w:marTop w:val="0"/>
          <w:marBottom w:val="0"/>
          <w:divBdr>
            <w:top w:val="none" w:sz="0" w:space="0" w:color="auto"/>
            <w:left w:val="none" w:sz="0" w:space="0" w:color="auto"/>
            <w:bottom w:val="none" w:sz="0" w:space="0" w:color="auto"/>
            <w:right w:val="none" w:sz="0" w:space="0" w:color="auto"/>
          </w:divBdr>
        </w:div>
        <w:div w:id="1586379688">
          <w:marLeft w:val="480"/>
          <w:marRight w:val="0"/>
          <w:marTop w:val="0"/>
          <w:marBottom w:val="0"/>
          <w:divBdr>
            <w:top w:val="none" w:sz="0" w:space="0" w:color="auto"/>
            <w:left w:val="none" w:sz="0" w:space="0" w:color="auto"/>
            <w:bottom w:val="none" w:sz="0" w:space="0" w:color="auto"/>
            <w:right w:val="none" w:sz="0" w:space="0" w:color="auto"/>
          </w:divBdr>
        </w:div>
        <w:div w:id="520709369">
          <w:marLeft w:val="480"/>
          <w:marRight w:val="0"/>
          <w:marTop w:val="0"/>
          <w:marBottom w:val="0"/>
          <w:divBdr>
            <w:top w:val="none" w:sz="0" w:space="0" w:color="auto"/>
            <w:left w:val="none" w:sz="0" w:space="0" w:color="auto"/>
            <w:bottom w:val="none" w:sz="0" w:space="0" w:color="auto"/>
            <w:right w:val="none" w:sz="0" w:space="0" w:color="auto"/>
          </w:divBdr>
        </w:div>
        <w:div w:id="1683043179">
          <w:marLeft w:val="480"/>
          <w:marRight w:val="0"/>
          <w:marTop w:val="0"/>
          <w:marBottom w:val="0"/>
          <w:divBdr>
            <w:top w:val="none" w:sz="0" w:space="0" w:color="auto"/>
            <w:left w:val="none" w:sz="0" w:space="0" w:color="auto"/>
            <w:bottom w:val="none" w:sz="0" w:space="0" w:color="auto"/>
            <w:right w:val="none" w:sz="0" w:space="0" w:color="auto"/>
          </w:divBdr>
        </w:div>
        <w:div w:id="2041975827">
          <w:marLeft w:val="480"/>
          <w:marRight w:val="0"/>
          <w:marTop w:val="0"/>
          <w:marBottom w:val="0"/>
          <w:divBdr>
            <w:top w:val="none" w:sz="0" w:space="0" w:color="auto"/>
            <w:left w:val="none" w:sz="0" w:space="0" w:color="auto"/>
            <w:bottom w:val="none" w:sz="0" w:space="0" w:color="auto"/>
            <w:right w:val="none" w:sz="0" w:space="0" w:color="auto"/>
          </w:divBdr>
        </w:div>
        <w:div w:id="1028796980">
          <w:marLeft w:val="480"/>
          <w:marRight w:val="0"/>
          <w:marTop w:val="0"/>
          <w:marBottom w:val="0"/>
          <w:divBdr>
            <w:top w:val="none" w:sz="0" w:space="0" w:color="auto"/>
            <w:left w:val="none" w:sz="0" w:space="0" w:color="auto"/>
            <w:bottom w:val="none" w:sz="0" w:space="0" w:color="auto"/>
            <w:right w:val="none" w:sz="0" w:space="0" w:color="auto"/>
          </w:divBdr>
        </w:div>
        <w:div w:id="332345804">
          <w:marLeft w:val="480"/>
          <w:marRight w:val="0"/>
          <w:marTop w:val="0"/>
          <w:marBottom w:val="0"/>
          <w:divBdr>
            <w:top w:val="none" w:sz="0" w:space="0" w:color="auto"/>
            <w:left w:val="none" w:sz="0" w:space="0" w:color="auto"/>
            <w:bottom w:val="none" w:sz="0" w:space="0" w:color="auto"/>
            <w:right w:val="none" w:sz="0" w:space="0" w:color="auto"/>
          </w:divBdr>
        </w:div>
        <w:div w:id="819346798">
          <w:marLeft w:val="480"/>
          <w:marRight w:val="0"/>
          <w:marTop w:val="0"/>
          <w:marBottom w:val="0"/>
          <w:divBdr>
            <w:top w:val="none" w:sz="0" w:space="0" w:color="auto"/>
            <w:left w:val="none" w:sz="0" w:space="0" w:color="auto"/>
            <w:bottom w:val="none" w:sz="0" w:space="0" w:color="auto"/>
            <w:right w:val="none" w:sz="0" w:space="0" w:color="auto"/>
          </w:divBdr>
        </w:div>
        <w:div w:id="938830364">
          <w:marLeft w:val="480"/>
          <w:marRight w:val="0"/>
          <w:marTop w:val="0"/>
          <w:marBottom w:val="0"/>
          <w:divBdr>
            <w:top w:val="none" w:sz="0" w:space="0" w:color="auto"/>
            <w:left w:val="none" w:sz="0" w:space="0" w:color="auto"/>
            <w:bottom w:val="none" w:sz="0" w:space="0" w:color="auto"/>
            <w:right w:val="none" w:sz="0" w:space="0" w:color="auto"/>
          </w:divBdr>
        </w:div>
        <w:div w:id="517547323">
          <w:marLeft w:val="480"/>
          <w:marRight w:val="0"/>
          <w:marTop w:val="0"/>
          <w:marBottom w:val="0"/>
          <w:divBdr>
            <w:top w:val="none" w:sz="0" w:space="0" w:color="auto"/>
            <w:left w:val="none" w:sz="0" w:space="0" w:color="auto"/>
            <w:bottom w:val="none" w:sz="0" w:space="0" w:color="auto"/>
            <w:right w:val="none" w:sz="0" w:space="0" w:color="auto"/>
          </w:divBdr>
        </w:div>
        <w:div w:id="621766347">
          <w:marLeft w:val="480"/>
          <w:marRight w:val="0"/>
          <w:marTop w:val="0"/>
          <w:marBottom w:val="0"/>
          <w:divBdr>
            <w:top w:val="none" w:sz="0" w:space="0" w:color="auto"/>
            <w:left w:val="none" w:sz="0" w:space="0" w:color="auto"/>
            <w:bottom w:val="none" w:sz="0" w:space="0" w:color="auto"/>
            <w:right w:val="none" w:sz="0" w:space="0" w:color="auto"/>
          </w:divBdr>
        </w:div>
        <w:div w:id="1695351656">
          <w:marLeft w:val="480"/>
          <w:marRight w:val="0"/>
          <w:marTop w:val="0"/>
          <w:marBottom w:val="0"/>
          <w:divBdr>
            <w:top w:val="none" w:sz="0" w:space="0" w:color="auto"/>
            <w:left w:val="none" w:sz="0" w:space="0" w:color="auto"/>
            <w:bottom w:val="none" w:sz="0" w:space="0" w:color="auto"/>
            <w:right w:val="none" w:sz="0" w:space="0" w:color="auto"/>
          </w:divBdr>
        </w:div>
        <w:div w:id="1735856966">
          <w:marLeft w:val="480"/>
          <w:marRight w:val="0"/>
          <w:marTop w:val="0"/>
          <w:marBottom w:val="0"/>
          <w:divBdr>
            <w:top w:val="none" w:sz="0" w:space="0" w:color="auto"/>
            <w:left w:val="none" w:sz="0" w:space="0" w:color="auto"/>
            <w:bottom w:val="none" w:sz="0" w:space="0" w:color="auto"/>
            <w:right w:val="none" w:sz="0" w:space="0" w:color="auto"/>
          </w:divBdr>
        </w:div>
        <w:div w:id="157161744">
          <w:marLeft w:val="480"/>
          <w:marRight w:val="0"/>
          <w:marTop w:val="0"/>
          <w:marBottom w:val="0"/>
          <w:divBdr>
            <w:top w:val="none" w:sz="0" w:space="0" w:color="auto"/>
            <w:left w:val="none" w:sz="0" w:space="0" w:color="auto"/>
            <w:bottom w:val="none" w:sz="0" w:space="0" w:color="auto"/>
            <w:right w:val="none" w:sz="0" w:space="0" w:color="auto"/>
          </w:divBdr>
        </w:div>
        <w:div w:id="1642272268">
          <w:marLeft w:val="480"/>
          <w:marRight w:val="0"/>
          <w:marTop w:val="0"/>
          <w:marBottom w:val="0"/>
          <w:divBdr>
            <w:top w:val="none" w:sz="0" w:space="0" w:color="auto"/>
            <w:left w:val="none" w:sz="0" w:space="0" w:color="auto"/>
            <w:bottom w:val="none" w:sz="0" w:space="0" w:color="auto"/>
            <w:right w:val="none" w:sz="0" w:space="0" w:color="auto"/>
          </w:divBdr>
        </w:div>
        <w:div w:id="1372536461">
          <w:marLeft w:val="480"/>
          <w:marRight w:val="0"/>
          <w:marTop w:val="0"/>
          <w:marBottom w:val="0"/>
          <w:divBdr>
            <w:top w:val="none" w:sz="0" w:space="0" w:color="auto"/>
            <w:left w:val="none" w:sz="0" w:space="0" w:color="auto"/>
            <w:bottom w:val="none" w:sz="0" w:space="0" w:color="auto"/>
            <w:right w:val="none" w:sz="0" w:space="0" w:color="auto"/>
          </w:divBdr>
        </w:div>
        <w:div w:id="434373231">
          <w:marLeft w:val="480"/>
          <w:marRight w:val="0"/>
          <w:marTop w:val="0"/>
          <w:marBottom w:val="0"/>
          <w:divBdr>
            <w:top w:val="none" w:sz="0" w:space="0" w:color="auto"/>
            <w:left w:val="none" w:sz="0" w:space="0" w:color="auto"/>
            <w:bottom w:val="none" w:sz="0" w:space="0" w:color="auto"/>
            <w:right w:val="none" w:sz="0" w:space="0" w:color="auto"/>
          </w:divBdr>
        </w:div>
        <w:div w:id="1677997803">
          <w:marLeft w:val="480"/>
          <w:marRight w:val="0"/>
          <w:marTop w:val="0"/>
          <w:marBottom w:val="0"/>
          <w:divBdr>
            <w:top w:val="none" w:sz="0" w:space="0" w:color="auto"/>
            <w:left w:val="none" w:sz="0" w:space="0" w:color="auto"/>
            <w:bottom w:val="none" w:sz="0" w:space="0" w:color="auto"/>
            <w:right w:val="none" w:sz="0" w:space="0" w:color="auto"/>
          </w:divBdr>
        </w:div>
        <w:div w:id="952979740">
          <w:marLeft w:val="480"/>
          <w:marRight w:val="0"/>
          <w:marTop w:val="0"/>
          <w:marBottom w:val="0"/>
          <w:divBdr>
            <w:top w:val="none" w:sz="0" w:space="0" w:color="auto"/>
            <w:left w:val="none" w:sz="0" w:space="0" w:color="auto"/>
            <w:bottom w:val="none" w:sz="0" w:space="0" w:color="auto"/>
            <w:right w:val="none" w:sz="0" w:space="0" w:color="auto"/>
          </w:divBdr>
        </w:div>
        <w:div w:id="1238899227">
          <w:marLeft w:val="480"/>
          <w:marRight w:val="0"/>
          <w:marTop w:val="0"/>
          <w:marBottom w:val="0"/>
          <w:divBdr>
            <w:top w:val="none" w:sz="0" w:space="0" w:color="auto"/>
            <w:left w:val="none" w:sz="0" w:space="0" w:color="auto"/>
            <w:bottom w:val="none" w:sz="0" w:space="0" w:color="auto"/>
            <w:right w:val="none" w:sz="0" w:space="0" w:color="auto"/>
          </w:divBdr>
        </w:div>
        <w:div w:id="889533895">
          <w:marLeft w:val="480"/>
          <w:marRight w:val="0"/>
          <w:marTop w:val="0"/>
          <w:marBottom w:val="0"/>
          <w:divBdr>
            <w:top w:val="none" w:sz="0" w:space="0" w:color="auto"/>
            <w:left w:val="none" w:sz="0" w:space="0" w:color="auto"/>
            <w:bottom w:val="none" w:sz="0" w:space="0" w:color="auto"/>
            <w:right w:val="none" w:sz="0" w:space="0" w:color="auto"/>
          </w:divBdr>
        </w:div>
        <w:div w:id="473303032">
          <w:marLeft w:val="480"/>
          <w:marRight w:val="0"/>
          <w:marTop w:val="0"/>
          <w:marBottom w:val="0"/>
          <w:divBdr>
            <w:top w:val="none" w:sz="0" w:space="0" w:color="auto"/>
            <w:left w:val="none" w:sz="0" w:space="0" w:color="auto"/>
            <w:bottom w:val="none" w:sz="0" w:space="0" w:color="auto"/>
            <w:right w:val="none" w:sz="0" w:space="0" w:color="auto"/>
          </w:divBdr>
        </w:div>
      </w:divsChild>
    </w:div>
    <w:div w:id="1718697381">
      <w:bodyDiv w:val="1"/>
      <w:marLeft w:val="0"/>
      <w:marRight w:val="0"/>
      <w:marTop w:val="0"/>
      <w:marBottom w:val="0"/>
      <w:divBdr>
        <w:top w:val="none" w:sz="0" w:space="0" w:color="auto"/>
        <w:left w:val="none" w:sz="0" w:space="0" w:color="auto"/>
        <w:bottom w:val="none" w:sz="0" w:space="0" w:color="auto"/>
        <w:right w:val="none" w:sz="0" w:space="0" w:color="auto"/>
      </w:divBdr>
    </w:div>
    <w:div w:id="1719041490">
      <w:bodyDiv w:val="1"/>
      <w:marLeft w:val="0"/>
      <w:marRight w:val="0"/>
      <w:marTop w:val="0"/>
      <w:marBottom w:val="0"/>
      <w:divBdr>
        <w:top w:val="none" w:sz="0" w:space="0" w:color="auto"/>
        <w:left w:val="none" w:sz="0" w:space="0" w:color="auto"/>
        <w:bottom w:val="none" w:sz="0" w:space="0" w:color="auto"/>
        <w:right w:val="none" w:sz="0" w:space="0" w:color="auto"/>
      </w:divBdr>
    </w:div>
    <w:div w:id="1719742034">
      <w:bodyDiv w:val="1"/>
      <w:marLeft w:val="0"/>
      <w:marRight w:val="0"/>
      <w:marTop w:val="0"/>
      <w:marBottom w:val="0"/>
      <w:divBdr>
        <w:top w:val="none" w:sz="0" w:space="0" w:color="auto"/>
        <w:left w:val="none" w:sz="0" w:space="0" w:color="auto"/>
        <w:bottom w:val="none" w:sz="0" w:space="0" w:color="auto"/>
        <w:right w:val="none" w:sz="0" w:space="0" w:color="auto"/>
      </w:divBdr>
    </w:div>
    <w:div w:id="1719893352">
      <w:bodyDiv w:val="1"/>
      <w:marLeft w:val="0"/>
      <w:marRight w:val="0"/>
      <w:marTop w:val="0"/>
      <w:marBottom w:val="0"/>
      <w:divBdr>
        <w:top w:val="none" w:sz="0" w:space="0" w:color="auto"/>
        <w:left w:val="none" w:sz="0" w:space="0" w:color="auto"/>
        <w:bottom w:val="none" w:sz="0" w:space="0" w:color="auto"/>
        <w:right w:val="none" w:sz="0" w:space="0" w:color="auto"/>
      </w:divBdr>
    </w:div>
    <w:div w:id="1719939217">
      <w:bodyDiv w:val="1"/>
      <w:marLeft w:val="0"/>
      <w:marRight w:val="0"/>
      <w:marTop w:val="0"/>
      <w:marBottom w:val="0"/>
      <w:divBdr>
        <w:top w:val="none" w:sz="0" w:space="0" w:color="auto"/>
        <w:left w:val="none" w:sz="0" w:space="0" w:color="auto"/>
        <w:bottom w:val="none" w:sz="0" w:space="0" w:color="auto"/>
        <w:right w:val="none" w:sz="0" w:space="0" w:color="auto"/>
      </w:divBdr>
    </w:div>
    <w:div w:id="1721132799">
      <w:bodyDiv w:val="1"/>
      <w:marLeft w:val="0"/>
      <w:marRight w:val="0"/>
      <w:marTop w:val="0"/>
      <w:marBottom w:val="0"/>
      <w:divBdr>
        <w:top w:val="none" w:sz="0" w:space="0" w:color="auto"/>
        <w:left w:val="none" w:sz="0" w:space="0" w:color="auto"/>
        <w:bottom w:val="none" w:sz="0" w:space="0" w:color="auto"/>
        <w:right w:val="none" w:sz="0" w:space="0" w:color="auto"/>
      </w:divBdr>
    </w:div>
    <w:div w:id="1721512547">
      <w:bodyDiv w:val="1"/>
      <w:marLeft w:val="0"/>
      <w:marRight w:val="0"/>
      <w:marTop w:val="0"/>
      <w:marBottom w:val="0"/>
      <w:divBdr>
        <w:top w:val="none" w:sz="0" w:space="0" w:color="auto"/>
        <w:left w:val="none" w:sz="0" w:space="0" w:color="auto"/>
        <w:bottom w:val="none" w:sz="0" w:space="0" w:color="auto"/>
        <w:right w:val="none" w:sz="0" w:space="0" w:color="auto"/>
      </w:divBdr>
    </w:div>
    <w:div w:id="1721706382">
      <w:bodyDiv w:val="1"/>
      <w:marLeft w:val="0"/>
      <w:marRight w:val="0"/>
      <w:marTop w:val="0"/>
      <w:marBottom w:val="0"/>
      <w:divBdr>
        <w:top w:val="none" w:sz="0" w:space="0" w:color="auto"/>
        <w:left w:val="none" w:sz="0" w:space="0" w:color="auto"/>
        <w:bottom w:val="none" w:sz="0" w:space="0" w:color="auto"/>
        <w:right w:val="none" w:sz="0" w:space="0" w:color="auto"/>
      </w:divBdr>
    </w:div>
    <w:div w:id="1722292942">
      <w:bodyDiv w:val="1"/>
      <w:marLeft w:val="0"/>
      <w:marRight w:val="0"/>
      <w:marTop w:val="0"/>
      <w:marBottom w:val="0"/>
      <w:divBdr>
        <w:top w:val="none" w:sz="0" w:space="0" w:color="auto"/>
        <w:left w:val="none" w:sz="0" w:space="0" w:color="auto"/>
        <w:bottom w:val="none" w:sz="0" w:space="0" w:color="auto"/>
        <w:right w:val="none" w:sz="0" w:space="0" w:color="auto"/>
      </w:divBdr>
    </w:div>
    <w:div w:id="1723094858">
      <w:bodyDiv w:val="1"/>
      <w:marLeft w:val="0"/>
      <w:marRight w:val="0"/>
      <w:marTop w:val="0"/>
      <w:marBottom w:val="0"/>
      <w:divBdr>
        <w:top w:val="none" w:sz="0" w:space="0" w:color="auto"/>
        <w:left w:val="none" w:sz="0" w:space="0" w:color="auto"/>
        <w:bottom w:val="none" w:sz="0" w:space="0" w:color="auto"/>
        <w:right w:val="none" w:sz="0" w:space="0" w:color="auto"/>
      </w:divBdr>
    </w:div>
    <w:div w:id="1724480163">
      <w:bodyDiv w:val="1"/>
      <w:marLeft w:val="0"/>
      <w:marRight w:val="0"/>
      <w:marTop w:val="0"/>
      <w:marBottom w:val="0"/>
      <w:divBdr>
        <w:top w:val="none" w:sz="0" w:space="0" w:color="auto"/>
        <w:left w:val="none" w:sz="0" w:space="0" w:color="auto"/>
        <w:bottom w:val="none" w:sz="0" w:space="0" w:color="auto"/>
        <w:right w:val="none" w:sz="0" w:space="0" w:color="auto"/>
      </w:divBdr>
    </w:div>
    <w:div w:id="1725375487">
      <w:bodyDiv w:val="1"/>
      <w:marLeft w:val="0"/>
      <w:marRight w:val="0"/>
      <w:marTop w:val="0"/>
      <w:marBottom w:val="0"/>
      <w:divBdr>
        <w:top w:val="none" w:sz="0" w:space="0" w:color="auto"/>
        <w:left w:val="none" w:sz="0" w:space="0" w:color="auto"/>
        <w:bottom w:val="none" w:sz="0" w:space="0" w:color="auto"/>
        <w:right w:val="none" w:sz="0" w:space="0" w:color="auto"/>
      </w:divBdr>
    </w:div>
    <w:div w:id="1725520621">
      <w:bodyDiv w:val="1"/>
      <w:marLeft w:val="0"/>
      <w:marRight w:val="0"/>
      <w:marTop w:val="0"/>
      <w:marBottom w:val="0"/>
      <w:divBdr>
        <w:top w:val="none" w:sz="0" w:space="0" w:color="auto"/>
        <w:left w:val="none" w:sz="0" w:space="0" w:color="auto"/>
        <w:bottom w:val="none" w:sz="0" w:space="0" w:color="auto"/>
        <w:right w:val="none" w:sz="0" w:space="0" w:color="auto"/>
      </w:divBdr>
    </w:div>
    <w:div w:id="1727024925">
      <w:bodyDiv w:val="1"/>
      <w:marLeft w:val="0"/>
      <w:marRight w:val="0"/>
      <w:marTop w:val="0"/>
      <w:marBottom w:val="0"/>
      <w:divBdr>
        <w:top w:val="none" w:sz="0" w:space="0" w:color="auto"/>
        <w:left w:val="none" w:sz="0" w:space="0" w:color="auto"/>
        <w:bottom w:val="none" w:sz="0" w:space="0" w:color="auto"/>
        <w:right w:val="none" w:sz="0" w:space="0" w:color="auto"/>
      </w:divBdr>
    </w:div>
    <w:div w:id="1727337557">
      <w:bodyDiv w:val="1"/>
      <w:marLeft w:val="0"/>
      <w:marRight w:val="0"/>
      <w:marTop w:val="0"/>
      <w:marBottom w:val="0"/>
      <w:divBdr>
        <w:top w:val="none" w:sz="0" w:space="0" w:color="auto"/>
        <w:left w:val="none" w:sz="0" w:space="0" w:color="auto"/>
        <w:bottom w:val="none" w:sz="0" w:space="0" w:color="auto"/>
        <w:right w:val="none" w:sz="0" w:space="0" w:color="auto"/>
      </w:divBdr>
    </w:div>
    <w:div w:id="1727875689">
      <w:bodyDiv w:val="1"/>
      <w:marLeft w:val="0"/>
      <w:marRight w:val="0"/>
      <w:marTop w:val="0"/>
      <w:marBottom w:val="0"/>
      <w:divBdr>
        <w:top w:val="none" w:sz="0" w:space="0" w:color="auto"/>
        <w:left w:val="none" w:sz="0" w:space="0" w:color="auto"/>
        <w:bottom w:val="none" w:sz="0" w:space="0" w:color="auto"/>
        <w:right w:val="none" w:sz="0" w:space="0" w:color="auto"/>
      </w:divBdr>
    </w:div>
    <w:div w:id="1728528797">
      <w:bodyDiv w:val="1"/>
      <w:marLeft w:val="0"/>
      <w:marRight w:val="0"/>
      <w:marTop w:val="0"/>
      <w:marBottom w:val="0"/>
      <w:divBdr>
        <w:top w:val="none" w:sz="0" w:space="0" w:color="auto"/>
        <w:left w:val="none" w:sz="0" w:space="0" w:color="auto"/>
        <w:bottom w:val="none" w:sz="0" w:space="0" w:color="auto"/>
        <w:right w:val="none" w:sz="0" w:space="0" w:color="auto"/>
      </w:divBdr>
    </w:div>
    <w:div w:id="1730108905">
      <w:bodyDiv w:val="1"/>
      <w:marLeft w:val="0"/>
      <w:marRight w:val="0"/>
      <w:marTop w:val="0"/>
      <w:marBottom w:val="0"/>
      <w:divBdr>
        <w:top w:val="none" w:sz="0" w:space="0" w:color="auto"/>
        <w:left w:val="none" w:sz="0" w:space="0" w:color="auto"/>
        <w:bottom w:val="none" w:sz="0" w:space="0" w:color="auto"/>
        <w:right w:val="none" w:sz="0" w:space="0" w:color="auto"/>
      </w:divBdr>
    </w:div>
    <w:div w:id="1730496771">
      <w:bodyDiv w:val="1"/>
      <w:marLeft w:val="0"/>
      <w:marRight w:val="0"/>
      <w:marTop w:val="0"/>
      <w:marBottom w:val="0"/>
      <w:divBdr>
        <w:top w:val="none" w:sz="0" w:space="0" w:color="auto"/>
        <w:left w:val="none" w:sz="0" w:space="0" w:color="auto"/>
        <w:bottom w:val="none" w:sz="0" w:space="0" w:color="auto"/>
        <w:right w:val="none" w:sz="0" w:space="0" w:color="auto"/>
      </w:divBdr>
    </w:div>
    <w:div w:id="1731879660">
      <w:bodyDiv w:val="1"/>
      <w:marLeft w:val="0"/>
      <w:marRight w:val="0"/>
      <w:marTop w:val="0"/>
      <w:marBottom w:val="0"/>
      <w:divBdr>
        <w:top w:val="none" w:sz="0" w:space="0" w:color="auto"/>
        <w:left w:val="none" w:sz="0" w:space="0" w:color="auto"/>
        <w:bottom w:val="none" w:sz="0" w:space="0" w:color="auto"/>
        <w:right w:val="none" w:sz="0" w:space="0" w:color="auto"/>
      </w:divBdr>
    </w:div>
    <w:div w:id="1731920241">
      <w:bodyDiv w:val="1"/>
      <w:marLeft w:val="0"/>
      <w:marRight w:val="0"/>
      <w:marTop w:val="0"/>
      <w:marBottom w:val="0"/>
      <w:divBdr>
        <w:top w:val="none" w:sz="0" w:space="0" w:color="auto"/>
        <w:left w:val="none" w:sz="0" w:space="0" w:color="auto"/>
        <w:bottom w:val="none" w:sz="0" w:space="0" w:color="auto"/>
        <w:right w:val="none" w:sz="0" w:space="0" w:color="auto"/>
      </w:divBdr>
    </w:div>
    <w:div w:id="1732343379">
      <w:bodyDiv w:val="1"/>
      <w:marLeft w:val="0"/>
      <w:marRight w:val="0"/>
      <w:marTop w:val="0"/>
      <w:marBottom w:val="0"/>
      <w:divBdr>
        <w:top w:val="none" w:sz="0" w:space="0" w:color="auto"/>
        <w:left w:val="none" w:sz="0" w:space="0" w:color="auto"/>
        <w:bottom w:val="none" w:sz="0" w:space="0" w:color="auto"/>
        <w:right w:val="none" w:sz="0" w:space="0" w:color="auto"/>
      </w:divBdr>
    </w:div>
    <w:div w:id="1733965626">
      <w:bodyDiv w:val="1"/>
      <w:marLeft w:val="0"/>
      <w:marRight w:val="0"/>
      <w:marTop w:val="0"/>
      <w:marBottom w:val="0"/>
      <w:divBdr>
        <w:top w:val="none" w:sz="0" w:space="0" w:color="auto"/>
        <w:left w:val="none" w:sz="0" w:space="0" w:color="auto"/>
        <w:bottom w:val="none" w:sz="0" w:space="0" w:color="auto"/>
        <w:right w:val="none" w:sz="0" w:space="0" w:color="auto"/>
      </w:divBdr>
    </w:div>
    <w:div w:id="1735661376">
      <w:bodyDiv w:val="1"/>
      <w:marLeft w:val="0"/>
      <w:marRight w:val="0"/>
      <w:marTop w:val="0"/>
      <w:marBottom w:val="0"/>
      <w:divBdr>
        <w:top w:val="none" w:sz="0" w:space="0" w:color="auto"/>
        <w:left w:val="none" w:sz="0" w:space="0" w:color="auto"/>
        <w:bottom w:val="none" w:sz="0" w:space="0" w:color="auto"/>
        <w:right w:val="none" w:sz="0" w:space="0" w:color="auto"/>
      </w:divBdr>
    </w:div>
    <w:div w:id="1735739669">
      <w:bodyDiv w:val="1"/>
      <w:marLeft w:val="0"/>
      <w:marRight w:val="0"/>
      <w:marTop w:val="0"/>
      <w:marBottom w:val="0"/>
      <w:divBdr>
        <w:top w:val="none" w:sz="0" w:space="0" w:color="auto"/>
        <w:left w:val="none" w:sz="0" w:space="0" w:color="auto"/>
        <w:bottom w:val="none" w:sz="0" w:space="0" w:color="auto"/>
        <w:right w:val="none" w:sz="0" w:space="0" w:color="auto"/>
      </w:divBdr>
    </w:div>
    <w:div w:id="1737824446">
      <w:bodyDiv w:val="1"/>
      <w:marLeft w:val="0"/>
      <w:marRight w:val="0"/>
      <w:marTop w:val="0"/>
      <w:marBottom w:val="0"/>
      <w:divBdr>
        <w:top w:val="none" w:sz="0" w:space="0" w:color="auto"/>
        <w:left w:val="none" w:sz="0" w:space="0" w:color="auto"/>
        <w:bottom w:val="none" w:sz="0" w:space="0" w:color="auto"/>
        <w:right w:val="none" w:sz="0" w:space="0" w:color="auto"/>
      </w:divBdr>
    </w:div>
    <w:div w:id="1738552369">
      <w:bodyDiv w:val="1"/>
      <w:marLeft w:val="0"/>
      <w:marRight w:val="0"/>
      <w:marTop w:val="0"/>
      <w:marBottom w:val="0"/>
      <w:divBdr>
        <w:top w:val="none" w:sz="0" w:space="0" w:color="auto"/>
        <w:left w:val="none" w:sz="0" w:space="0" w:color="auto"/>
        <w:bottom w:val="none" w:sz="0" w:space="0" w:color="auto"/>
        <w:right w:val="none" w:sz="0" w:space="0" w:color="auto"/>
      </w:divBdr>
    </w:div>
    <w:div w:id="1739210765">
      <w:bodyDiv w:val="1"/>
      <w:marLeft w:val="0"/>
      <w:marRight w:val="0"/>
      <w:marTop w:val="0"/>
      <w:marBottom w:val="0"/>
      <w:divBdr>
        <w:top w:val="none" w:sz="0" w:space="0" w:color="auto"/>
        <w:left w:val="none" w:sz="0" w:space="0" w:color="auto"/>
        <w:bottom w:val="none" w:sz="0" w:space="0" w:color="auto"/>
        <w:right w:val="none" w:sz="0" w:space="0" w:color="auto"/>
      </w:divBdr>
    </w:div>
    <w:div w:id="1739865568">
      <w:bodyDiv w:val="1"/>
      <w:marLeft w:val="0"/>
      <w:marRight w:val="0"/>
      <w:marTop w:val="0"/>
      <w:marBottom w:val="0"/>
      <w:divBdr>
        <w:top w:val="none" w:sz="0" w:space="0" w:color="auto"/>
        <w:left w:val="none" w:sz="0" w:space="0" w:color="auto"/>
        <w:bottom w:val="none" w:sz="0" w:space="0" w:color="auto"/>
        <w:right w:val="none" w:sz="0" w:space="0" w:color="auto"/>
      </w:divBdr>
    </w:div>
    <w:div w:id="1740008625">
      <w:bodyDiv w:val="1"/>
      <w:marLeft w:val="0"/>
      <w:marRight w:val="0"/>
      <w:marTop w:val="0"/>
      <w:marBottom w:val="0"/>
      <w:divBdr>
        <w:top w:val="none" w:sz="0" w:space="0" w:color="auto"/>
        <w:left w:val="none" w:sz="0" w:space="0" w:color="auto"/>
        <w:bottom w:val="none" w:sz="0" w:space="0" w:color="auto"/>
        <w:right w:val="none" w:sz="0" w:space="0" w:color="auto"/>
      </w:divBdr>
    </w:div>
    <w:div w:id="1740515103">
      <w:bodyDiv w:val="1"/>
      <w:marLeft w:val="0"/>
      <w:marRight w:val="0"/>
      <w:marTop w:val="0"/>
      <w:marBottom w:val="0"/>
      <w:divBdr>
        <w:top w:val="none" w:sz="0" w:space="0" w:color="auto"/>
        <w:left w:val="none" w:sz="0" w:space="0" w:color="auto"/>
        <w:bottom w:val="none" w:sz="0" w:space="0" w:color="auto"/>
        <w:right w:val="none" w:sz="0" w:space="0" w:color="auto"/>
      </w:divBdr>
    </w:div>
    <w:div w:id="1740789915">
      <w:bodyDiv w:val="1"/>
      <w:marLeft w:val="0"/>
      <w:marRight w:val="0"/>
      <w:marTop w:val="0"/>
      <w:marBottom w:val="0"/>
      <w:divBdr>
        <w:top w:val="none" w:sz="0" w:space="0" w:color="auto"/>
        <w:left w:val="none" w:sz="0" w:space="0" w:color="auto"/>
        <w:bottom w:val="none" w:sz="0" w:space="0" w:color="auto"/>
        <w:right w:val="none" w:sz="0" w:space="0" w:color="auto"/>
      </w:divBdr>
    </w:div>
    <w:div w:id="1742367930">
      <w:bodyDiv w:val="1"/>
      <w:marLeft w:val="0"/>
      <w:marRight w:val="0"/>
      <w:marTop w:val="0"/>
      <w:marBottom w:val="0"/>
      <w:divBdr>
        <w:top w:val="none" w:sz="0" w:space="0" w:color="auto"/>
        <w:left w:val="none" w:sz="0" w:space="0" w:color="auto"/>
        <w:bottom w:val="none" w:sz="0" w:space="0" w:color="auto"/>
        <w:right w:val="none" w:sz="0" w:space="0" w:color="auto"/>
      </w:divBdr>
    </w:div>
    <w:div w:id="1742751212">
      <w:bodyDiv w:val="1"/>
      <w:marLeft w:val="0"/>
      <w:marRight w:val="0"/>
      <w:marTop w:val="0"/>
      <w:marBottom w:val="0"/>
      <w:divBdr>
        <w:top w:val="none" w:sz="0" w:space="0" w:color="auto"/>
        <w:left w:val="none" w:sz="0" w:space="0" w:color="auto"/>
        <w:bottom w:val="none" w:sz="0" w:space="0" w:color="auto"/>
        <w:right w:val="none" w:sz="0" w:space="0" w:color="auto"/>
      </w:divBdr>
    </w:div>
    <w:div w:id="1743211469">
      <w:bodyDiv w:val="1"/>
      <w:marLeft w:val="0"/>
      <w:marRight w:val="0"/>
      <w:marTop w:val="0"/>
      <w:marBottom w:val="0"/>
      <w:divBdr>
        <w:top w:val="none" w:sz="0" w:space="0" w:color="auto"/>
        <w:left w:val="none" w:sz="0" w:space="0" w:color="auto"/>
        <w:bottom w:val="none" w:sz="0" w:space="0" w:color="auto"/>
        <w:right w:val="none" w:sz="0" w:space="0" w:color="auto"/>
      </w:divBdr>
    </w:div>
    <w:div w:id="1744639838">
      <w:bodyDiv w:val="1"/>
      <w:marLeft w:val="0"/>
      <w:marRight w:val="0"/>
      <w:marTop w:val="0"/>
      <w:marBottom w:val="0"/>
      <w:divBdr>
        <w:top w:val="none" w:sz="0" w:space="0" w:color="auto"/>
        <w:left w:val="none" w:sz="0" w:space="0" w:color="auto"/>
        <w:bottom w:val="none" w:sz="0" w:space="0" w:color="auto"/>
        <w:right w:val="none" w:sz="0" w:space="0" w:color="auto"/>
      </w:divBdr>
    </w:div>
    <w:div w:id="1744984866">
      <w:bodyDiv w:val="1"/>
      <w:marLeft w:val="0"/>
      <w:marRight w:val="0"/>
      <w:marTop w:val="0"/>
      <w:marBottom w:val="0"/>
      <w:divBdr>
        <w:top w:val="none" w:sz="0" w:space="0" w:color="auto"/>
        <w:left w:val="none" w:sz="0" w:space="0" w:color="auto"/>
        <w:bottom w:val="none" w:sz="0" w:space="0" w:color="auto"/>
        <w:right w:val="none" w:sz="0" w:space="0" w:color="auto"/>
      </w:divBdr>
    </w:div>
    <w:div w:id="1744985910">
      <w:bodyDiv w:val="1"/>
      <w:marLeft w:val="0"/>
      <w:marRight w:val="0"/>
      <w:marTop w:val="0"/>
      <w:marBottom w:val="0"/>
      <w:divBdr>
        <w:top w:val="none" w:sz="0" w:space="0" w:color="auto"/>
        <w:left w:val="none" w:sz="0" w:space="0" w:color="auto"/>
        <w:bottom w:val="none" w:sz="0" w:space="0" w:color="auto"/>
        <w:right w:val="none" w:sz="0" w:space="0" w:color="auto"/>
      </w:divBdr>
    </w:div>
    <w:div w:id="1745639162">
      <w:bodyDiv w:val="1"/>
      <w:marLeft w:val="0"/>
      <w:marRight w:val="0"/>
      <w:marTop w:val="0"/>
      <w:marBottom w:val="0"/>
      <w:divBdr>
        <w:top w:val="none" w:sz="0" w:space="0" w:color="auto"/>
        <w:left w:val="none" w:sz="0" w:space="0" w:color="auto"/>
        <w:bottom w:val="none" w:sz="0" w:space="0" w:color="auto"/>
        <w:right w:val="none" w:sz="0" w:space="0" w:color="auto"/>
      </w:divBdr>
    </w:div>
    <w:div w:id="1746415199">
      <w:bodyDiv w:val="1"/>
      <w:marLeft w:val="0"/>
      <w:marRight w:val="0"/>
      <w:marTop w:val="0"/>
      <w:marBottom w:val="0"/>
      <w:divBdr>
        <w:top w:val="none" w:sz="0" w:space="0" w:color="auto"/>
        <w:left w:val="none" w:sz="0" w:space="0" w:color="auto"/>
        <w:bottom w:val="none" w:sz="0" w:space="0" w:color="auto"/>
        <w:right w:val="none" w:sz="0" w:space="0" w:color="auto"/>
      </w:divBdr>
    </w:div>
    <w:div w:id="1746488738">
      <w:bodyDiv w:val="1"/>
      <w:marLeft w:val="0"/>
      <w:marRight w:val="0"/>
      <w:marTop w:val="0"/>
      <w:marBottom w:val="0"/>
      <w:divBdr>
        <w:top w:val="none" w:sz="0" w:space="0" w:color="auto"/>
        <w:left w:val="none" w:sz="0" w:space="0" w:color="auto"/>
        <w:bottom w:val="none" w:sz="0" w:space="0" w:color="auto"/>
        <w:right w:val="none" w:sz="0" w:space="0" w:color="auto"/>
      </w:divBdr>
    </w:div>
    <w:div w:id="1747416865">
      <w:bodyDiv w:val="1"/>
      <w:marLeft w:val="0"/>
      <w:marRight w:val="0"/>
      <w:marTop w:val="0"/>
      <w:marBottom w:val="0"/>
      <w:divBdr>
        <w:top w:val="none" w:sz="0" w:space="0" w:color="auto"/>
        <w:left w:val="none" w:sz="0" w:space="0" w:color="auto"/>
        <w:bottom w:val="none" w:sz="0" w:space="0" w:color="auto"/>
        <w:right w:val="none" w:sz="0" w:space="0" w:color="auto"/>
      </w:divBdr>
    </w:div>
    <w:div w:id="1748724496">
      <w:bodyDiv w:val="1"/>
      <w:marLeft w:val="0"/>
      <w:marRight w:val="0"/>
      <w:marTop w:val="0"/>
      <w:marBottom w:val="0"/>
      <w:divBdr>
        <w:top w:val="none" w:sz="0" w:space="0" w:color="auto"/>
        <w:left w:val="none" w:sz="0" w:space="0" w:color="auto"/>
        <w:bottom w:val="none" w:sz="0" w:space="0" w:color="auto"/>
        <w:right w:val="none" w:sz="0" w:space="0" w:color="auto"/>
      </w:divBdr>
    </w:div>
    <w:div w:id="1748729715">
      <w:bodyDiv w:val="1"/>
      <w:marLeft w:val="0"/>
      <w:marRight w:val="0"/>
      <w:marTop w:val="0"/>
      <w:marBottom w:val="0"/>
      <w:divBdr>
        <w:top w:val="none" w:sz="0" w:space="0" w:color="auto"/>
        <w:left w:val="none" w:sz="0" w:space="0" w:color="auto"/>
        <w:bottom w:val="none" w:sz="0" w:space="0" w:color="auto"/>
        <w:right w:val="none" w:sz="0" w:space="0" w:color="auto"/>
      </w:divBdr>
    </w:div>
    <w:div w:id="1749493400">
      <w:bodyDiv w:val="1"/>
      <w:marLeft w:val="0"/>
      <w:marRight w:val="0"/>
      <w:marTop w:val="0"/>
      <w:marBottom w:val="0"/>
      <w:divBdr>
        <w:top w:val="none" w:sz="0" w:space="0" w:color="auto"/>
        <w:left w:val="none" w:sz="0" w:space="0" w:color="auto"/>
        <w:bottom w:val="none" w:sz="0" w:space="0" w:color="auto"/>
        <w:right w:val="none" w:sz="0" w:space="0" w:color="auto"/>
      </w:divBdr>
    </w:div>
    <w:div w:id="1751199099">
      <w:bodyDiv w:val="1"/>
      <w:marLeft w:val="0"/>
      <w:marRight w:val="0"/>
      <w:marTop w:val="0"/>
      <w:marBottom w:val="0"/>
      <w:divBdr>
        <w:top w:val="none" w:sz="0" w:space="0" w:color="auto"/>
        <w:left w:val="none" w:sz="0" w:space="0" w:color="auto"/>
        <w:bottom w:val="none" w:sz="0" w:space="0" w:color="auto"/>
        <w:right w:val="none" w:sz="0" w:space="0" w:color="auto"/>
      </w:divBdr>
    </w:div>
    <w:div w:id="1751729697">
      <w:bodyDiv w:val="1"/>
      <w:marLeft w:val="0"/>
      <w:marRight w:val="0"/>
      <w:marTop w:val="0"/>
      <w:marBottom w:val="0"/>
      <w:divBdr>
        <w:top w:val="none" w:sz="0" w:space="0" w:color="auto"/>
        <w:left w:val="none" w:sz="0" w:space="0" w:color="auto"/>
        <w:bottom w:val="none" w:sz="0" w:space="0" w:color="auto"/>
        <w:right w:val="none" w:sz="0" w:space="0" w:color="auto"/>
      </w:divBdr>
    </w:div>
    <w:div w:id="1753618255">
      <w:bodyDiv w:val="1"/>
      <w:marLeft w:val="0"/>
      <w:marRight w:val="0"/>
      <w:marTop w:val="0"/>
      <w:marBottom w:val="0"/>
      <w:divBdr>
        <w:top w:val="none" w:sz="0" w:space="0" w:color="auto"/>
        <w:left w:val="none" w:sz="0" w:space="0" w:color="auto"/>
        <w:bottom w:val="none" w:sz="0" w:space="0" w:color="auto"/>
        <w:right w:val="none" w:sz="0" w:space="0" w:color="auto"/>
      </w:divBdr>
    </w:div>
    <w:div w:id="1755400222">
      <w:bodyDiv w:val="1"/>
      <w:marLeft w:val="0"/>
      <w:marRight w:val="0"/>
      <w:marTop w:val="0"/>
      <w:marBottom w:val="0"/>
      <w:divBdr>
        <w:top w:val="none" w:sz="0" w:space="0" w:color="auto"/>
        <w:left w:val="none" w:sz="0" w:space="0" w:color="auto"/>
        <w:bottom w:val="none" w:sz="0" w:space="0" w:color="auto"/>
        <w:right w:val="none" w:sz="0" w:space="0" w:color="auto"/>
      </w:divBdr>
    </w:div>
    <w:div w:id="1755667237">
      <w:bodyDiv w:val="1"/>
      <w:marLeft w:val="0"/>
      <w:marRight w:val="0"/>
      <w:marTop w:val="0"/>
      <w:marBottom w:val="0"/>
      <w:divBdr>
        <w:top w:val="none" w:sz="0" w:space="0" w:color="auto"/>
        <w:left w:val="none" w:sz="0" w:space="0" w:color="auto"/>
        <w:bottom w:val="none" w:sz="0" w:space="0" w:color="auto"/>
        <w:right w:val="none" w:sz="0" w:space="0" w:color="auto"/>
      </w:divBdr>
    </w:div>
    <w:div w:id="1756634201">
      <w:bodyDiv w:val="1"/>
      <w:marLeft w:val="0"/>
      <w:marRight w:val="0"/>
      <w:marTop w:val="0"/>
      <w:marBottom w:val="0"/>
      <w:divBdr>
        <w:top w:val="none" w:sz="0" w:space="0" w:color="auto"/>
        <w:left w:val="none" w:sz="0" w:space="0" w:color="auto"/>
        <w:bottom w:val="none" w:sz="0" w:space="0" w:color="auto"/>
        <w:right w:val="none" w:sz="0" w:space="0" w:color="auto"/>
      </w:divBdr>
    </w:div>
    <w:div w:id="1756975408">
      <w:bodyDiv w:val="1"/>
      <w:marLeft w:val="0"/>
      <w:marRight w:val="0"/>
      <w:marTop w:val="0"/>
      <w:marBottom w:val="0"/>
      <w:divBdr>
        <w:top w:val="none" w:sz="0" w:space="0" w:color="auto"/>
        <w:left w:val="none" w:sz="0" w:space="0" w:color="auto"/>
        <w:bottom w:val="none" w:sz="0" w:space="0" w:color="auto"/>
        <w:right w:val="none" w:sz="0" w:space="0" w:color="auto"/>
      </w:divBdr>
    </w:div>
    <w:div w:id="1758209091">
      <w:bodyDiv w:val="1"/>
      <w:marLeft w:val="0"/>
      <w:marRight w:val="0"/>
      <w:marTop w:val="0"/>
      <w:marBottom w:val="0"/>
      <w:divBdr>
        <w:top w:val="none" w:sz="0" w:space="0" w:color="auto"/>
        <w:left w:val="none" w:sz="0" w:space="0" w:color="auto"/>
        <w:bottom w:val="none" w:sz="0" w:space="0" w:color="auto"/>
        <w:right w:val="none" w:sz="0" w:space="0" w:color="auto"/>
      </w:divBdr>
    </w:div>
    <w:div w:id="1758284193">
      <w:bodyDiv w:val="1"/>
      <w:marLeft w:val="0"/>
      <w:marRight w:val="0"/>
      <w:marTop w:val="0"/>
      <w:marBottom w:val="0"/>
      <w:divBdr>
        <w:top w:val="none" w:sz="0" w:space="0" w:color="auto"/>
        <w:left w:val="none" w:sz="0" w:space="0" w:color="auto"/>
        <w:bottom w:val="none" w:sz="0" w:space="0" w:color="auto"/>
        <w:right w:val="none" w:sz="0" w:space="0" w:color="auto"/>
      </w:divBdr>
    </w:div>
    <w:div w:id="1760100594">
      <w:bodyDiv w:val="1"/>
      <w:marLeft w:val="0"/>
      <w:marRight w:val="0"/>
      <w:marTop w:val="0"/>
      <w:marBottom w:val="0"/>
      <w:divBdr>
        <w:top w:val="none" w:sz="0" w:space="0" w:color="auto"/>
        <w:left w:val="none" w:sz="0" w:space="0" w:color="auto"/>
        <w:bottom w:val="none" w:sz="0" w:space="0" w:color="auto"/>
        <w:right w:val="none" w:sz="0" w:space="0" w:color="auto"/>
      </w:divBdr>
    </w:div>
    <w:div w:id="1762289332">
      <w:bodyDiv w:val="1"/>
      <w:marLeft w:val="0"/>
      <w:marRight w:val="0"/>
      <w:marTop w:val="0"/>
      <w:marBottom w:val="0"/>
      <w:divBdr>
        <w:top w:val="none" w:sz="0" w:space="0" w:color="auto"/>
        <w:left w:val="none" w:sz="0" w:space="0" w:color="auto"/>
        <w:bottom w:val="none" w:sz="0" w:space="0" w:color="auto"/>
        <w:right w:val="none" w:sz="0" w:space="0" w:color="auto"/>
      </w:divBdr>
    </w:div>
    <w:div w:id="1764255976">
      <w:bodyDiv w:val="1"/>
      <w:marLeft w:val="0"/>
      <w:marRight w:val="0"/>
      <w:marTop w:val="0"/>
      <w:marBottom w:val="0"/>
      <w:divBdr>
        <w:top w:val="none" w:sz="0" w:space="0" w:color="auto"/>
        <w:left w:val="none" w:sz="0" w:space="0" w:color="auto"/>
        <w:bottom w:val="none" w:sz="0" w:space="0" w:color="auto"/>
        <w:right w:val="none" w:sz="0" w:space="0" w:color="auto"/>
      </w:divBdr>
    </w:div>
    <w:div w:id="1764260120">
      <w:bodyDiv w:val="1"/>
      <w:marLeft w:val="0"/>
      <w:marRight w:val="0"/>
      <w:marTop w:val="0"/>
      <w:marBottom w:val="0"/>
      <w:divBdr>
        <w:top w:val="none" w:sz="0" w:space="0" w:color="auto"/>
        <w:left w:val="none" w:sz="0" w:space="0" w:color="auto"/>
        <w:bottom w:val="none" w:sz="0" w:space="0" w:color="auto"/>
        <w:right w:val="none" w:sz="0" w:space="0" w:color="auto"/>
      </w:divBdr>
    </w:div>
    <w:div w:id="1764645680">
      <w:bodyDiv w:val="1"/>
      <w:marLeft w:val="0"/>
      <w:marRight w:val="0"/>
      <w:marTop w:val="0"/>
      <w:marBottom w:val="0"/>
      <w:divBdr>
        <w:top w:val="none" w:sz="0" w:space="0" w:color="auto"/>
        <w:left w:val="none" w:sz="0" w:space="0" w:color="auto"/>
        <w:bottom w:val="none" w:sz="0" w:space="0" w:color="auto"/>
        <w:right w:val="none" w:sz="0" w:space="0" w:color="auto"/>
      </w:divBdr>
    </w:div>
    <w:div w:id="1764911834">
      <w:bodyDiv w:val="1"/>
      <w:marLeft w:val="0"/>
      <w:marRight w:val="0"/>
      <w:marTop w:val="0"/>
      <w:marBottom w:val="0"/>
      <w:divBdr>
        <w:top w:val="none" w:sz="0" w:space="0" w:color="auto"/>
        <w:left w:val="none" w:sz="0" w:space="0" w:color="auto"/>
        <w:bottom w:val="none" w:sz="0" w:space="0" w:color="auto"/>
        <w:right w:val="none" w:sz="0" w:space="0" w:color="auto"/>
      </w:divBdr>
    </w:div>
    <w:div w:id="1764957214">
      <w:bodyDiv w:val="1"/>
      <w:marLeft w:val="0"/>
      <w:marRight w:val="0"/>
      <w:marTop w:val="0"/>
      <w:marBottom w:val="0"/>
      <w:divBdr>
        <w:top w:val="none" w:sz="0" w:space="0" w:color="auto"/>
        <w:left w:val="none" w:sz="0" w:space="0" w:color="auto"/>
        <w:bottom w:val="none" w:sz="0" w:space="0" w:color="auto"/>
        <w:right w:val="none" w:sz="0" w:space="0" w:color="auto"/>
      </w:divBdr>
    </w:div>
    <w:div w:id="1766152677">
      <w:bodyDiv w:val="1"/>
      <w:marLeft w:val="0"/>
      <w:marRight w:val="0"/>
      <w:marTop w:val="0"/>
      <w:marBottom w:val="0"/>
      <w:divBdr>
        <w:top w:val="none" w:sz="0" w:space="0" w:color="auto"/>
        <w:left w:val="none" w:sz="0" w:space="0" w:color="auto"/>
        <w:bottom w:val="none" w:sz="0" w:space="0" w:color="auto"/>
        <w:right w:val="none" w:sz="0" w:space="0" w:color="auto"/>
      </w:divBdr>
    </w:div>
    <w:div w:id="1766606539">
      <w:bodyDiv w:val="1"/>
      <w:marLeft w:val="0"/>
      <w:marRight w:val="0"/>
      <w:marTop w:val="0"/>
      <w:marBottom w:val="0"/>
      <w:divBdr>
        <w:top w:val="none" w:sz="0" w:space="0" w:color="auto"/>
        <w:left w:val="none" w:sz="0" w:space="0" w:color="auto"/>
        <w:bottom w:val="none" w:sz="0" w:space="0" w:color="auto"/>
        <w:right w:val="none" w:sz="0" w:space="0" w:color="auto"/>
      </w:divBdr>
    </w:div>
    <w:div w:id="1766731778">
      <w:bodyDiv w:val="1"/>
      <w:marLeft w:val="0"/>
      <w:marRight w:val="0"/>
      <w:marTop w:val="0"/>
      <w:marBottom w:val="0"/>
      <w:divBdr>
        <w:top w:val="none" w:sz="0" w:space="0" w:color="auto"/>
        <w:left w:val="none" w:sz="0" w:space="0" w:color="auto"/>
        <w:bottom w:val="none" w:sz="0" w:space="0" w:color="auto"/>
        <w:right w:val="none" w:sz="0" w:space="0" w:color="auto"/>
      </w:divBdr>
    </w:div>
    <w:div w:id="1767648971">
      <w:bodyDiv w:val="1"/>
      <w:marLeft w:val="0"/>
      <w:marRight w:val="0"/>
      <w:marTop w:val="0"/>
      <w:marBottom w:val="0"/>
      <w:divBdr>
        <w:top w:val="none" w:sz="0" w:space="0" w:color="auto"/>
        <w:left w:val="none" w:sz="0" w:space="0" w:color="auto"/>
        <w:bottom w:val="none" w:sz="0" w:space="0" w:color="auto"/>
        <w:right w:val="none" w:sz="0" w:space="0" w:color="auto"/>
      </w:divBdr>
    </w:div>
    <w:div w:id="1769085474">
      <w:bodyDiv w:val="1"/>
      <w:marLeft w:val="0"/>
      <w:marRight w:val="0"/>
      <w:marTop w:val="0"/>
      <w:marBottom w:val="0"/>
      <w:divBdr>
        <w:top w:val="none" w:sz="0" w:space="0" w:color="auto"/>
        <w:left w:val="none" w:sz="0" w:space="0" w:color="auto"/>
        <w:bottom w:val="none" w:sz="0" w:space="0" w:color="auto"/>
        <w:right w:val="none" w:sz="0" w:space="0" w:color="auto"/>
      </w:divBdr>
    </w:div>
    <w:div w:id="1769352688">
      <w:bodyDiv w:val="1"/>
      <w:marLeft w:val="0"/>
      <w:marRight w:val="0"/>
      <w:marTop w:val="0"/>
      <w:marBottom w:val="0"/>
      <w:divBdr>
        <w:top w:val="none" w:sz="0" w:space="0" w:color="auto"/>
        <w:left w:val="none" w:sz="0" w:space="0" w:color="auto"/>
        <w:bottom w:val="none" w:sz="0" w:space="0" w:color="auto"/>
        <w:right w:val="none" w:sz="0" w:space="0" w:color="auto"/>
      </w:divBdr>
      <w:divsChild>
        <w:div w:id="147290589">
          <w:marLeft w:val="480"/>
          <w:marRight w:val="0"/>
          <w:marTop w:val="0"/>
          <w:marBottom w:val="0"/>
          <w:divBdr>
            <w:top w:val="none" w:sz="0" w:space="0" w:color="auto"/>
            <w:left w:val="none" w:sz="0" w:space="0" w:color="auto"/>
            <w:bottom w:val="none" w:sz="0" w:space="0" w:color="auto"/>
            <w:right w:val="none" w:sz="0" w:space="0" w:color="auto"/>
          </w:divBdr>
        </w:div>
        <w:div w:id="1664553587">
          <w:marLeft w:val="480"/>
          <w:marRight w:val="0"/>
          <w:marTop w:val="0"/>
          <w:marBottom w:val="0"/>
          <w:divBdr>
            <w:top w:val="none" w:sz="0" w:space="0" w:color="auto"/>
            <w:left w:val="none" w:sz="0" w:space="0" w:color="auto"/>
            <w:bottom w:val="none" w:sz="0" w:space="0" w:color="auto"/>
            <w:right w:val="none" w:sz="0" w:space="0" w:color="auto"/>
          </w:divBdr>
        </w:div>
        <w:div w:id="804741494">
          <w:marLeft w:val="480"/>
          <w:marRight w:val="0"/>
          <w:marTop w:val="0"/>
          <w:marBottom w:val="0"/>
          <w:divBdr>
            <w:top w:val="none" w:sz="0" w:space="0" w:color="auto"/>
            <w:left w:val="none" w:sz="0" w:space="0" w:color="auto"/>
            <w:bottom w:val="none" w:sz="0" w:space="0" w:color="auto"/>
            <w:right w:val="none" w:sz="0" w:space="0" w:color="auto"/>
          </w:divBdr>
        </w:div>
        <w:div w:id="1567909689">
          <w:marLeft w:val="480"/>
          <w:marRight w:val="0"/>
          <w:marTop w:val="0"/>
          <w:marBottom w:val="0"/>
          <w:divBdr>
            <w:top w:val="none" w:sz="0" w:space="0" w:color="auto"/>
            <w:left w:val="none" w:sz="0" w:space="0" w:color="auto"/>
            <w:bottom w:val="none" w:sz="0" w:space="0" w:color="auto"/>
            <w:right w:val="none" w:sz="0" w:space="0" w:color="auto"/>
          </w:divBdr>
        </w:div>
        <w:div w:id="1093863074">
          <w:marLeft w:val="480"/>
          <w:marRight w:val="0"/>
          <w:marTop w:val="0"/>
          <w:marBottom w:val="0"/>
          <w:divBdr>
            <w:top w:val="none" w:sz="0" w:space="0" w:color="auto"/>
            <w:left w:val="none" w:sz="0" w:space="0" w:color="auto"/>
            <w:bottom w:val="none" w:sz="0" w:space="0" w:color="auto"/>
            <w:right w:val="none" w:sz="0" w:space="0" w:color="auto"/>
          </w:divBdr>
        </w:div>
        <w:div w:id="220606060">
          <w:marLeft w:val="480"/>
          <w:marRight w:val="0"/>
          <w:marTop w:val="0"/>
          <w:marBottom w:val="0"/>
          <w:divBdr>
            <w:top w:val="none" w:sz="0" w:space="0" w:color="auto"/>
            <w:left w:val="none" w:sz="0" w:space="0" w:color="auto"/>
            <w:bottom w:val="none" w:sz="0" w:space="0" w:color="auto"/>
            <w:right w:val="none" w:sz="0" w:space="0" w:color="auto"/>
          </w:divBdr>
        </w:div>
        <w:div w:id="1642005074">
          <w:marLeft w:val="480"/>
          <w:marRight w:val="0"/>
          <w:marTop w:val="0"/>
          <w:marBottom w:val="0"/>
          <w:divBdr>
            <w:top w:val="none" w:sz="0" w:space="0" w:color="auto"/>
            <w:left w:val="none" w:sz="0" w:space="0" w:color="auto"/>
            <w:bottom w:val="none" w:sz="0" w:space="0" w:color="auto"/>
            <w:right w:val="none" w:sz="0" w:space="0" w:color="auto"/>
          </w:divBdr>
        </w:div>
        <w:div w:id="1381132465">
          <w:marLeft w:val="480"/>
          <w:marRight w:val="0"/>
          <w:marTop w:val="0"/>
          <w:marBottom w:val="0"/>
          <w:divBdr>
            <w:top w:val="none" w:sz="0" w:space="0" w:color="auto"/>
            <w:left w:val="none" w:sz="0" w:space="0" w:color="auto"/>
            <w:bottom w:val="none" w:sz="0" w:space="0" w:color="auto"/>
            <w:right w:val="none" w:sz="0" w:space="0" w:color="auto"/>
          </w:divBdr>
        </w:div>
        <w:div w:id="2011179747">
          <w:marLeft w:val="480"/>
          <w:marRight w:val="0"/>
          <w:marTop w:val="0"/>
          <w:marBottom w:val="0"/>
          <w:divBdr>
            <w:top w:val="none" w:sz="0" w:space="0" w:color="auto"/>
            <w:left w:val="none" w:sz="0" w:space="0" w:color="auto"/>
            <w:bottom w:val="none" w:sz="0" w:space="0" w:color="auto"/>
            <w:right w:val="none" w:sz="0" w:space="0" w:color="auto"/>
          </w:divBdr>
        </w:div>
        <w:div w:id="1705328909">
          <w:marLeft w:val="480"/>
          <w:marRight w:val="0"/>
          <w:marTop w:val="0"/>
          <w:marBottom w:val="0"/>
          <w:divBdr>
            <w:top w:val="none" w:sz="0" w:space="0" w:color="auto"/>
            <w:left w:val="none" w:sz="0" w:space="0" w:color="auto"/>
            <w:bottom w:val="none" w:sz="0" w:space="0" w:color="auto"/>
            <w:right w:val="none" w:sz="0" w:space="0" w:color="auto"/>
          </w:divBdr>
        </w:div>
        <w:div w:id="208688150">
          <w:marLeft w:val="480"/>
          <w:marRight w:val="0"/>
          <w:marTop w:val="0"/>
          <w:marBottom w:val="0"/>
          <w:divBdr>
            <w:top w:val="none" w:sz="0" w:space="0" w:color="auto"/>
            <w:left w:val="none" w:sz="0" w:space="0" w:color="auto"/>
            <w:bottom w:val="none" w:sz="0" w:space="0" w:color="auto"/>
            <w:right w:val="none" w:sz="0" w:space="0" w:color="auto"/>
          </w:divBdr>
        </w:div>
        <w:div w:id="2081364395">
          <w:marLeft w:val="480"/>
          <w:marRight w:val="0"/>
          <w:marTop w:val="0"/>
          <w:marBottom w:val="0"/>
          <w:divBdr>
            <w:top w:val="none" w:sz="0" w:space="0" w:color="auto"/>
            <w:left w:val="none" w:sz="0" w:space="0" w:color="auto"/>
            <w:bottom w:val="none" w:sz="0" w:space="0" w:color="auto"/>
            <w:right w:val="none" w:sz="0" w:space="0" w:color="auto"/>
          </w:divBdr>
        </w:div>
        <w:div w:id="630357083">
          <w:marLeft w:val="480"/>
          <w:marRight w:val="0"/>
          <w:marTop w:val="0"/>
          <w:marBottom w:val="0"/>
          <w:divBdr>
            <w:top w:val="none" w:sz="0" w:space="0" w:color="auto"/>
            <w:left w:val="none" w:sz="0" w:space="0" w:color="auto"/>
            <w:bottom w:val="none" w:sz="0" w:space="0" w:color="auto"/>
            <w:right w:val="none" w:sz="0" w:space="0" w:color="auto"/>
          </w:divBdr>
        </w:div>
        <w:div w:id="724066343">
          <w:marLeft w:val="480"/>
          <w:marRight w:val="0"/>
          <w:marTop w:val="0"/>
          <w:marBottom w:val="0"/>
          <w:divBdr>
            <w:top w:val="none" w:sz="0" w:space="0" w:color="auto"/>
            <w:left w:val="none" w:sz="0" w:space="0" w:color="auto"/>
            <w:bottom w:val="none" w:sz="0" w:space="0" w:color="auto"/>
            <w:right w:val="none" w:sz="0" w:space="0" w:color="auto"/>
          </w:divBdr>
        </w:div>
        <w:div w:id="868026730">
          <w:marLeft w:val="480"/>
          <w:marRight w:val="0"/>
          <w:marTop w:val="0"/>
          <w:marBottom w:val="0"/>
          <w:divBdr>
            <w:top w:val="none" w:sz="0" w:space="0" w:color="auto"/>
            <w:left w:val="none" w:sz="0" w:space="0" w:color="auto"/>
            <w:bottom w:val="none" w:sz="0" w:space="0" w:color="auto"/>
            <w:right w:val="none" w:sz="0" w:space="0" w:color="auto"/>
          </w:divBdr>
        </w:div>
        <w:div w:id="1841500963">
          <w:marLeft w:val="480"/>
          <w:marRight w:val="0"/>
          <w:marTop w:val="0"/>
          <w:marBottom w:val="0"/>
          <w:divBdr>
            <w:top w:val="none" w:sz="0" w:space="0" w:color="auto"/>
            <w:left w:val="none" w:sz="0" w:space="0" w:color="auto"/>
            <w:bottom w:val="none" w:sz="0" w:space="0" w:color="auto"/>
            <w:right w:val="none" w:sz="0" w:space="0" w:color="auto"/>
          </w:divBdr>
        </w:div>
        <w:div w:id="54552547">
          <w:marLeft w:val="480"/>
          <w:marRight w:val="0"/>
          <w:marTop w:val="0"/>
          <w:marBottom w:val="0"/>
          <w:divBdr>
            <w:top w:val="none" w:sz="0" w:space="0" w:color="auto"/>
            <w:left w:val="none" w:sz="0" w:space="0" w:color="auto"/>
            <w:bottom w:val="none" w:sz="0" w:space="0" w:color="auto"/>
            <w:right w:val="none" w:sz="0" w:space="0" w:color="auto"/>
          </w:divBdr>
        </w:div>
        <w:div w:id="830413645">
          <w:marLeft w:val="480"/>
          <w:marRight w:val="0"/>
          <w:marTop w:val="0"/>
          <w:marBottom w:val="0"/>
          <w:divBdr>
            <w:top w:val="none" w:sz="0" w:space="0" w:color="auto"/>
            <w:left w:val="none" w:sz="0" w:space="0" w:color="auto"/>
            <w:bottom w:val="none" w:sz="0" w:space="0" w:color="auto"/>
            <w:right w:val="none" w:sz="0" w:space="0" w:color="auto"/>
          </w:divBdr>
        </w:div>
        <w:div w:id="1290821709">
          <w:marLeft w:val="480"/>
          <w:marRight w:val="0"/>
          <w:marTop w:val="0"/>
          <w:marBottom w:val="0"/>
          <w:divBdr>
            <w:top w:val="none" w:sz="0" w:space="0" w:color="auto"/>
            <w:left w:val="none" w:sz="0" w:space="0" w:color="auto"/>
            <w:bottom w:val="none" w:sz="0" w:space="0" w:color="auto"/>
            <w:right w:val="none" w:sz="0" w:space="0" w:color="auto"/>
          </w:divBdr>
        </w:div>
        <w:div w:id="402530808">
          <w:marLeft w:val="480"/>
          <w:marRight w:val="0"/>
          <w:marTop w:val="0"/>
          <w:marBottom w:val="0"/>
          <w:divBdr>
            <w:top w:val="none" w:sz="0" w:space="0" w:color="auto"/>
            <w:left w:val="none" w:sz="0" w:space="0" w:color="auto"/>
            <w:bottom w:val="none" w:sz="0" w:space="0" w:color="auto"/>
            <w:right w:val="none" w:sz="0" w:space="0" w:color="auto"/>
          </w:divBdr>
        </w:div>
        <w:div w:id="1582107488">
          <w:marLeft w:val="480"/>
          <w:marRight w:val="0"/>
          <w:marTop w:val="0"/>
          <w:marBottom w:val="0"/>
          <w:divBdr>
            <w:top w:val="none" w:sz="0" w:space="0" w:color="auto"/>
            <w:left w:val="none" w:sz="0" w:space="0" w:color="auto"/>
            <w:bottom w:val="none" w:sz="0" w:space="0" w:color="auto"/>
            <w:right w:val="none" w:sz="0" w:space="0" w:color="auto"/>
          </w:divBdr>
        </w:div>
        <w:div w:id="697005713">
          <w:marLeft w:val="480"/>
          <w:marRight w:val="0"/>
          <w:marTop w:val="0"/>
          <w:marBottom w:val="0"/>
          <w:divBdr>
            <w:top w:val="none" w:sz="0" w:space="0" w:color="auto"/>
            <w:left w:val="none" w:sz="0" w:space="0" w:color="auto"/>
            <w:bottom w:val="none" w:sz="0" w:space="0" w:color="auto"/>
            <w:right w:val="none" w:sz="0" w:space="0" w:color="auto"/>
          </w:divBdr>
        </w:div>
        <w:div w:id="2084791379">
          <w:marLeft w:val="480"/>
          <w:marRight w:val="0"/>
          <w:marTop w:val="0"/>
          <w:marBottom w:val="0"/>
          <w:divBdr>
            <w:top w:val="none" w:sz="0" w:space="0" w:color="auto"/>
            <w:left w:val="none" w:sz="0" w:space="0" w:color="auto"/>
            <w:bottom w:val="none" w:sz="0" w:space="0" w:color="auto"/>
            <w:right w:val="none" w:sz="0" w:space="0" w:color="auto"/>
          </w:divBdr>
        </w:div>
        <w:div w:id="1273904626">
          <w:marLeft w:val="480"/>
          <w:marRight w:val="0"/>
          <w:marTop w:val="0"/>
          <w:marBottom w:val="0"/>
          <w:divBdr>
            <w:top w:val="none" w:sz="0" w:space="0" w:color="auto"/>
            <w:left w:val="none" w:sz="0" w:space="0" w:color="auto"/>
            <w:bottom w:val="none" w:sz="0" w:space="0" w:color="auto"/>
            <w:right w:val="none" w:sz="0" w:space="0" w:color="auto"/>
          </w:divBdr>
        </w:div>
        <w:div w:id="1385636353">
          <w:marLeft w:val="480"/>
          <w:marRight w:val="0"/>
          <w:marTop w:val="0"/>
          <w:marBottom w:val="0"/>
          <w:divBdr>
            <w:top w:val="none" w:sz="0" w:space="0" w:color="auto"/>
            <w:left w:val="none" w:sz="0" w:space="0" w:color="auto"/>
            <w:bottom w:val="none" w:sz="0" w:space="0" w:color="auto"/>
            <w:right w:val="none" w:sz="0" w:space="0" w:color="auto"/>
          </w:divBdr>
        </w:div>
        <w:div w:id="526987222">
          <w:marLeft w:val="480"/>
          <w:marRight w:val="0"/>
          <w:marTop w:val="0"/>
          <w:marBottom w:val="0"/>
          <w:divBdr>
            <w:top w:val="none" w:sz="0" w:space="0" w:color="auto"/>
            <w:left w:val="none" w:sz="0" w:space="0" w:color="auto"/>
            <w:bottom w:val="none" w:sz="0" w:space="0" w:color="auto"/>
            <w:right w:val="none" w:sz="0" w:space="0" w:color="auto"/>
          </w:divBdr>
        </w:div>
        <w:div w:id="928926819">
          <w:marLeft w:val="480"/>
          <w:marRight w:val="0"/>
          <w:marTop w:val="0"/>
          <w:marBottom w:val="0"/>
          <w:divBdr>
            <w:top w:val="none" w:sz="0" w:space="0" w:color="auto"/>
            <w:left w:val="none" w:sz="0" w:space="0" w:color="auto"/>
            <w:bottom w:val="none" w:sz="0" w:space="0" w:color="auto"/>
            <w:right w:val="none" w:sz="0" w:space="0" w:color="auto"/>
          </w:divBdr>
        </w:div>
        <w:div w:id="68236652">
          <w:marLeft w:val="480"/>
          <w:marRight w:val="0"/>
          <w:marTop w:val="0"/>
          <w:marBottom w:val="0"/>
          <w:divBdr>
            <w:top w:val="none" w:sz="0" w:space="0" w:color="auto"/>
            <w:left w:val="none" w:sz="0" w:space="0" w:color="auto"/>
            <w:bottom w:val="none" w:sz="0" w:space="0" w:color="auto"/>
            <w:right w:val="none" w:sz="0" w:space="0" w:color="auto"/>
          </w:divBdr>
        </w:div>
        <w:div w:id="2085565276">
          <w:marLeft w:val="480"/>
          <w:marRight w:val="0"/>
          <w:marTop w:val="0"/>
          <w:marBottom w:val="0"/>
          <w:divBdr>
            <w:top w:val="none" w:sz="0" w:space="0" w:color="auto"/>
            <w:left w:val="none" w:sz="0" w:space="0" w:color="auto"/>
            <w:bottom w:val="none" w:sz="0" w:space="0" w:color="auto"/>
            <w:right w:val="none" w:sz="0" w:space="0" w:color="auto"/>
          </w:divBdr>
        </w:div>
        <w:div w:id="1963605757">
          <w:marLeft w:val="480"/>
          <w:marRight w:val="0"/>
          <w:marTop w:val="0"/>
          <w:marBottom w:val="0"/>
          <w:divBdr>
            <w:top w:val="none" w:sz="0" w:space="0" w:color="auto"/>
            <w:left w:val="none" w:sz="0" w:space="0" w:color="auto"/>
            <w:bottom w:val="none" w:sz="0" w:space="0" w:color="auto"/>
            <w:right w:val="none" w:sz="0" w:space="0" w:color="auto"/>
          </w:divBdr>
        </w:div>
        <w:div w:id="1233196533">
          <w:marLeft w:val="480"/>
          <w:marRight w:val="0"/>
          <w:marTop w:val="0"/>
          <w:marBottom w:val="0"/>
          <w:divBdr>
            <w:top w:val="none" w:sz="0" w:space="0" w:color="auto"/>
            <w:left w:val="none" w:sz="0" w:space="0" w:color="auto"/>
            <w:bottom w:val="none" w:sz="0" w:space="0" w:color="auto"/>
            <w:right w:val="none" w:sz="0" w:space="0" w:color="auto"/>
          </w:divBdr>
        </w:div>
        <w:div w:id="1776166638">
          <w:marLeft w:val="480"/>
          <w:marRight w:val="0"/>
          <w:marTop w:val="0"/>
          <w:marBottom w:val="0"/>
          <w:divBdr>
            <w:top w:val="none" w:sz="0" w:space="0" w:color="auto"/>
            <w:left w:val="none" w:sz="0" w:space="0" w:color="auto"/>
            <w:bottom w:val="none" w:sz="0" w:space="0" w:color="auto"/>
            <w:right w:val="none" w:sz="0" w:space="0" w:color="auto"/>
          </w:divBdr>
        </w:div>
        <w:div w:id="1629243894">
          <w:marLeft w:val="480"/>
          <w:marRight w:val="0"/>
          <w:marTop w:val="0"/>
          <w:marBottom w:val="0"/>
          <w:divBdr>
            <w:top w:val="none" w:sz="0" w:space="0" w:color="auto"/>
            <w:left w:val="none" w:sz="0" w:space="0" w:color="auto"/>
            <w:bottom w:val="none" w:sz="0" w:space="0" w:color="auto"/>
            <w:right w:val="none" w:sz="0" w:space="0" w:color="auto"/>
          </w:divBdr>
        </w:div>
        <w:div w:id="1228568302">
          <w:marLeft w:val="480"/>
          <w:marRight w:val="0"/>
          <w:marTop w:val="0"/>
          <w:marBottom w:val="0"/>
          <w:divBdr>
            <w:top w:val="none" w:sz="0" w:space="0" w:color="auto"/>
            <w:left w:val="none" w:sz="0" w:space="0" w:color="auto"/>
            <w:bottom w:val="none" w:sz="0" w:space="0" w:color="auto"/>
            <w:right w:val="none" w:sz="0" w:space="0" w:color="auto"/>
          </w:divBdr>
        </w:div>
        <w:div w:id="906066161">
          <w:marLeft w:val="480"/>
          <w:marRight w:val="0"/>
          <w:marTop w:val="0"/>
          <w:marBottom w:val="0"/>
          <w:divBdr>
            <w:top w:val="none" w:sz="0" w:space="0" w:color="auto"/>
            <w:left w:val="none" w:sz="0" w:space="0" w:color="auto"/>
            <w:bottom w:val="none" w:sz="0" w:space="0" w:color="auto"/>
            <w:right w:val="none" w:sz="0" w:space="0" w:color="auto"/>
          </w:divBdr>
        </w:div>
        <w:div w:id="1946107765">
          <w:marLeft w:val="480"/>
          <w:marRight w:val="0"/>
          <w:marTop w:val="0"/>
          <w:marBottom w:val="0"/>
          <w:divBdr>
            <w:top w:val="none" w:sz="0" w:space="0" w:color="auto"/>
            <w:left w:val="none" w:sz="0" w:space="0" w:color="auto"/>
            <w:bottom w:val="none" w:sz="0" w:space="0" w:color="auto"/>
            <w:right w:val="none" w:sz="0" w:space="0" w:color="auto"/>
          </w:divBdr>
        </w:div>
        <w:div w:id="2081753565">
          <w:marLeft w:val="480"/>
          <w:marRight w:val="0"/>
          <w:marTop w:val="0"/>
          <w:marBottom w:val="0"/>
          <w:divBdr>
            <w:top w:val="none" w:sz="0" w:space="0" w:color="auto"/>
            <w:left w:val="none" w:sz="0" w:space="0" w:color="auto"/>
            <w:bottom w:val="none" w:sz="0" w:space="0" w:color="auto"/>
            <w:right w:val="none" w:sz="0" w:space="0" w:color="auto"/>
          </w:divBdr>
        </w:div>
        <w:div w:id="93598967">
          <w:marLeft w:val="480"/>
          <w:marRight w:val="0"/>
          <w:marTop w:val="0"/>
          <w:marBottom w:val="0"/>
          <w:divBdr>
            <w:top w:val="none" w:sz="0" w:space="0" w:color="auto"/>
            <w:left w:val="none" w:sz="0" w:space="0" w:color="auto"/>
            <w:bottom w:val="none" w:sz="0" w:space="0" w:color="auto"/>
            <w:right w:val="none" w:sz="0" w:space="0" w:color="auto"/>
          </w:divBdr>
        </w:div>
        <w:div w:id="930625299">
          <w:marLeft w:val="480"/>
          <w:marRight w:val="0"/>
          <w:marTop w:val="0"/>
          <w:marBottom w:val="0"/>
          <w:divBdr>
            <w:top w:val="none" w:sz="0" w:space="0" w:color="auto"/>
            <w:left w:val="none" w:sz="0" w:space="0" w:color="auto"/>
            <w:bottom w:val="none" w:sz="0" w:space="0" w:color="auto"/>
            <w:right w:val="none" w:sz="0" w:space="0" w:color="auto"/>
          </w:divBdr>
        </w:div>
        <w:div w:id="620452156">
          <w:marLeft w:val="480"/>
          <w:marRight w:val="0"/>
          <w:marTop w:val="0"/>
          <w:marBottom w:val="0"/>
          <w:divBdr>
            <w:top w:val="none" w:sz="0" w:space="0" w:color="auto"/>
            <w:left w:val="none" w:sz="0" w:space="0" w:color="auto"/>
            <w:bottom w:val="none" w:sz="0" w:space="0" w:color="auto"/>
            <w:right w:val="none" w:sz="0" w:space="0" w:color="auto"/>
          </w:divBdr>
        </w:div>
        <w:div w:id="455179341">
          <w:marLeft w:val="480"/>
          <w:marRight w:val="0"/>
          <w:marTop w:val="0"/>
          <w:marBottom w:val="0"/>
          <w:divBdr>
            <w:top w:val="none" w:sz="0" w:space="0" w:color="auto"/>
            <w:left w:val="none" w:sz="0" w:space="0" w:color="auto"/>
            <w:bottom w:val="none" w:sz="0" w:space="0" w:color="auto"/>
            <w:right w:val="none" w:sz="0" w:space="0" w:color="auto"/>
          </w:divBdr>
        </w:div>
        <w:div w:id="551306491">
          <w:marLeft w:val="480"/>
          <w:marRight w:val="0"/>
          <w:marTop w:val="0"/>
          <w:marBottom w:val="0"/>
          <w:divBdr>
            <w:top w:val="none" w:sz="0" w:space="0" w:color="auto"/>
            <w:left w:val="none" w:sz="0" w:space="0" w:color="auto"/>
            <w:bottom w:val="none" w:sz="0" w:space="0" w:color="auto"/>
            <w:right w:val="none" w:sz="0" w:space="0" w:color="auto"/>
          </w:divBdr>
        </w:div>
      </w:divsChild>
    </w:div>
    <w:div w:id="1769888043">
      <w:bodyDiv w:val="1"/>
      <w:marLeft w:val="0"/>
      <w:marRight w:val="0"/>
      <w:marTop w:val="0"/>
      <w:marBottom w:val="0"/>
      <w:divBdr>
        <w:top w:val="none" w:sz="0" w:space="0" w:color="auto"/>
        <w:left w:val="none" w:sz="0" w:space="0" w:color="auto"/>
        <w:bottom w:val="none" w:sz="0" w:space="0" w:color="auto"/>
        <w:right w:val="none" w:sz="0" w:space="0" w:color="auto"/>
      </w:divBdr>
    </w:div>
    <w:div w:id="1769934079">
      <w:bodyDiv w:val="1"/>
      <w:marLeft w:val="0"/>
      <w:marRight w:val="0"/>
      <w:marTop w:val="0"/>
      <w:marBottom w:val="0"/>
      <w:divBdr>
        <w:top w:val="none" w:sz="0" w:space="0" w:color="auto"/>
        <w:left w:val="none" w:sz="0" w:space="0" w:color="auto"/>
        <w:bottom w:val="none" w:sz="0" w:space="0" w:color="auto"/>
        <w:right w:val="none" w:sz="0" w:space="0" w:color="auto"/>
      </w:divBdr>
    </w:div>
    <w:div w:id="1770269332">
      <w:bodyDiv w:val="1"/>
      <w:marLeft w:val="0"/>
      <w:marRight w:val="0"/>
      <w:marTop w:val="0"/>
      <w:marBottom w:val="0"/>
      <w:divBdr>
        <w:top w:val="none" w:sz="0" w:space="0" w:color="auto"/>
        <w:left w:val="none" w:sz="0" w:space="0" w:color="auto"/>
        <w:bottom w:val="none" w:sz="0" w:space="0" w:color="auto"/>
        <w:right w:val="none" w:sz="0" w:space="0" w:color="auto"/>
      </w:divBdr>
    </w:div>
    <w:div w:id="1772823210">
      <w:bodyDiv w:val="1"/>
      <w:marLeft w:val="0"/>
      <w:marRight w:val="0"/>
      <w:marTop w:val="0"/>
      <w:marBottom w:val="0"/>
      <w:divBdr>
        <w:top w:val="none" w:sz="0" w:space="0" w:color="auto"/>
        <w:left w:val="none" w:sz="0" w:space="0" w:color="auto"/>
        <w:bottom w:val="none" w:sz="0" w:space="0" w:color="auto"/>
        <w:right w:val="none" w:sz="0" w:space="0" w:color="auto"/>
      </w:divBdr>
    </w:div>
    <w:div w:id="1773472853">
      <w:bodyDiv w:val="1"/>
      <w:marLeft w:val="0"/>
      <w:marRight w:val="0"/>
      <w:marTop w:val="0"/>
      <w:marBottom w:val="0"/>
      <w:divBdr>
        <w:top w:val="none" w:sz="0" w:space="0" w:color="auto"/>
        <w:left w:val="none" w:sz="0" w:space="0" w:color="auto"/>
        <w:bottom w:val="none" w:sz="0" w:space="0" w:color="auto"/>
        <w:right w:val="none" w:sz="0" w:space="0" w:color="auto"/>
      </w:divBdr>
    </w:div>
    <w:div w:id="1773738556">
      <w:bodyDiv w:val="1"/>
      <w:marLeft w:val="0"/>
      <w:marRight w:val="0"/>
      <w:marTop w:val="0"/>
      <w:marBottom w:val="0"/>
      <w:divBdr>
        <w:top w:val="none" w:sz="0" w:space="0" w:color="auto"/>
        <w:left w:val="none" w:sz="0" w:space="0" w:color="auto"/>
        <w:bottom w:val="none" w:sz="0" w:space="0" w:color="auto"/>
        <w:right w:val="none" w:sz="0" w:space="0" w:color="auto"/>
      </w:divBdr>
    </w:div>
    <w:div w:id="1774667204">
      <w:bodyDiv w:val="1"/>
      <w:marLeft w:val="0"/>
      <w:marRight w:val="0"/>
      <w:marTop w:val="0"/>
      <w:marBottom w:val="0"/>
      <w:divBdr>
        <w:top w:val="none" w:sz="0" w:space="0" w:color="auto"/>
        <w:left w:val="none" w:sz="0" w:space="0" w:color="auto"/>
        <w:bottom w:val="none" w:sz="0" w:space="0" w:color="auto"/>
        <w:right w:val="none" w:sz="0" w:space="0" w:color="auto"/>
      </w:divBdr>
    </w:div>
    <w:div w:id="1776367114">
      <w:bodyDiv w:val="1"/>
      <w:marLeft w:val="0"/>
      <w:marRight w:val="0"/>
      <w:marTop w:val="0"/>
      <w:marBottom w:val="0"/>
      <w:divBdr>
        <w:top w:val="none" w:sz="0" w:space="0" w:color="auto"/>
        <w:left w:val="none" w:sz="0" w:space="0" w:color="auto"/>
        <w:bottom w:val="none" w:sz="0" w:space="0" w:color="auto"/>
        <w:right w:val="none" w:sz="0" w:space="0" w:color="auto"/>
      </w:divBdr>
    </w:div>
    <w:div w:id="1776754683">
      <w:bodyDiv w:val="1"/>
      <w:marLeft w:val="0"/>
      <w:marRight w:val="0"/>
      <w:marTop w:val="0"/>
      <w:marBottom w:val="0"/>
      <w:divBdr>
        <w:top w:val="none" w:sz="0" w:space="0" w:color="auto"/>
        <w:left w:val="none" w:sz="0" w:space="0" w:color="auto"/>
        <w:bottom w:val="none" w:sz="0" w:space="0" w:color="auto"/>
        <w:right w:val="none" w:sz="0" w:space="0" w:color="auto"/>
      </w:divBdr>
    </w:div>
    <w:div w:id="1777630438">
      <w:bodyDiv w:val="1"/>
      <w:marLeft w:val="0"/>
      <w:marRight w:val="0"/>
      <w:marTop w:val="0"/>
      <w:marBottom w:val="0"/>
      <w:divBdr>
        <w:top w:val="none" w:sz="0" w:space="0" w:color="auto"/>
        <w:left w:val="none" w:sz="0" w:space="0" w:color="auto"/>
        <w:bottom w:val="none" w:sz="0" w:space="0" w:color="auto"/>
        <w:right w:val="none" w:sz="0" w:space="0" w:color="auto"/>
      </w:divBdr>
    </w:div>
    <w:div w:id="1778017145">
      <w:bodyDiv w:val="1"/>
      <w:marLeft w:val="0"/>
      <w:marRight w:val="0"/>
      <w:marTop w:val="0"/>
      <w:marBottom w:val="0"/>
      <w:divBdr>
        <w:top w:val="none" w:sz="0" w:space="0" w:color="auto"/>
        <w:left w:val="none" w:sz="0" w:space="0" w:color="auto"/>
        <w:bottom w:val="none" w:sz="0" w:space="0" w:color="auto"/>
        <w:right w:val="none" w:sz="0" w:space="0" w:color="auto"/>
      </w:divBdr>
    </w:div>
    <w:div w:id="1778211161">
      <w:bodyDiv w:val="1"/>
      <w:marLeft w:val="0"/>
      <w:marRight w:val="0"/>
      <w:marTop w:val="0"/>
      <w:marBottom w:val="0"/>
      <w:divBdr>
        <w:top w:val="none" w:sz="0" w:space="0" w:color="auto"/>
        <w:left w:val="none" w:sz="0" w:space="0" w:color="auto"/>
        <w:bottom w:val="none" w:sz="0" w:space="0" w:color="auto"/>
        <w:right w:val="none" w:sz="0" w:space="0" w:color="auto"/>
      </w:divBdr>
    </w:div>
    <w:div w:id="1779178387">
      <w:bodyDiv w:val="1"/>
      <w:marLeft w:val="0"/>
      <w:marRight w:val="0"/>
      <w:marTop w:val="0"/>
      <w:marBottom w:val="0"/>
      <w:divBdr>
        <w:top w:val="none" w:sz="0" w:space="0" w:color="auto"/>
        <w:left w:val="none" w:sz="0" w:space="0" w:color="auto"/>
        <w:bottom w:val="none" w:sz="0" w:space="0" w:color="auto"/>
        <w:right w:val="none" w:sz="0" w:space="0" w:color="auto"/>
      </w:divBdr>
    </w:div>
    <w:div w:id="1779448790">
      <w:bodyDiv w:val="1"/>
      <w:marLeft w:val="0"/>
      <w:marRight w:val="0"/>
      <w:marTop w:val="0"/>
      <w:marBottom w:val="0"/>
      <w:divBdr>
        <w:top w:val="none" w:sz="0" w:space="0" w:color="auto"/>
        <w:left w:val="none" w:sz="0" w:space="0" w:color="auto"/>
        <w:bottom w:val="none" w:sz="0" w:space="0" w:color="auto"/>
        <w:right w:val="none" w:sz="0" w:space="0" w:color="auto"/>
      </w:divBdr>
    </w:div>
    <w:div w:id="1779829741">
      <w:bodyDiv w:val="1"/>
      <w:marLeft w:val="0"/>
      <w:marRight w:val="0"/>
      <w:marTop w:val="0"/>
      <w:marBottom w:val="0"/>
      <w:divBdr>
        <w:top w:val="none" w:sz="0" w:space="0" w:color="auto"/>
        <w:left w:val="none" w:sz="0" w:space="0" w:color="auto"/>
        <w:bottom w:val="none" w:sz="0" w:space="0" w:color="auto"/>
        <w:right w:val="none" w:sz="0" w:space="0" w:color="auto"/>
      </w:divBdr>
    </w:div>
    <w:div w:id="1782532791">
      <w:bodyDiv w:val="1"/>
      <w:marLeft w:val="0"/>
      <w:marRight w:val="0"/>
      <w:marTop w:val="0"/>
      <w:marBottom w:val="0"/>
      <w:divBdr>
        <w:top w:val="none" w:sz="0" w:space="0" w:color="auto"/>
        <w:left w:val="none" w:sz="0" w:space="0" w:color="auto"/>
        <w:bottom w:val="none" w:sz="0" w:space="0" w:color="auto"/>
        <w:right w:val="none" w:sz="0" w:space="0" w:color="auto"/>
      </w:divBdr>
    </w:div>
    <w:div w:id="1783187286">
      <w:bodyDiv w:val="1"/>
      <w:marLeft w:val="0"/>
      <w:marRight w:val="0"/>
      <w:marTop w:val="0"/>
      <w:marBottom w:val="0"/>
      <w:divBdr>
        <w:top w:val="none" w:sz="0" w:space="0" w:color="auto"/>
        <w:left w:val="none" w:sz="0" w:space="0" w:color="auto"/>
        <w:bottom w:val="none" w:sz="0" w:space="0" w:color="auto"/>
        <w:right w:val="none" w:sz="0" w:space="0" w:color="auto"/>
      </w:divBdr>
    </w:div>
    <w:div w:id="1783303195">
      <w:bodyDiv w:val="1"/>
      <w:marLeft w:val="0"/>
      <w:marRight w:val="0"/>
      <w:marTop w:val="0"/>
      <w:marBottom w:val="0"/>
      <w:divBdr>
        <w:top w:val="none" w:sz="0" w:space="0" w:color="auto"/>
        <w:left w:val="none" w:sz="0" w:space="0" w:color="auto"/>
        <w:bottom w:val="none" w:sz="0" w:space="0" w:color="auto"/>
        <w:right w:val="none" w:sz="0" w:space="0" w:color="auto"/>
      </w:divBdr>
    </w:div>
    <w:div w:id="1783837076">
      <w:bodyDiv w:val="1"/>
      <w:marLeft w:val="0"/>
      <w:marRight w:val="0"/>
      <w:marTop w:val="0"/>
      <w:marBottom w:val="0"/>
      <w:divBdr>
        <w:top w:val="none" w:sz="0" w:space="0" w:color="auto"/>
        <w:left w:val="none" w:sz="0" w:space="0" w:color="auto"/>
        <w:bottom w:val="none" w:sz="0" w:space="0" w:color="auto"/>
        <w:right w:val="none" w:sz="0" w:space="0" w:color="auto"/>
      </w:divBdr>
    </w:div>
    <w:div w:id="1783987689">
      <w:bodyDiv w:val="1"/>
      <w:marLeft w:val="0"/>
      <w:marRight w:val="0"/>
      <w:marTop w:val="0"/>
      <w:marBottom w:val="0"/>
      <w:divBdr>
        <w:top w:val="none" w:sz="0" w:space="0" w:color="auto"/>
        <w:left w:val="none" w:sz="0" w:space="0" w:color="auto"/>
        <w:bottom w:val="none" w:sz="0" w:space="0" w:color="auto"/>
        <w:right w:val="none" w:sz="0" w:space="0" w:color="auto"/>
      </w:divBdr>
    </w:div>
    <w:div w:id="1785079133">
      <w:bodyDiv w:val="1"/>
      <w:marLeft w:val="0"/>
      <w:marRight w:val="0"/>
      <w:marTop w:val="0"/>
      <w:marBottom w:val="0"/>
      <w:divBdr>
        <w:top w:val="none" w:sz="0" w:space="0" w:color="auto"/>
        <w:left w:val="none" w:sz="0" w:space="0" w:color="auto"/>
        <w:bottom w:val="none" w:sz="0" w:space="0" w:color="auto"/>
        <w:right w:val="none" w:sz="0" w:space="0" w:color="auto"/>
      </w:divBdr>
    </w:div>
    <w:div w:id="1786731563">
      <w:bodyDiv w:val="1"/>
      <w:marLeft w:val="0"/>
      <w:marRight w:val="0"/>
      <w:marTop w:val="0"/>
      <w:marBottom w:val="0"/>
      <w:divBdr>
        <w:top w:val="none" w:sz="0" w:space="0" w:color="auto"/>
        <w:left w:val="none" w:sz="0" w:space="0" w:color="auto"/>
        <w:bottom w:val="none" w:sz="0" w:space="0" w:color="auto"/>
        <w:right w:val="none" w:sz="0" w:space="0" w:color="auto"/>
      </w:divBdr>
    </w:div>
    <w:div w:id="1786848472">
      <w:bodyDiv w:val="1"/>
      <w:marLeft w:val="0"/>
      <w:marRight w:val="0"/>
      <w:marTop w:val="0"/>
      <w:marBottom w:val="0"/>
      <w:divBdr>
        <w:top w:val="none" w:sz="0" w:space="0" w:color="auto"/>
        <w:left w:val="none" w:sz="0" w:space="0" w:color="auto"/>
        <w:bottom w:val="none" w:sz="0" w:space="0" w:color="auto"/>
        <w:right w:val="none" w:sz="0" w:space="0" w:color="auto"/>
      </w:divBdr>
    </w:div>
    <w:div w:id="1787192136">
      <w:bodyDiv w:val="1"/>
      <w:marLeft w:val="0"/>
      <w:marRight w:val="0"/>
      <w:marTop w:val="0"/>
      <w:marBottom w:val="0"/>
      <w:divBdr>
        <w:top w:val="none" w:sz="0" w:space="0" w:color="auto"/>
        <w:left w:val="none" w:sz="0" w:space="0" w:color="auto"/>
        <w:bottom w:val="none" w:sz="0" w:space="0" w:color="auto"/>
        <w:right w:val="none" w:sz="0" w:space="0" w:color="auto"/>
      </w:divBdr>
    </w:div>
    <w:div w:id="1788504685">
      <w:bodyDiv w:val="1"/>
      <w:marLeft w:val="0"/>
      <w:marRight w:val="0"/>
      <w:marTop w:val="0"/>
      <w:marBottom w:val="0"/>
      <w:divBdr>
        <w:top w:val="none" w:sz="0" w:space="0" w:color="auto"/>
        <w:left w:val="none" w:sz="0" w:space="0" w:color="auto"/>
        <w:bottom w:val="none" w:sz="0" w:space="0" w:color="auto"/>
        <w:right w:val="none" w:sz="0" w:space="0" w:color="auto"/>
      </w:divBdr>
    </w:div>
    <w:div w:id="1789280140">
      <w:bodyDiv w:val="1"/>
      <w:marLeft w:val="0"/>
      <w:marRight w:val="0"/>
      <w:marTop w:val="0"/>
      <w:marBottom w:val="0"/>
      <w:divBdr>
        <w:top w:val="none" w:sz="0" w:space="0" w:color="auto"/>
        <w:left w:val="none" w:sz="0" w:space="0" w:color="auto"/>
        <w:bottom w:val="none" w:sz="0" w:space="0" w:color="auto"/>
        <w:right w:val="none" w:sz="0" w:space="0" w:color="auto"/>
      </w:divBdr>
    </w:div>
    <w:div w:id="1791238065">
      <w:bodyDiv w:val="1"/>
      <w:marLeft w:val="0"/>
      <w:marRight w:val="0"/>
      <w:marTop w:val="0"/>
      <w:marBottom w:val="0"/>
      <w:divBdr>
        <w:top w:val="none" w:sz="0" w:space="0" w:color="auto"/>
        <w:left w:val="none" w:sz="0" w:space="0" w:color="auto"/>
        <w:bottom w:val="none" w:sz="0" w:space="0" w:color="auto"/>
        <w:right w:val="none" w:sz="0" w:space="0" w:color="auto"/>
      </w:divBdr>
    </w:div>
    <w:div w:id="1791322312">
      <w:bodyDiv w:val="1"/>
      <w:marLeft w:val="0"/>
      <w:marRight w:val="0"/>
      <w:marTop w:val="0"/>
      <w:marBottom w:val="0"/>
      <w:divBdr>
        <w:top w:val="none" w:sz="0" w:space="0" w:color="auto"/>
        <w:left w:val="none" w:sz="0" w:space="0" w:color="auto"/>
        <w:bottom w:val="none" w:sz="0" w:space="0" w:color="auto"/>
        <w:right w:val="none" w:sz="0" w:space="0" w:color="auto"/>
      </w:divBdr>
    </w:div>
    <w:div w:id="1791511784">
      <w:bodyDiv w:val="1"/>
      <w:marLeft w:val="0"/>
      <w:marRight w:val="0"/>
      <w:marTop w:val="0"/>
      <w:marBottom w:val="0"/>
      <w:divBdr>
        <w:top w:val="none" w:sz="0" w:space="0" w:color="auto"/>
        <w:left w:val="none" w:sz="0" w:space="0" w:color="auto"/>
        <w:bottom w:val="none" w:sz="0" w:space="0" w:color="auto"/>
        <w:right w:val="none" w:sz="0" w:space="0" w:color="auto"/>
      </w:divBdr>
    </w:div>
    <w:div w:id="1792213082">
      <w:bodyDiv w:val="1"/>
      <w:marLeft w:val="0"/>
      <w:marRight w:val="0"/>
      <w:marTop w:val="0"/>
      <w:marBottom w:val="0"/>
      <w:divBdr>
        <w:top w:val="none" w:sz="0" w:space="0" w:color="auto"/>
        <w:left w:val="none" w:sz="0" w:space="0" w:color="auto"/>
        <w:bottom w:val="none" w:sz="0" w:space="0" w:color="auto"/>
        <w:right w:val="none" w:sz="0" w:space="0" w:color="auto"/>
      </w:divBdr>
    </w:div>
    <w:div w:id="1792627031">
      <w:bodyDiv w:val="1"/>
      <w:marLeft w:val="0"/>
      <w:marRight w:val="0"/>
      <w:marTop w:val="0"/>
      <w:marBottom w:val="0"/>
      <w:divBdr>
        <w:top w:val="none" w:sz="0" w:space="0" w:color="auto"/>
        <w:left w:val="none" w:sz="0" w:space="0" w:color="auto"/>
        <w:bottom w:val="none" w:sz="0" w:space="0" w:color="auto"/>
        <w:right w:val="none" w:sz="0" w:space="0" w:color="auto"/>
      </w:divBdr>
    </w:div>
    <w:div w:id="1793552883">
      <w:bodyDiv w:val="1"/>
      <w:marLeft w:val="0"/>
      <w:marRight w:val="0"/>
      <w:marTop w:val="0"/>
      <w:marBottom w:val="0"/>
      <w:divBdr>
        <w:top w:val="none" w:sz="0" w:space="0" w:color="auto"/>
        <w:left w:val="none" w:sz="0" w:space="0" w:color="auto"/>
        <w:bottom w:val="none" w:sz="0" w:space="0" w:color="auto"/>
        <w:right w:val="none" w:sz="0" w:space="0" w:color="auto"/>
      </w:divBdr>
    </w:div>
    <w:div w:id="1794013955">
      <w:bodyDiv w:val="1"/>
      <w:marLeft w:val="0"/>
      <w:marRight w:val="0"/>
      <w:marTop w:val="0"/>
      <w:marBottom w:val="0"/>
      <w:divBdr>
        <w:top w:val="none" w:sz="0" w:space="0" w:color="auto"/>
        <w:left w:val="none" w:sz="0" w:space="0" w:color="auto"/>
        <w:bottom w:val="none" w:sz="0" w:space="0" w:color="auto"/>
        <w:right w:val="none" w:sz="0" w:space="0" w:color="auto"/>
      </w:divBdr>
    </w:div>
    <w:div w:id="1795444243">
      <w:bodyDiv w:val="1"/>
      <w:marLeft w:val="0"/>
      <w:marRight w:val="0"/>
      <w:marTop w:val="0"/>
      <w:marBottom w:val="0"/>
      <w:divBdr>
        <w:top w:val="none" w:sz="0" w:space="0" w:color="auto"/>
        <w:left w:val="none" w:sz="0" w:space="0" w:color="auto"/>
        <w:bottom w:val="none" w:sz="0" w:space="0" w:color="auto"/>
        <w:right w:val="none" w:sz="0" w:space="0" w:color="auto"/>
      </w:divBdr>
    </w:div>
    <w:div w:id="1796750766">
      <w:bodyDiv w:val="1"/>
      <w:marLeft w:val="0"/>
      <w:marRight w:val="0"/>
      <w:marTop w:val="0"/>
      <w:marBottom w:val="0"/>
      <w:divBdr>
        <w:top w:val="none" w:sz="0" w:space="0" w:color="auto"/>
        <w:left w:val="none" w:sz="0" w:space="0" w:color="auto"/>
        <w:bottom w:val="none" w:sz="0" w:space="0" w:color="auto"/>
        <w:right w:val="none" w:sz="0" w:space="0" w:color="auto"/>
      </w:divBdr>
      <w:divsChild>
        <w:div w:id="348920576">
          <w:marLeft w:val="480"/>
          <w:marRight w:val="0"/>
          <w:marTop w:val="0"/>
          <w:marBottom w:val="0"/>
          <w:divBdr>
            <w:top w:val="none" w:sz="0" w:space="0" w:color="auto"/>
            <w:left w:val="none" w:sz="0" w:space="0" w:color="auto"/>
            <w:bottom w:val="none" w:sz="0" w:space="0" w:color="auto"/>
            <w:right w:val="none" w:sz="0" w:space="0" w:color="auto"/>
          </w:divBdr>
        </w:div>
        <w:div w:id="1826126008">
          <w:marLeft w:val="480"/>
          <w:marRight w:val="0"/>
          <w:marTop w:val="0"/>
          <w:marBottom w:val="0"/>
          <w:divBdr>
            <w:top w:val="none" w:sz="0" w:space="0" w:color="auto"/>
            <w:left w:val="none" w:sz="0" w:space="0" w:color="auto"/>
            <w:bottom w:val="none" w:sz="0" w:space="0" w:color="auto"/>
            <w:right w:val="none" w:sz="0" w:space="0" w:color="auto"/>
          </w:divBdr>
        </w:div>
        <w:div w:id="1352998988">
          <w:marLeft w:val="480"/>
          <w:marRight w:val="0"/>
          <w:marTop w:val="0"/>
          <w:marBottom w:val="0"/>
          <w:divBdr>
            <w:top w:val="none" w:sz="0" w:space="0" w:color="auto"/>
            <w:left w:val="none" w:sz="0" w:space="0" w:color="auto"/>
            <w:bottom w:val="none" w:sz="0" w:space="0" w:color="auto"/>
            <w:right w:val="none" w:sz="0" w:space="0" w:color="auto"/>
          </w:divBdr>
        </w:div>
        <w:div w:id="35742913">
          <w:marLeft w:val="480"/>
          <w:marRight w:val="0"/>
          <w:marTop w:val="0"/>
          <w:marBottom w:val="0"/>
          <w:divBdr>
            <w:top w:val="none" w:sz="0" w:space="0" w:color="auto"/>
            <w:left w:val="none" w:sz="0" w:space="0" w:color="auto"/>
            <w:bottom w:val="none" w:sz="0" w:space="0" w:color="auto"/>
            <w:right w:val="none" w:sz="0" w:space="0" w:color="auto"/>
          </w:divBdr>
        </w:div>
        <w:div w:id="456097117">
          <w:marLeft w:val="480"/>
          <w:marRight w:val="0"/>
          <w:marTop w:val="0"/>
          <w:marBottom w:val="0"/>
          <w:divBdr>
            <w:top w:val="none" w:sz="0" w:space="0" w:color="auto"/>
            <w:left w:val="none" w:sz="0" w:space="0" w:color="auto"/>
            <w:bottom w:val="none" w:sz="0" w:space="0" w:color="auto"/>
            <w:right w:val="none" w:sz="0" w:space="0" w:color="auto"/>
          </w:divBdr>
        </w:div>
        <w:div w:id="1344478616">
          <w:marLeft w:val="480"/>
          <w:marRight w:val="0"/>
          <w:marTop w:val="0"/>
          <w:marBottom w:val="0"/>
          <w:divBdr>
            <w:top w:val="none" w:sz="0" w:space="0" w:color="auto"/>
            <w:left w:val="none" w:sz="0" w:space="0" w:color="auto"/>
            <w:bottom w:val="none" w:sz="0" w:space="0" w:color="auto"/>
            <w:right w:val="none" w:sz="0" w:space="0" w:color="auto"/>
          </w:divBdr>
        </w:div>
        <w:div w:id="904100750">
          <w:marLeft w:val="480"/>
          <w:marRight w:val="0"/>
          <w:marTop w:val="0"/>
          <w:marBottom w:val="0"/>
          <w:divBdr>
            <w:top w:val="none" w:sz="0" w:space="0" w:color="auto"/>
            <w:left w:val="none" w:sz="0" w:space="0" w:color="auto"/>
            <w:bottom w:val="none" w:sz="0" w:space="0" w:color="auto"/>
            <w:right w:val="none" w:sz="0" w:space="0" w:color="auto"/>
          </w:divBdr>
        </w:div>
        <w:div w:id="371466945">
          <w:marLeft w:val="480"/>
          <w:marRight w:val="0"/>
          <w:marTop w:val="0"/>
          <w:marBottom w:val="0"/>
          <w:divBdr>
            <w:top w:val="none" w:sz="0" w:space="0" w:color="auto"/>
            <w:left w:val="none" w:sz="0" w:space="0" w:color="auto"/>
            <w:bottom w:val="none" w:sz="0" w:space="0" w:color="auto"/>
            <w:right w:val="none" w:sz="0" w:space="0" w:color="auto"/>
          </w:divBdr>
        </w:div>
        <w:div w:id="605846360">
          <w:marLeft w:val="480"/>
          <w:marRight w:val="0"/>
          <w:marTop w:val="0"/>
          <w:marBottom w:val="0"/>
          <w:divBdr>
            <w:top w:val="none" w:sz="0" w:space="0" w:color="auto"/>
            <w:left w:val="none" w:sz="0" w:space="0" w:color="auto"/>
            <w:bottom w:val="none" w:sz="0" w:space="0" w:color="auto"/>
            <w:right w:val="none" w:sz="0" w:space="0" w:color="auto"/>
          </w:divBdr>
        </w:div>
        <w:div w:id="879436496">
          <w:marLeft w:val="480"/>
          <w:marRight w:val="0"/>
          <w:marTop w:val="0"/>
          <w:marBottom w:val="0"/>
          <w:divBdr>
            <w:top w:val="none" w:sz="0" w:space="0" w:color="auto"/>
            <w:left w:val="none" w:sz="0" w:space="0" w:color="auto"/>
            <w:bottom w:val="none" w:sz="0" w:space="0" w:color="auto"/>
            <w:right w:val="none" w:sz="0" w:space="0" w:color="auto"/>
          </w:divBdr>
        </w:div>
        <w:div w:id="1473912442">
          <w:marLeft w:val="480"/>
          <w:marRight w:val="0"/>
          <w:marTop w:val="0"/>
          <w:marBottom w:val="0"/>
          <w:divBdr>
            <w:top w:val="none" w:sz="0" w:space="0" w:color="auto"/>
            <w:left w:val="none" w:sz="0" w:space="0" w:color="auto"/>
            <w:bottom w:val="none" w:sz="0" w:space="0" w:color="auto"/>
            <w:right w:val="none" w:sz="0" w:space="0" w:color="auto"/>
          </w:divBdr>
        </w:div>
        <w:div w:id="851722333">
          <w:marLeft w:val="480"/>
          <w:marRight w:val="0"/>
          <w:marTop w:val="0"/>
          <w:marBottom w:val="0"/>
          <w:divBdr>
            <w:top w:val="none" w:sz="0" w:space="0" w:color="auto"/>
            <w:left w:val="none" w:sz="0" w:space="0" w:color="auto"/>
            <w:bottom w:val="none" w:sz="0" w:space="0" w:color="auto"/>
            <w:right w:val="none" w:sz="0" w:space="0" w:color="auto"/>
          </w:divBdr>
        </w:div>
        <w:div w:id="2068412792">
          <w:marLeft w:val="480"/>
          <w:marRight w:val="0"/>
          <w:marTop w:val="0"/>
          <w:marBottom w:val="0"/>
          <w:divBdr>
            <w:top w:val="none" w:sz="0" w:space="0" w:color="auto"/>
            <w:left w:val="none" w:sz="0" w:space="0" w:color="auto"/>
            <w:bottom w:val="none" w:sz="0" w:space="0" w:color="auto"/>
            <w:right w:val="none" w:sz="0" w:space="0" w:color="auto"/>
          </w:divBdr>
        </w:div>
        <w:div w:id="1370373954">
          <w:marLeft w:val="480"/>
          <w:marRight w:val="0"/>
          <w:marTop w:val="0"/>
          <w:marBottom w:val="0"/>
          <w:divBdr>
            <w:top w:val="none" w:sz="0" w:space="0" w:color="auto"/>
            <w:left w:val="none" w:sz="0" w:space="0" w:color="auto"/>
            <w:bottom w:val="none" w:sz="0" w:space="0" w:color="auto"/>
            <w:right w:val="none" w:sz="0" w:space="0" w:color="auto"/>
          </w:divBdr>
        </w:div>
        <w:div w:id="1713263145">
          <w:marLeft w:val="480"/>
          <w:marRight w:val="0"/>
          <w:marTop w:val="0"/>
          <w:marBottom w:val="0"/>
          <w:divBdr>
            <w:top w:val="none" w:sz="0" w:space="0" w:color="auto"/>
            <w:left w:val="none" w:sz="0" w:space="0" w:color="auto"/>
            <w:bottom w:val="none" w:sz="0" w:space="0" w:color="auto"/>
            <w:right w:val="none" w:sz="0" w:space="0" w:color="auto"/>
          </w:divBdr>
        </w:div>
        <w:div w:id="361172767">
          <w:marLeft w:val="480"/>
          <w:marRight w:val="0"/>
          <w:marTop w:val="0"/>
          <w:marBottom w:val="0"/>
          <w:divBdr>
            <w:top w:val="none" w:sz="0" w:space="0" w:color="auto"/>
            <w:left w:val="none" w:sz="0" w:space="0" w:color="auto"/>
            <w:bottom w:val="none" w:sz="0" w:space="0" w:color="auto"/>
            <w:right w:val="none" w:sz="0" w:space="0" w:color="auto"/>
          </w:divBdr>
        </w:div>
        <w:div w:id="365062408">
          <w:marLeft w:val="480"/>
          <w:marRight w:val="0"/>
          <w:marTop w:val="0"/>
          <w:marBottom w:val="0"/>
          <w:divBdr>
            <w:top w:val="none" w:sz="0" w:space="0" w:color="auto"/>
            <w:left w:val="none" w:sz="0" w:space="0" w:color="auto"/>
            <w:bottom w:val="none" w:sz="0" w:space="0" w:color="auto"/>
            <w:right w:val="none" w:sz="0" w:space="0" w:color="auto"/>
          </w:divBdr>
        </w:div>
        <w:div w:id="456460293">
          <w:marLeft w:val="480"/>
          <w:marRight w:val="0"/>
          <w:marTop w:val="0"/>
          <w:marBottom w:val="0"/>
          <w:divBdr>
            <w:top w:val="none" w:sz="0" w:space="0" w:color="auto"/>
            <w:left w:val="none" w:sz="0" w:space="0" w:color="auto"/>
            <w:bottom w:val="none" w:sz="0" w:space="0" w:color="auto"/>
            <w:right w:val="none" w:sz="0" w:space="0" w:color="auto"/>
          </w:divBdr>
        </w:div>
        <w:div w:id="1813131882">
          <w:marLeft w:val="480"/>
          <w:marRight w:val="0"/>
          <w:marTop w:val="0"/>
          <w:marBottom w:val="0"/>
          <w:divBdr>
            <w:top w:val="none" w:sz="0" w:space="0" w:color="auto"/>
            <w:left w:val="none" w:sz="0" w:space="0" w:color="auto"/>
            <w:bottom w:val="none" w:sz="0" w:space="0" w:color="auto"/>
            <w:right w:val="none" w:sz="0" w:space="0" w:color="auto"/>
          </w:divBdr>
        </w:div>
        <w:div w:id="444153923">
          <w:marLeft w:val="480"/>
          <w:marRight w:val="0"/>
          <w:marTop w:val="0"/>
          <w:marBottom w:val="0"/>
          <w:divBdr>
            <w:top w:val="none" w:sz="0" w:space="0" w:color="auto"/>
            <w:left w:val="none" w:sz="0" w:space="0" w:color="auto"/>
            <w:bottom w:val="none" w:sz="0" w:space="0" w:color="auto"/>
            <w:right w:val="none" w:sz="0" w:space="0" w:color="auto"/>
          </w:divBdr>
        </w:div>
        <w:div w:id="702440199">
          <w:marLeft w:val="480"/>
          <w:marRight w:val="0"/>
          <w:marTop w:val="0"/>
          <w:marBottom w:val="0"/>
          <w:divBdr>
            <w:top w:val="none" w:sz="0" w:space="0" w:color="auto"/>
            <w:left w:val="none" w:sz="0" w:space="0" w:color="auto"/>
            <w:bottom w:val="none" w:sz="0" w:space="0" w:color="auto"/>
            <w:right w:val="none" w:sz="0" w:space="0" w:color="auto"/>
          </w:divBdr>
        </w:div>
        <w:div w:id="378669970">
          <w:marLeft w:val="480"/>
          <w:marRight w:val="0"/>
          <w:marTop w:val="0"/>
          <w:marBottom w:val="0"/>
          <w:divBdr>
            <w:top w:val="none" w:sz="0" w:space="0" w:color="auto"/>
            <w:left w:val="none" w:sz="0" w:space="0" w:color="auto"/>
            <w:bottom w:val="none" w:sz="0" w:space="0" w:color="auto"/>
            <w:right w:val="none" w:sz="0" w:space="0" w:color="auto"/>
          </w:divBdr>
        </w:div>
        <w:div w:id="495800338">
          <w:marLeft w:val="480"/>
          <w:marRight w:val="0"/>
          <w:marTop w:val="0"/>
          <w:marBottom w:val="0"/>
          <w:divBdr>
            <w:top w:val="none" w:sz="0" w:space="0" w:color="auto"/>
            <w:left w:val="none" w:sz="0" w:space="0" w:color="auto"/>
            <w:bottom w:val="none" w:sz="0" w:space="0" w:color="auto"/>
            <w:right w:val="none" w:sz="0" w:space="0" w:color="auto"/>
          </w:divBdr>
        </w:div>
        <w:div w:id="449398375">
          <w:marLeft w:val="480"/>
          <w:marRight w:val="0"/>
          <w:marTop w:val="0"/>
          <w:marBottom w:val="0"/>
          <w:divBdr>
            <w:top w:val="none" w:sz="0" w:space="0" w:color="auto"/>
            <w:left w:val="none" w:sz="0" w:space="0" w:color="auto"/>
            <w:bottom w:val="none" w:sz="0" w:space="0" w:color="auto"/>
            <w:right w:val="none" w:sz="0" w:space="0" w:color="auto"/>
          </w:divBdr>
        </w:div>
        <w:div w:id="1021391330">
          <w:marLeft w:val="480"/>
          <w:marRight w:val="0"/>
          <w:marTop w:val="0"/>
          <w:marBottom w:val="0"/>
          <w:divBdr>
            <w:top w:val="none" w:sz="0" w:space="0" w:color="auto"/>
            <w:left w:val="none" w:sz="0" w:space="0" w:color="auto"/>
            <w:bottom w:val="none" w:sz="0" w:space="0" w:color="auto"/>
            <w:right w:val="none" w:sz="0" w:space="0" w:color="auto"/>
          </w:divBdr>
        </w:div>
        <w:div w:id="73862898">
          <w:marLeft w:val="480"/>
          <w:marRight w:val="0"/>
          <w:marTop w:val="0"/>
          <w:marBottom w:val="0"/>
          <w:divBdr>
            <w:top w:val="none" w:sz="0" w:space="0" w:color="auto"/>
            <w:left w:val="none" w:sz="0" w:space="0" w:color="auto"/>
            <w:bottom w:val="none" w:sz="0" w:space="0" w:color="auto"/>
            <w:right w:val="none" w:sz="0" w:space="0" w:color="auto"/>
          </w:divBdr>
        </w:div>
        <w:div w:id="1838688711">
          <w:marLeft w:val="480"/>
          <w:marRight w:val="0"/>
          <w:marTop w:val="0"/>
          <w:marBottom w:val="0"/>
          <w:divBdr>
            <w:top w:val="none" w:sz="0" w:space="0" w:color="auto"/>
            <w:left w:val="none" w:sz="0" w:space="0" w:color="auto"/>
            <w:bottom w:val="none" w:sz="0" w:space="0" w:color="auto"/>
            <w:right w:val="none" w:sz="0" w:space="0" w:color="auto"/>
          </w:divBdr>
        </w:div>
        <w:div w:id="1952778996">
          <w:marLeft w:val="480"/>
          <w:marRight w:val="0"/>
          <w:marTop w:val="0"/>
          <w:marBottom w:val="0"/>
          <w:divBdr>
            <w:top w:val="none" w:sz="0" w:space="0" w:color="auto"/>
            <w:left w:val="none" w:sz="0" w:space="0" w:color="auto"/>
            <w:bottom w:val="none" w:sz="0" w:space="0" w:color="auto"/>
            <w:right w:val="none" w:sz="0" w:space="0" w:color="auto"/>
          </w:divBdr>
        </w:div>
        <w:div w:id="789857046">
          <w:marLeft w:val="480"/>
          <w:marRight w:val="0"/>
          <w:marTop w:val="0"/>
          <w:marBottom w:val="0"/>
          <w:divBdr>
            <w:top w:val="none" w:sz="0" w:space="0" w:color="auto"/>
            <w:left w:val="none" w:sz="0" w:space="0" w:color="auto"/>
            <w:bottom w:val="none" w:sz="0" w:space="0" w:color="auto"/>
            <w:right w:val="none" w:sz="0" w:space="0" w:color="auto"/>
          </w:divBdr>
        </w:div>
        <w:div w:id="545609003">
          <w:marLeft w:val="480"/>
          <w:marRight w:val="0"/>
          <w:marTop w:val="0"/>
          <w:marBottom w:val="0"/>
          <w:divBdr>
            <w:top w:val="none" w:sz="0" w:space="0" w:color="auto"/>
            <w:left w:val="none" w:sz="0" w:space="0" w:color="auto"/>
            <w:bottom w:val="none" w:sz="0" w:space="0" w:color="auto"/>
            <w:right w:val="none" w:sz="0" w:space="0" w:color="auto"/>
          </w:divBdr>
        </w:div>
        <w:div w:id="871768909">
          <w:marLeft w:val="480"/>
          <w:marRight w:val="0"/>
          <w:marTop w:val="0"/>
          <w:marBottom w:val="0"/>
          <w:divBdr>
            <w:top w:val="none" w:sz="0" w:space="0" w:color="auto"/>
            <w:left w:val="none" w:sz="0" w:space="0" w:color="auto"/>
            <w:bottom w:val="none" w:sz="0" w:space="0" w:color="auto"/>
            <w:right w:val="none" w:sz="0" w:space="0" w:color="auto"/>
          </w:divBdr>
        </w:div>
        <w:div w:id="299238697">
          <w:marLeft w:val="480"/>
          <w:marRight w:val="0"/>
          <w:marTop w:val="0"/>
          <w:marBottom w:val="0"/>
          <w:divBdr>
            <w:top w:val="none" w:sz="0" w:space="0" w:color="auto"/>
            <w:left w:val="none" w:sz="0" w:space="0" w:color="auto"/>
            <w:bottom w:val="none" w:sz="0" w:space="0" w:color="auto"/>
            <w:right w:val="none" w:sz="0" w:space="0" w:color="auto"/>
          </w:divBdr>
        </w:div>
        <w:div w:id="271985490">
          <w:marLeft w:val="480"/>
          <w:marRight w:val="0"/>
          <w:marTop w:val="0"/>
          <w:marBottom w:val="0"/>
          <w:divBdr>
            <w:top w:val="none" w:sz="0" w:space="0" w:color="auto"/>
            <w:left w:val="none" w:sz="0" w:space="0" w:color="auto"/>
            <w:bottom w:val="none" w:sz="0" w:space="0" w:color="auto"/>
            <w:right w:val="none" w:sz="0" w:space="0" w:color="auto"/>
          </w:divBdr>
        </w:div>
        <w:div w:id="192118230">
          <w:marLeft w:val="480"/>
          <w:marRight w:val="0"/>
          <w:marTop w:val="0"/>
          <w:marBottom w:val="0"/>
          <w:divBdr>
            <w:top w:val="none" w:sz="0" w:space="0" w:color="auto"/>
            <w:left w:val="none" w:sz="0" w:space="0" w:color="auto"/>
            <w:bottom w:val="none" w:sz="0" w:space="0" w:color="auto"/>
            <w:right w:val="none" w:sz="0" w:space="0" w:color="auto"/>
          </w:divBdr>
        </w:div>
        <w:div w:id="1057431025">
          <w:marLeft w:val="480"/>
          <w:marRight w:val="0"/>
          <w:marTop w:val="0"/>
          <w:marBottom w:val="0"/>
          <w:divBdr>
            <w:top w:val="none" w:sz="0" w:space="0" w:color="auto"/>
            <w:left w:val="none" w:sz="0" w:space="0" w:color="auto"/>
            <w:bottom w:val="none" w:sz="0" w:space="0" w:color="auto"/>
            <w:right w:val="none" w:sz="0" w:space="0" w:color="auto"/>
          </w:divBdr>
        </w:div>
        <w:div w:id="848299945">
          <w:marLeft w:val="480"/>
          <w:marRight w:val="0"/>
          <w:marTop w:val="0"/>
          <w:marBottom w:val="0"/>
          <w:divBdr>
            <w:top w:val="none" w:sz="0" w:space="0" w:color="auto"/>
            <w:left w:val="none" w:sz="0" w:space="0" w:color="auto"/>
            <w:bottom w:val="none" w:sz="0" w:space="0" w:color="auto"/>
            <w:right w:val="none" w:sz="0" w:space="0" w:color="auto"/>
          </w:divBdr>
        </w:div>
        <w:div w:id="370110050">
          <w:marLeft w:val="480"/>
          <w:marRight w:val="0"/>
          <w:marTop w:val="0"/>
          <w:marBottom w:val="0"/>
          <w:divBdr>
            <w:top w:val="none" w:sz="0" w:space="0" w:color="auto"/>
            <w:left w:val="none" w:sz="0" w:space="0" w:color="auto"/>
            <w:bottom w:val="none" w:sz="0" w:space="0" w:color="auto"/>
            <w:right w:val="none" w:sz="0" w:space="0" w:color="auto"/>
          </w:divBdr>
        </w:div>
        <w:div w:id="1044214601">
          <w:marLeft w:val="480"/>
          <w:marRight w:val="0"/>
          <w:marTop w:val="0"/>
          <w:marBottom w:val="0"/>
          <w:divBdr>
            <w:top w:val="none" w:sz="0" w:space="0" w:color="auto"/>
            <w:left w:val="none" w:sz="0" w:space="0" w:color="auto"/>
            <w:bottom w:val="none" w:sz="0" w:space="0" w:color="auto"/>
            <w:right w:val="none" w:sz="0" w:space="0" w:color="auto"/>
          </w:divBdr>
        </w:div>
        <w:div w:id="85737982">
          <w:marLeft w:val="480"/>
          <w:marRight w:val="0"/>
          <w:marTop w:val="0"/>
          <w:marBottom w:val="0"/>
          <w:divBdr>
            <w:top w:val="none" w:sz="0" w:space="0" w:color="auto"/>
            <w:left w:val="none" w:sz="0" w:space="0" w:color="auto"/>
            <w:bottom w:val="none" w:sz="0" w:space="0" w:color="auto"/>
            <w:right w:val="none" w:sz="0" w:space="0" w:color="auto"/>
          </w:divBdr>
        </w:div>
        <w:div w:id="817914409">
          <w:marLeft w:val="480"/>
          <w:marRight w:val="0"/>
          <w:marTop w:val="0"/>
          <w:marBottom w:val="0"/>
          <w:divBdr>
            <w:top w:val="none" w:sz="0" w:space="0" w:color="auto"/>
            <w:left w:val="none" w:sz="0" w:space="0" w:color="auto"/>
            <w:bottom w:val="none" w:sz="0" w:space="0" w:color="auto"/>
            <w:right w:val="none" w:sz="0" w:space="0" w:color="auto"/>
          </w:divBdr>
        </w:div>
        <w:div w:id="1975403102">
          <w:marLeft w:val="480"/>
          <w:marRight w:val="0"/>
          <w:marTop w:val="0"/>
          <w:marBottom w:val="0"/>
          <w:divBdr>
            <w:top w:val="none" w:sz="0" w:space="0" w:color="auto"/>
            <w:left w:val="none" w:sz="0" w:space="0" w:color="auto"/>
            <w:bottom w:val="none" w:sz="0" w:space="0" w:color="auto"/>
            <w:right w:val="none" w:sz="0" w:space="0" w:color="auto"/>
          </w:divBdr>
        </w:div>
        <w:div w:id="2065524786">
          <w:marLeft w:val="480"/>
          <w:marRight w:val="0"/>
          <w:marTop w:val="0"/>
          <w:marBottom w:val="0"/>
          <w:divBdr>
            <w:top w:val="none" w:sz="0" w:space="0" w:color="auto"/>
            <w:left w:val="none" w:sz="0" w:space="0" w:color="auto"/>
            <w:bottom w:val="none" w:sz="0" w:space="0" w:color="auto"/>
            <w:right w:val="none" w:sz="0" w:space="0" w:color="auto"/>
          </w:divBdr>
        </w:div>
        <w:div w:id="941766844">
          <w:marLeft w:val="480"/>
          <w:marRight w:val="0"/>
          <w:marTop w:val="0"/>
          <w:marBottom w:val="0"/>
          <w:divBdr>
            <w:top w:val="none" w:sz="0" w:space="0" w:color="auto"/>
            <w:left w:val="none" w:sz="0" w:space="0" w:color="auto"/>
            <w:bottom w:val="none" w:sz="0" w:space="0" w:color="auto"/>
            <w:right w:val="none" w:sz="0" w:space="0" w:color="auto"/>
          </w:divBdr>
        </w:div>
        <w:div w:id="532349182">
          <w:marLeft w:val="480"/>
          <w:marRight w:val="0"/>
          <w:marTop w:val="0"/>
          <w:marBottom w:val="0"/>
          <w:divBdr>
            <w:top w:val="none" w:sz="0" w:space="0" w:color="auto"/>
            <w:left w:val="none" w:sz="0" w:space="0" w:color="auto"/>
            <w:bottom w:val="none" w:sz="0" w:space="0" w:color="auto"/>
            <w:right w:val="none" w:sz="0" w:space="0" w:color="auto"/>
          </w:divBdr>
        </w:div>
        <w:div w:id="963584678">
          <w:marLeft w:val="480"/>
          <w:marRight w:val="0"/>
          <w:marTop w:val="0"/>
          <w:marBottom w:val="0"/>
          <w:divBdr>
            <w:top w:val="none" w:sz="0" w:space="0" w:color="auto"/>
            <w:left w:val="none" w:sz="0" w:space="0" w:color="auto"/>
            <w:bottom w:val="none" w:sz="0" w:space="0" w:color="auto"/>
            <w:right w:val="none" w:sz="0" w:space="0" w:color="auto"/>
          </w:divBdr>
        </w:div>
        <w:div w:id="1223248332">
          <w:marLeft w:val="480"/>
          <w:marRight w:val="0"/>
          <w:marTop w:val="0"/>
          <w:marBottom w:val="0"/>
          <w:divBdr>
            <w:top w:val="none" w:sz="0" w:space="0" w:color="auto"/>
            <w:left w:val="none" w:sz="0" w:space="0" w:color="auto"/>
            <w:bottom w:val="none" w:sz="0" w:space="0" w:color="auto"/>
            <w:right w:val="none" w:sz="0" w:space="0" w:color="auto"/>
          </w:divBdr>
        </w:div>
        <w:div w:id="751316825">
          <w:marLeft w:val="480"/>
          <w:marRight w:val="0"/>
          <w:marTop w:val="0"/>
          <w:marBottom w:val="0"/>
          <w:divBdr>
            <w:top w:val="none" w:sz="0" w:space="0" w:color="auto"/>
            <w:left w:val="none" w:sz="0" w:space="0" w:color="auto"/>
            <w:bottom w:val="none" w:sz="0" w:space="0" w:color="auto"/>
            <w:right w:val="none" w:sz="0" w:space="0" w:color="auto"/>
          </w:divBdr>
        </w:div>
        <w:div w:id="342560600">
          <w:marLeft w:val="480"/>
          <w:marRight w:val="0"/>
          <w:marTop w:val="0"/>
          <w:marBottom w:val="0"/>
          <w:divBdr>
            <w:top w:val="none" w:sz="0" w:space="0" w:color="auto"/>
            <w:left w:val="none" w:sz="0" w:space="0" w:color="auto"/>
            <w:bottom w:val="none" w:sz="0" w:space="0" w:color="auto"/>
            <w:right w:val="none" w:sz="0" w:space="0" w:color="auto"/>
          </w:divBdr>
        </w:div>
        <w:div w:id="842818690">
          <w:marLeft w:val="480"/>
          <w:marRight w:val="0"/>
          <w:marTop w:val="0"/>
          <w:marBottom w:val="0"/>
          <w:divBdr>
            <w:top w:val="none" w:sz="0" w:space="0" w:color="auto"/>
            <w:left w:val="none" w:sz="0" w:space="0" w:color="auto"/>
            <w:bottom w:val="none" w:sz="0" w:space="0" w:color="auto"/>
            <w:right w:val="none" w:sz="0" w:space="0" w:color="auto"/>
          </w:divBdr>
        </w:div>
        <w:div w:id="1899510339">
          <w:marLeft w:val="480"/>
          <w:marRight w:val="0"/>
          <w:marTop w:val="0"/>
          <w:marBottom w:val="0"/>
          <w:divBdr>
            <w:top w:val="none" w:sz="0" w:space="0" w:color="auto"/>
            <w:left w:val="none" w:sz="0" w:space="0" w:color="auto"/>
            <w:bottom w:val="none" w:sz="0" w:space="0" w:color="auto"/>
            <w:right w:val="none" w:sz="0" w:space="0" w:color="auto"/>
          </w:divBdr>
        </w:div>
        <w:div w:id="156313100">
          <w:marLeft w:val="480"/>
          <w:marRight w:val="0"/>
          <w:marTop w:val="0"/>
          <w:marBottom w:val="0"/>
          <w:divBdr>
            <w:top w:val="none" w:sz="0" w:space="0" w:color="auto"/>
            <w:left w:val="none" w:sz="0" w:space="0" w:color="auto"/>
            <w:bottom w:val="none" w:sz="0" w:space="0" w:color="auto"/>
            <w:right w:val="none" w:sz="0" w:space="0" w:color="auto"/>
          </w:divBdr>
        </w:div>
        <w:div w:id="1131094691">
          <w:marLeft w:val="480"/>
          <w:marRight w:val="0"/>
          <w:marTop w:val="0"/>
          <w:marBottom w:val="0"/>
          <w:divBdr>
            <w:top w:val="none" w:sz="0" w:space="0" w:color="auto"/>
            <w:left w:val="none" w:sz="0" w:space="0" w:color="auto"/>
            <w:bottom w:val="none" w:sz="0" w:space="0" w:color="auto"/>
            <w:right w:val="none" w:sz="0" w:space="0" w:color="auto"/>
          </w:divBdr>
        </w:div>
        <w:div w:id="846869699">
          <w:marLeft w:val="480"/>
          <w:marRight w:val="0"/>
          <w:marTop w:val="0"/>
          <w:marBottom w:val="0"/>
          <w:divBdr>
            <w:top w:val="none" w:sz="0" w:space="0" w:color="auto"/>
            <w:left w:val="none" w:sz="0" w:space="0" w:color="auto"/>
            <w:bottom w:val="none" w:sz="0" w:space="0" w:color="auto"/>
            <w:right w:val="none" w:sz="0" w:space="0" w:color="auto"/>
          </w:divBdr>
        </w:div>
        <w:div w:id="162280817">
          <w:marLeft w:val="480"/>
          <w:marRight w:val="0"/>
          <w:marTop w:val="0"/>
          <w:marBottom w:val="0"/>
          <w:divBdr>
            <w:top w:val="none" w:sz="0" w:space="0" w:color="auto"/>
            <w:left w:val="none" w:sz="0" w:space="0" w:color="auto"/>
            <w:bottom w:val="none" w:sz="0" w:space="0" w:color="auto"/>
            <w:right w:val="none" w:sz="0" w:space="0" w:color="auto"/>
          </w:divBdr>
        </w:div>
        <w:div w:id="280723047">
          <w:marLeft w:val="480"/>
          <w:marRight w:val="0"/>
          <w:marTop w:val="0"/>
          <w:marBottom w:val="0"/>
          <w:divBdr>
            <w:top w:val="none" w:sz="0" w:space="0" w:color="auto"/>
            <w:left w:val="none" w:sz="0" w:space="0" w:color="auto"/>
            <w:bottom w:val="none" w:sz="0" w:space="0" w:color="auto"/>
            <w:right w:val="none" w:sz="0" w:space="0" w:color="auto"/>
          </w:divBdr>
        </w:div>
        <w:div w:id="1689595760">
          <w:marLeft w:val="480"/>
          <w:marRight w:val="0"/>
          <w:marTop w:val="0"/>
          <w:marBottom w:val="0"/>
          <w:divBdr>
            <w:top w:val="none" w:sz="0" w:space="0" w:color="auto"/>
            <w:left w:val="none" w:sz="0" w:space="0" w:color="auto"/>
            <w:bottom w:val="none" w:sz="0" w:space="0" w:color="auto"/>
            <w:right w:val="none" w:sz="0" w:space="0" w:color="auto"/>
          </w:divBdr>
        </w:div>
        <w:div w:id="1859809110">
          <w:marLeft w:val="480"/>
          <w:marRight w:val="0"/>
          <w:marTop w:val="0"/>
          <w:marBottom w:val="0"/>
          <w:divBdr>
            <w:top w:val="none" w:sz="0" w:space="0" w:color="auto"/>
            <w:left w:val="none" w:sz="0" w:space="0" w:color="auto"/>
            <w:bottom w:val="none" w:sz="0" w:space="0" w:color="auto"/>
            <w:right w:val="none" w:sz="0" w:space="0" w:color="auto"/>
          </w:divBdr>
        </w:div>
        <w:div w:id="1035931237">
          <w:marLeft w:val="480"/>
          <w:marRight w:val="0"/>
          <w:marTop w:val="0"/>
          <w:marBottom w:val="0"/>
          <w:divBdr>
            <w:top w:val="none" w:sz="0" w:space="0" w:color="auto"/>
            <w:left w:val="none" w:sz="0" w:space="0" w:color="auto"/>
            <w:bottom w:val="none" w:sz="0" w:space="0" w:color="auto"/>
            <w:right w:val="none" w:sz="0" w:space="0" w:color="auto"/>
          </w:divBdr>
        </w:div>
        <w:div w:id="35737224">
          <w:marLeft w:val="480"/>
          <w:marRight w:val="0"/>
          <w:marTop w:val="0"/>
          <w:marBottom w:val="0"/>
          <w:divBdr>
            <w:top w:val="none" w:sz="0" w:space="0" w:color="auto"/>
            <w:left w:val="none" w:sz="0" w:space="0" w:color="auto"/>
            <w:bottom w:val="none" w:sz="0" w:space="0" w:color="auto"/>
            <w:right w:val="none" w:sz="0" w:space="0" w:color="auto"/>
          </w:divBdr>
        </w:div>
        <w:div w:id="646059102">
          <w:marLeft w:val="480"/>
          <w:marRight w:val="0"/>
          <w:marTop w:val="0"/>
          <w:marBottom w:val="0"/>
          <w:divBdr>
            <w:top w:val="none" w:sz="0" w:space="0" w:color="auto"/>
            <w:left w:val="none" w:sz="0" w:space="0" w:color="auto"/>
            <w:bottom w:val="none" w:sz="0" w:space="0" w:color="auto"/>
            <w:right w:val="none" w:sz="0" w:space="0" w:color="auto"/>
          </w:divBdr>
        </w:div>
        <w:div w:id="137304428">
          <w:marLeft w:val="480"/>
          <w:marRight w:val="0"/>
          <w:marTop w:val="0"/>
          <w:marBottom w:val="0"/>
          <w:divBdr>
            <w:top w:val="none" w:sz="0" w:space="0" w:color="auto"/>
            <w:left w:val="none" w:sz="0" w:space="0" w:color="auto"/>
            <w:bottom w:val="none" w:sz="0" w:space="0" w:color="auto"/>
            <w:right w:val="none" w:sz="0" w:space="0" w:color="auto"/>
          </w:divBdr>
        </w:div>
        <w:div w:id="662928913">
          <w:marLeft w:val="480"/>
          <w:marRight w:val="0"/>
          <w:marTop w:val="0"/>
          <w:marBottom w:val="0"/>
          <w:divBdr>
            <w:top w:val="none" w:sz="0" w:space="0" w:color="auto"/>
            <w:left w:val="none" w:sz="0" w:space="0" w:color="auto"/>
            <w:bottom w:val="none" w:sz="0" w:space="0" w:color="auto"/>
            <w:right w:val="none" w:sz="0" w:space="0" w:color="auto"/>
          </w:divBdr>
        </w:div>
        <w:div w:id="1063605851">
          <w:marLeft w:val="480"/>
          <w:marRight w:val="0"/>
          <w:marTop w:val="0"/>
          <w:marBottom w:val="0"/>
          <w:divBdr>
            <w:top w:val="none" w:sz="0" w:space="0" w:color="auto"/>
            <w:left w:val="none" w:sz="0" w:space="0" w:color="auto"/>
            <w:bottom w:val="none" w:sz="0" w:space="0" w:color="auto"/>
            <w:right w:val="none" w:sz="0" w:space="0" w:color="auto"/>
          </w:divBdr>
        </w:div>
        <w:div w:id="886988373">
          <w:marLeft w:val="480"/>
          <w:marRight w:val="0"/>
          <w:marTop w:val="0"/>
          <w:marBottom w:val="0"/>
          <w:divBdr>
            <w:top w:val="none" w:sz="0" w:space="0" w:color="auto"/>
            <w:left w:val="none" w:sz="0" w:space="0" w:color="auto"/>
            <w:bottom w:val="none" w:sz="0" w:space="0" w:color="auto"/>
            <w:right w:val="none" w:sz="0" w:space="0" w:color="auto"/>
          </w:divBdr>
        </w:div>
        <w:div w:id="9259100">
          <w:marLeft w:val="480"/>
          <w:marRight w:val="0"/>
          <w:marTop w:val="0"/>
          <w:marBottom w:val="0"/>
          <w:divBdr>
            <w:top w:val="none" w:sz="0" w:space="0" w:color="auto"/>
            <w:left w:val="none" w:sz="0" w:space="0" w:color="auto"/>
            <w:bottom w:val="none" w:sz="0" w:space="0" w:color="auto"/>
            <w:right w:val="none" w:sz="0" w:space="0" w:color="auto"/>
          </w:divBdr>
        </w:div>
        <w:div w:id="179855715">
          <w:marLeft w:val="480"/>
          <w:marRight w:val="0"/>
          <w:marTop w:val="0"/>
          <w:marBottom w:val="0"/>
          <w:divBdr>
            <w:top w:val="none" w:sz="0" w:space="0" w:color="auto"/>
            <w:left w:val="none" w:sz="0" w:space="0" w:color="auto"/>
            <w:bottom w:val="none" w:sz="0" w:space="0" w:color="auto"/>
            <w:right w:val="none" w:sz="0" w:space="0" w:color="auto"/>
          </w:divBdr>
        </w:div>
        <w:div w:id="957756659">
          <w:marLeft w:val="480"/>
          <w:marRight w:val="0"/>
          <w:marTop w:val="0"/>
          <w:marBottom w:val="0"/>
          <w:divBdr>
            <w:top w:val="none" w:sz="0" w:space="0" w:color="auto"/>
            <w:left w:val="none" w:sz="0" w:space="0" w:color="auto"/>
            <w:bottom w:val="none" w:sz="0" w:space="0" w:color="auto"/>
            <w:right w:val="none" w:sz="0" w:space="0" w:color="auto"/>
          </w:divBdr>
        </w:div>
        <w:div w:id="1100956996">
          <w:marLeft w:val="480"/>
          <w:marRight w:val="0"/>
          <w:marTop w:val="0"/>
          <w:marBottom w:val="0"/>
          <w:divBdr>
            <w:top w:val="none" w:sz="0" w:space="0" w:color="auto"/>
            <w:left w:val="none" w:sz="0" w:space="0" w:color="auto"/>
            <w:bottom w:val="none" w:sz="0" w:space="0" w:color="auto"/>
            <w:right w:val="none" w:sz="0" w:space="0" w:color="auto"/>
          </w:divBdr>
        </w:div>
        <w:div w:id="1775439431">
          <w:marLeft w:val="480"/>
          <w:marRight w:val="0"/>
          <w:marTop w:val="0"/>
          <w:marBottom w:val="0"/>
          <w:divBdr>
            <w:top w:val="none" w:sz="0" w:space="0" w:color="auto"/>
            <w:left w:val="none" w:sz="0" w:space="0" w:color="auto"/>
            <w:bottom w:val="none" w:sz="0" w:space="0" w:color="auto"/>
            <w:right w:val="none" w:sz="0" w:space="0" w:color="auto"/>
          </w:divBdr>
        </w:div>
        <w:div w:id="750127705">
          <w:marLeft w:val="480"/>
          <w:marRight w:val="0"/>
          <w:marTop w:val="0"/>
          <w:marBottom w:val="0"/>
          <w:divBdr>
            <w:top w:val="none" w:sz="0" w:space="0" w:color="auto"/>
            <w:left w:val="none" w:sz="0" w:space="0" w:color="auto"/>
            <w:bottom w:val="none" w:sz="0" w:space="0" w:color="auto"/>
            <w:right w:val="none" w:sz="0" w:space="0" w:color="auto"/>
          </w:divBdr>
        </w:div>
        <w:div w:id="1312758303">
          <w:marLeft w:val="480"/>
          <w:marRight w:val="0"/>
          <w:marTop w:val="0"/>
          <w:marBottom w:val="0"/>
          <w:divBdr>
            <w:top w:val="none" w:sz="0" w:space="0" w:color="auto"/>
            <w:left w:val="none" w:sz="0" w:space="0" w:color="auto"/>
            <w:bottom w:val="none" w:sz="0" w:space="0" w:color="auto"/>
            <w:right w:val="none" w:sz="0" w:space="0" w:color="auto"/>
          </w:divBdr>
        </w:div>
        <w:div w:id="2124381565">
          <w:marLeft w:val="480"/>
          <w:marRight w:val="0"/>
          <w:marTop w:val="0"/>
          <w:marBottom w:val="0"/>
          <w:divBdr>
            <w:top w:val="none" w:sz="0" w:space="0" w:color="auto"/>
            <w:left w:val="none" w:sz="0" w:space="0" w:color="auto"/>
            <w:bottom w:val="none" w:sz="0" w:space="0" w:color="auto"/>
            <w:right w:val="none" w:sz="0" w:space="0" w:color="auto"/>
          </w:divBdr>
        </w:div>
        <w:div w:id="96947758">
          <w:marLeft w:val="480"/>
          <w:marRight w:val="0"/>
          <w:marTop w:val="0"/>
          <w:marBottom w:val="0"/>
          <w:divBdr>
            <w:top w:val="none" w:sz="0" w:space="0" w:color="auto"/>
            <w:left w:val="none" w:sz="0" w:space="0" w:color="auto"/>
            <w:bottom w:val="none" w:sz="0" w:space="0" w:color="auto"/>
            <w:right w:val="none" w:sz="0" w:space="0" w:color="auto"/>
          </w:divBdr>
        </w:div>
        <w:div w:id="1837259969">
          <w:marLeft w:val="480"/>
          <w:marRight w:val="0"/>
          <w:marTop w:val="0"/>
          <w:marBottom w:val="0"/>
          <w:divBdr>
            <w:top w:val="none" w:sz="0" w:space="0" w:color="auto"/>
            <w:left w:val="none" w:sz="0" w:space="0" w:color="auto"/>
            <w:bottom w:val="none" w:sz="0" w:space="0" w:color="auto"/>
            <w:right w:val="none" w:sz="0" w:space="0" w:color="auto"/>
          </w:divBdr>
        </w:div>
        <w:div w:id="1809978786">
          <w:marLeft w:val="480"/>
          <w:marRight w:val="0"/>
          <w:marTop w:val="0"/>
          <w:marBottom w:val="0"/>
          <w:divBdr>
            <w:top w:val="none" w:sz="0" w:space="0" w:color="auto"/>
            <w:left w:val="none" w:sz="0" w:space="0" w:color="auto"/>
            <w:bottom w:val="none" w:sz="0" w:space="0" w:color="auto"/>
            <w:right w:val="none" w:sz="0" w:space="0" w:color="auto"/>
          </w:divBdr>
        </w:div>
        <w:div w:id="291712155">
          <w:marLeft w:val="480"/>
          <w:marRight w:val="0"/>
          <w:marTop w:val="0"/>
          <w:marBottom w:val="0"/>
          <w:divBdr>
            <w:top w:val="none" w:sz="0" w:space="0" w:color="auto"/>
            <w:left w:val="none" w:sz="0" w:space="0" w:color="auto"/>
            <w:bottom w:val="none" w:sz="0" w:space="0" w:color="auto"/>
            <w:right w:val="none" w:sz="0" w:space="0" w:color="auto"/>
          </w:divBdr>
        </w:div>
        <w:div w:id="314183267">
          <w:marLeft w:val="480"/>
          <w:marRight w:val="0"/>
          <w:marTop w:val="0"/>
          <w:marBottom w:val="0"/>
          <w:divBdr>
            <w:top w:val="none" w:sz="0" w:space="0" w:color="auto"/>
            <w:left w:val="none" w:sz="0" w:space="0" w:color="auto"/>
            <w:bottom w:val="none" w:sz="0" w:space="0" w:color="auto"/>
            <w:right w:val="none" w:sz="0" w:space="0" w:color="auto"/>
          </w:divBdr>
        </w:div>
      </w:divsChild>
    </w:div>
    <w:div w:id="1797405341">
      <w:bodyDiv w:val="1"/>
      <w:marLeft w:val="0"/>
      <w:marRight w:val="0"/>
      <w:marTop w:val="0"/>
      <w:marBottom w:val="0"/>
      <w:divBdr>
        <w:top w:val="none" w:sz="0" w:space="0" w:color="auto"/>
        <w:left w:val="none" w:sz="0" w:space="0" w:color="auto"/>
        <w:bottom w:val="none" w:sz="0" w:space="0" w:color="auto"/>
        <w:right w:val="none" w:sz="0" w:space="0" w:color="auto"/>
      </w:divBdr>
    </w:div>
    <w:div w:id="1797412698">
      <w:bodyDiv w:val="1"/>
      <w:marLeft w:val="0"/>
      <w:marRight w:val="0"/>
      <w:marTop w:val="0"/>
      <w:marBottom w:val="0"/>
      <w:divBdr>
        <w:top w:val="none" w:sz="0" w:space="0" w:color="auto"/>
        <w:left w:val="none" w:sz="0" w:space="0" w:color="auto"/>
        <w:bottom w:val="none" w:sz="0" w:space="0" w:color="auto"/>
        <w:right w:val="none" w:sz="0" w:space="0" w:color="auto"/>
      </w:divBdr>
    </w:div>
    <w:div w:id="1798717451">
      <w:bodyDiv w:val="1"/>
      <w:marLeft w:val="0"/>
      <w:marRight w:val="0"/>
      <w:marTop w:val="0"/>
      <w:marBottom w:val="0"/>
      <w:divBdr>
        <w:top w:val="none" w:sz="0" w:space="0" w:color="auto"/>
        <w:left w:val="none" w:sz="0" w:space="0" w:color="auto"/>
        <w:bottom w:val="none" w:sz="0" w:space="0" w:color="auto"/>
        <w:right w:val="none" w:sz="0" w:space="0" w:color="auto"/>
      </w:divBdr>
    </w:div>
    <w:div w:id="1798913755">
      <w:bodyDiv w:val="1"/>
      <w:marLeft w:val="0"/>
      <w:marRight w:val="0"/>
      <w:marTop w:val="0"/>
      <w:marBottom w:val="0"/>
      <w:divBdr>
        <w:top w:val="none" w:sz="0" w:space="0" w:color="auto"/>
        <w:left w:val="none" w:sz="0" w:space="0" w:color="auto"/>
        <w:bottom w:val="none" w:sz="0" w:space="0" w:color="auto"/>
        <w:right w:val="none" w:sz="0" w:space="0" w:color="auto"/>
      </w:divBdr>
    </w:div>
    <w:div w:id="1799030535">
      <w:bodyDiv w:val="1"/>
      <w:marLeft w:val="0"/>
      <w:marRight w:val="0"/>
      <w:marTop w:val="0"/>
      <w:marBottom w:val="0"/>
      <w:divBdr>
        <w:top w:val="none" w:sz="0" w:space="0" w:color="auto"/>
        <w:left w:val="none" w:sz="0" w:space="0" w:color="auto"/>
        <w:bottom w:val="none" w:sz="0" w:space="0" w:color="auto"/>
        <w:right w:val="none" w:sz="0" w:space="0" w:color="auto"/>
      </w:divBdr>
    </w:div>
    <w:div w:id="1800100237">
      <w:bodyDiv w:val="1"/>
      <w:marLeft w:val="0"/>
      <w:marRight w:val="0"/>
      <w:marTop w:val="0"/>
      <w:marBottom w:val="0"/>
      <w:divBdr>
        <w:top w:val="none" w:sz="0" w:space="0" w:color="auto"/>
        <w:left w:val="none" w:sz="0" w:space="0" w:color="auto"/>
        <w:bottom w:val="none" w:sz="0" w:space="0" w:color="auto"/>
        <w:right w:val="none" w:sz="0" w:space="0" w:color="auto"/>
      </w:divBdr>
    </w:div>
    <w:div w:id="1800293986">
      <w:bodyDiv w:val="1"/>
      <w:marLeft w:val="0"/>
      <w:marRight w:val="0"/>
      <w:marTop w:val="0"/>
      <w:marBottom w:val="0"/>
      <w:divBdr>
        <w:top w:val="none" w:sz="0" w:space="0" w:color="auto"/>
        <w:left w:val="none" w:sz="0" w:space="0" w:color="auto"/>
        <w:bottom w:val="none" w:sz="0" w:space="0" w:color="auto"/>
        <w:right w:val="none" w:sz="0" w:space="0" w:color="auto"/>
      </w:divBdr>
    </w:div>
    <w:div w:id="1800419907">
      <w:bodyDiv w:val="1"/>
      <w:marLeft w:val="0"/>
      <w:marRight w:val="0"/>
      <w:marTop w:val="0"/>
      <w:marBottom w:val="0"/>
      <w:divBdr>
        <w:top w:val="none" w:sz="0" w:space="0" w:color="auto"/>
        <w:left w:val="none" w:sz="0" w:space="0" w:color="auto"/>
        <w:bottom w:val="none" w:sz="0" w:space="0" w:color="auto"/>
        <w:right w:val="none" w:sz="0" w:space="0" w:color="auto"/>
      </w:divBdr>
    </w:div>
    <w:div w:id="1801415019">
      <w:bodyDiv w:val="1"/>
      <w:marLeft w:val="0"/>
      <w:marRight w:val="0"/>
      <w:marTop w:val="0"/>
      <w:marBottom w:val="0"/>
      <w:divBdr>
        <w:top w:val="none" w:sz="0" w:space="0" w:color="auto"/>
        <w:left w:val="none" w:sz="0" w:space="0" w:color="auto"/>
        <w:bottom w:val="none" w:sz="0" w:space="0" w:color="auto"/>
        <w:right w:val="none" w:sz="0" w:space="0" w:color="auto"/>
      </w:divBdr>
    </w:div>
    <w:div w:id="1802527839">
      <w:bodyDiv w:val="1"/>
      <w:marLeft w:val="0"/>
      <w:marRight w:val="0"/>
      <w:marTop w:val="0"/>
      <w:marBottom w:val="0"/>
      <w:divBdr>
        <w:top w:val="none" w:sz="0" w:space="0" w:color="auto"/>
        <w:left w:val="none" w:sz="0" w:space="0" w:color="auto"/>
        <w:bottom w:val="none" w:sz="0" w:space="0" w:color="auto"/>
        <w:right w:val="none" w:sz="0" w:space="0" w:color="auto"/>
      </w:divBdr>
    </w:div>
    <w:div w:id="1802993503">
      <w:bodyDiv w:val="1"/>
      <w:marLeft w:val="0"/>
      <w:marRight w:val="0"/>
      <w:marTop w:val="0"/>
      <w:marBottom w:val="0"/>
      <w:divBdr>
        <w:top w:val="none" w:sz="0" w:space="0" w:color="auto"/>
        <w:left w:val="none" w:sz="0" w:space="0" w:color="auto"/>
        <w:bottom w:val="none" w:sz="0" w:space="0" w:color="auto"/>
        <w:right w:val="none" w:sz="0" w:space="0" w:color="auto"/>
      </w:divBdr>
    </w:div>
    <w:div w:id="1803112154">
      <w:bodyDiv w:val="1"/>
      <w:marLeft w:val="0"/>
      <w:marRight w:val="0"/>
      <w:marTop w:val="0"/>
      <w:marBottom w:val="0"/>
      <w:divBdr>
        <w:top w:val="none" w:sz="0" w:space="0" w:color="auto"/>
        <w:left w:val="none" w:sz="0" w:space="0" w:color="auto"/>
        <w:bottom w:val="none" w:sz="0" w:space="0" w:color="auto"/>
        <w:right w:val="none" w:sz="0" w:space="0" w:color="auto"/>
      </w:divBdr>
    </w:div>
    <w:div w:id="1803427353">
      <w:bodyDiv w:val="1"/>
      <w:marLeft w:val="0"/>
      <w:marRight w:val="0"/>
      <w:marTop w:val="0"/>
      <w:marBottom w:val="0"/>
      <w:divBdr>
        <w:top w:val="none" w:sz="0" w:space="0" w:color="auto"/>
        <w:left w:val="none" w:sz="0" w:space="0" w:color="auto"/>
        <w:bottom w:val="none" w:sz="0" w:space="0" w:color="auto"/>
        <w:right w:val="none" w:sz="0" w:space="0" w:color="auto"/>
      </w:divBdr>
    </w:div>
    <w:div w:id="1803887830">
      <w:bodyDiv w:val="1"/>
      <w:marLeft w:val="0"/>
      <w:marRight w:val="0"/>
      <w:marTop w:val="0"/>
      <w:marBottom w:val="0"/>
      <w:divBdr>
        <w:top w:val="none" w:sz="0" w:space="0" w:color="auto"/>
        <w:left w:val="none" w:sz="0" w:space="0" w:color="auto"/>
        <w:bottom w:val="none" w:sz="0" w:space="0" w:color="auto"/>
        <w:right w:val="none" w:sz="0" w:space="0" w:color="auto"/>
      </w:divBdr>
    </w:div>
    <w:div w:id="1804154182">
      <w:bodyDiv w:val="1"/>
      <w:marLeft w:val="0"/>
      <w:marRight w:val="0"/>
      <w:marTop w:val="0"/>
      <w:marBottom w:val="0"/>
      <w:divBdr>
        <w:top w:val="none" w:sz="0" w:space="0" w:color="auto"/>
        <w:left w:val="none" w:sz="0" w:space="0" w:color="auto"/>
        <w:bottom w:val="none" w:sz="0" w:space="0" w:color="auto"/>
        <w:right w:val="none" w:sz="0" w:space="0" w:color="auto"/>
      </w:divBdr>
    </w:div>
    <w:div w:id="1804695129">
      <w:bodyDiv w:val="1"/>
      <w:marLeft w:val="0"/>
      <w:marRight w:val="0"/>
      <w:marTop w:val="0"/>
      <w:marBottom w:val="0"/>
      <w:divBdr>
        <w:top w:val="none" w:sz="0" w:space="0" w:color="auto"/>
        <w:left w:val="none" w:sz="0" w:space="0" w:color="auto"/>
        <w:bottom w:val="none" w:sz="0" w:space="0" w:color="auto"/>
        <w:right w:val="none" w:sz="0" w:space="0" w:color="auto"/>
      </w:divBdr>
    </w:div>
    <w:div w:id="1806118562">
      <w:bodyDiv w:val="1"/>
      <w:marLeft w:val="0"/>
      <w:marRight w:val="0"/>
      <w:marTop w:val="0"/>
      <w:marBottom w:val="0"/>
      <w:divBdr>
        <w:top w:val="none" w:sz="0" w:space="0" w:color="auto"/>
        <w:left w:val="none" w:sz="0" w:space="0" w:color="auto"/>
        <w:bottom w:val="none" w:sz="0" w:space="0" w:color="auto"/>
        <w:right w:val="none" w:sz="0" w:space="0" w:color="auto"/>
      </w:divBdr>
    </w:div>
    <w:div w:id="1806459174">
      <w:bodyDiv w:val="1"/>
      <w:marLeft w:val="0"/>
      <w:marRight w:val="0"/>
      <w:marTop w:val="0"/>
      <w:marBottom w:val="0"/>
      <w:divBdr>
        <w:top w:val="none" w:sz="0" w:space="0" w:color="auto"/>
        <w:left w:val="none" w:sz="0" w:space="0" w:color="auto"/>
        <w:bottom w:val="none" w:sz="0" w:space="0" w:color="auto"/>
        <w:right w:val="none" w:sz="0" w:space="0" w:color="auto"/>
      </w:divBdr>
    </w:div>
    <w:div w:id="1809392871">
      <w:bodyDiv w:val="1"/>
      <w:marLeft w:val="0"/>
      <w:marRight w:val="0"/>
      <w:marTop w:val="0"/>
      <w:marBottom w:val="0"/>
      <w:divBdr>
        <w:top w:val="none" w:sz="0" w:space="0" w:color="auto"/>
        <w:left w:val="none" w:sz="0" w:space="0" w:color="auto"/>
        <w:bottom w:val="none" w:sz="0" w:space="0" w:color="auto"/>
        <w:right w:val="none" w:sz="0" w:space="0" w:color="auto"/>
      </w:divBdr>
    </w:div>
    <w:div w:id="1811284645">
      <w:bodyDiv w:val="1"/>
      <w:marLeft w:val="0"/>
      <w:marRight w:val="0"/>
      <w:marTop w:val="0"/>
      <w:marBottom w:val="0"/>
      <w:divBdr>
        <w:top w:val="none" w:sz="0" w:space="0" w:color="auto"/>
        <w:left w:val="none" w:sz="0" w:space="0" w:color="auto"/>
        <w:bottom w:val="none" w:sz="0" w:space="0" w:color="auto"/>
        <w:right w:val="none" w:sz="0" w:space="0" w:color="auto"/>
      </w:divBdr>
    </w:div>
    <w:div w:id="1811821460">
      <w:bodyDiv w:val="1"/>
      <w:marLeft w:val="0"/>
      <w:marRight w:val="0"/>
      <w:marTop w:val="0"/>
      <w:marBottom w:val="0"/>
      <w:divBdr>
        <w:top w:val="none" w:sz="0" w:space="0" w:color="auto"/>
        <w:left w:val="none" w:sz="0" w:space="0" w:color="auto"/>
        <w:bottom w:val="none" w:sz="0" w:space="0" w:color="auto"/>
        <w:right w:val="none" w:sz="0" w:space="0" w:color="auto"/>
      </w:divBdr>
    </w:div>
    <w:div w:id="1812091737">
      <w:bodyDiv w:val="1"/>
      <w:marLeft w:val="0"/>
      <w:marRight w:val="0"/>
      <w:marTop w:val="0"/>
      <w:marBottom w:val="0"/>
      <w:divBdr>
        <w:top w:val="none" w:sz="0" w:space="0" w:color="auto"/>
        <w:left w:val="none" w:sz="0" w:space="0" w:color="auto"/>
        <w:bottom w:val="none" w:sz="0" w:space="0" w:color="auto"/>
        <w:right w:val="none" w:sz="0" w:space="0" w:color="auto"/>
      </w:divBdr>
    </w:div>
    <w:div w:id="1812861446">
      <w:bodyDiv w:val="1"/>
      <w:marLeft w:val="0"/>
      <w:marRight w:val="0"/>
      <w:marTop w:val="0"/>
      <w:marBottom w:val="0"/>
      <w:divBdr>
        <w:top w:val="none" w:sz="0" w:space="0" w:color="auto"/>
        <w:left w:val="none" w:sz="0" w:space="0" w:color="auto"/>
        <w:bottom w:val="none" w:sz="0" w:space="0" w:color="auto"/>
        <w:right w:val="none" w:sz="0" w:space="0" w:color="auto"/>
      </w:divBdr>
    </w:div>
    <w:div w:id="1813013407">
      <w:bodyDiv w:val="1"/>
      <w:marLeft w:val="0"/>
      <w:marRight w:val="0"/>
      <w:marTop w:val="0"/>
      <w:marBottom w:val="0"/>
      <w:divBdr>
        <w:top w:val="none" w:sz="0" w:space="0" w:color="auto"/>
        <w:left w:val="none" w:sz="0" w:space="0" w:color="auto"/>
        <w:bottom w:val="none" w:sz="0" w:space="0" w:color="auto"/>
        <w:right w:val="none" w:sz="0" w:space="0" w:color="auto"/>
      </w:divBdr>
    </w:div>
    <w:div w:id="1813906399">
      <w:bodyDiv w:val="1"/>
      <w:marLeft w:val="0"/>
      <w:marRight w:val="0"/>
      <w:marTop w:val="0"/>
      <w:marBottom w:val="0"/>
      <w:divBdr>
        <w:top w:val="none" w:sz="0" w:space="0" w:color="auto"/>
        <w:left w:val="none" w:sz="0" w:space="0" w:color="auto"/>
        <w:bottom w:val="none" w:sz="0" w:space="0" w:color="auto"/>
        <w:right w:val="none" w:sz="0" w:space="0" w:color="auto"/>
      </w:divBdr>
    </w:div>
    <w:div w:id="1813985260">
      <w:bodyDiv w:val="1"/>
      <w:marLeft w:val="0"/>
      <w:marRight w:val="0"/>
      <w:marTop w:val="0"/>
      <w:marBottom w:val="0"/>
      <w:divBdr>
        <w:top w:val="none" w:sz="0" w:space="0" w:color="auto"/>
        <w:left w:val="none" w:sz="0" w:space="0" w:color="auto"/>
        <w:bottom w:val="none" w:sz="0" w:space="0" w:color="auto"/>
        <w:right w:val="none" w:sz="0" w:space="0" w:color="auto"/>
      </w:divBdr>
    </w:div>
    <w:div w:id="1815675923">
      <w:bodyDiv w:val="1"/>
      <w:marLeft w:val="0"/>
      <w:marRight w:val="0"/>
      <w:marTop w:val="0"/>
      <w:marBottom w:val="0"/>
      <w:divBdr>
        <w:top w:val="none" w:sz="0" w:space="0" w:color="auto"/>
        <w:left w:val="none" w:sz="0" w:space="0" w:color="auto"/>
        <w:bottom w:val="none" w:sz="0" w:space="0" w:color="auto"/>
        <w:right w:val="none" w:sz="0" w:space="0" w:color="auto"/>
      </w:divBdr>
    </w:div>
    <w:div w:id="1816558210">
      <w:bodyDiv w:val="1"/>
      <w:marLeft w:val="0"/>
      <w:marRight w:val="0"/>
      <w:marTop w:val="0"/>
      <w:marBottom w:val="0"/>
      <w:divBdr>
        <w:top w:val="none" w:sz="0" w:space="0" w:color="auto"/>
        <w:left w:val="none" w:sz="0" w:space="0" w:color="auto"/>
        <w:bottom w:val="none" w:sz="0" w:space="0" w:color="auto"/>
        <w:right w:val="none" w:sz="0" w:space="0" w:color="auto"/>
      </w:divBdr>
    </w:div>
    <w:div w:id="1817648060">
      <w:bodyDiv w:val="1"/>
      <w:marLeft w:val="0"/>
      <w:marRight w:val="0"/>
      <w:marTop w:val="0"/>
      <w:marBottom w:val="0"/>
      <w:divBdr>
        <w:top w:val="none" w:sz="0" w:space="0" w:color="auto"/>
        <w:left w:val="none" w:sz="0" w:space="0" w:color="auto"/>
        <w:bottom w:val="none" w:sz="0" w:space="0" w:color="auto"/>
        <w:right w:val="none" w:sz="0" w:space="0" w:color="auto"/>
      </w:divBdr>
    </w:div>
    <w:div w:id="1817844051">
      <w:bodyDiv w:val="1"/>
      <w:marLeft w:val="0"/>
      <w:marRight w:val="0"/>
      <w:marTop w:val="0"/>
      <w:marBottom w:val="0"/>
      <w:divBdr>
        <w:top w:val="none" w:sz="0" w:space="0" w:color="auto"/>
        <w:left w:val="none" w:sz="0" w:space="0" w:color="auto"/>
        <w:bottom w:val="none" w:sz="0" w:space="0" w:color="auto"/>
        <w:right w:val="none" w:sz="0" w:space="0" w:color="auto"/>
      </w:divBdr>
    </w:div>
    <w:div w:id="1819029709">
      <w:bodyDiv w:val="1"/>
      <w:marLeft w:val="0"/>
      <w:marRight w:val="0"/>
      <w:marTop w:val="0"/>
      <w:marBottom w:val="0"/>
      <w:divBdr>
        <w:top w:val="none" w:sz="0" w:space="0" w:color="auto"/>
        <w:left w:val="none" w:sz="0" w:space="0" w:color="auto"/>
        <w:bottom w:val="none" w:sz="0" w:space="0" w:color="auto"/>
        <w:right w:val="none" w:sz="0" w:space="0" w:color="auto"/>
      </w:divBdr>
    </w:div>
    <w:div w:id="1819567391">
      <w:bodyDiv w:val="1"/>
      <w:marLeft w:val="0"/>
      <w:marRight w:val="0"/>
      <w:marTop w:val="0"/>
      <w:marBottom w:val="0"/>
      <w:divBdr>
        <w:top w:val="none" w:sz="0" w:space="0" w:color="auto"/>
        <w:left w:val="none" w:sz="0" w:space="0" w:color="auto"/>
        <w:bottom w:val="none" w:sz="0" w:space="0" w:color="auto"/>
        <w:right w:val="none" w:sz="0" w:space="0" w:color="auto"/>
      </w:divBdr>
    </w:div>
    <w:div w:id="1820075160">
      <w:bodyDiv w:val="1"/>
      <w:marLeft w:val="0"/>
      <w:marRight w:val="0"/>
      <w:marTop w:val="0"/>
      <w:marBottom w:val="0"/>
      <w:divBdr>
        <w:top w:val="none" w:sz="0" w:space="0" w:color="auto"/>
        <w:left w:val="none" w:sz="0" w:space="0" w:color="auto"/>
        <w:bottom w:val="none" w:sz="0" w:space="0" w:color="auto"/>
        <w:right w:val="none" w:sz="0" w:space="0" w:color="auto"/>
      </w:divBdr>
    </w:div>
    <w:div w:id="1821313558">
      <w:bodyDiv w:val="1"/>
      <w:marLeft w:val="0"/>
      <w:marRight w:val="0"/>
      <w:marTop w:val="0"/>
      <w:marBottom w:val="0"/>
      <w:divBdr>
        <w:top w:val="none" w:sz="0" w:space="0" w:color="auto"/>
        <w:left w:val="none" w:sz="0" w:space="0" w:color="auto"/>
        <w:bottom w:val="none" w:sz="0" w:space="0" w:color="auto"/>
        <w:right w:val="none" w:sz="0" w:space="0" w:color="auto"/>
      </w:divBdr>
    </w:div>
    <w:div w:id="1822038811">
      <w:bodyDiv w:val="1"/>
      <w:marLeft w:val="0"/>
      <w:marRight w:val="0"/>
      <w:marTop w:val="0"/>
      <w:marBottom w:val="0"/>
      <w:divBdr>
        <w:top w:val="none" w:sz="0" w:space="0" w:color="auto"/>
        <w:left w:val="none" w:sz="0" w:space="0" w:color="auto"/>
        <w:bottom w:val="none" w:sz="0" w:space="0" w:color="auto"/>
        <w:right w:val="none" w:sz="0" w:space="0" w:color="auto"/>
      </w:divBdr>
    </w:div>
    <w:div w:id="1823234742">
      <w:bodyDiv w:val="1"/>
      <w:marLeft w:val="0"/>
      <w:marRight w:val="0"/>
      <w:marTop w:val="0"/>
      <w:marBottom w:val="0"/>
      <w:divBdr>
        <w:top w:val="none" w:sz="0" w:space="0" w:color="auto"/>
        <w:left w:val="none" w:sz="0" w:space="0" w:color="auto"/>
        <w:bottom w:val="none" w:sz="0" w:space="0" w:color="auto"/>
        <w:right w:val="none" w:sz="0" w:space="0" w:color="auto"/>
      </w:divBdr>
    </w:div>
    <w:div w:id="1824739578">
      <w:bodyDiv w:val="1"/>
      <w:marLeft w:val="0"/>
      <w:marRight w:val="0"/>
      <w:marTop w:val="0"/>
      <w:marBottom w:val="0"/>
      <w:divBdr>
        <w:top w:val="none" w:sz="0" w:space="0" w:color="auto"/>
        <w:left w:val="none" w:sz="0" w:space="0" w:color="auto"/>
        <w:bottom w:val="none" w:sz="0" w:space="0" w:color="auto"/>
        <w:right w:val="none" w:sz="0" w:space="0" w:color="auto"/>
      </w:divBdr>
    </w:div>
    <w:div w:id="1825125200">
      <w:bodyDiv w:val="1"/>
      <w:marLeft w:val="0"/>
      <w:marRight w:val="0"/>
      <w:marTop w:val="0"/>
      <w:marBottom w:val="0"/>
      <w:divBdr>
        <w:top w:val="none" w:sz="0" w:space="0" w:color="auto"/>
        <w:left w:val="none" w:sz="0" w:space="0" w:color="auto"/>
        <w:bottom w:val="none" w:sz="0" w:space="0" w:color="auto"/>
        <w:right w:val="none" w:sz="0" w:space="0" w:color="auto"/>
      </w:divBdr>
    </w:div>
    <w:div w:id="1825395715">
      <w:bodyDiv w:val="1"/>
      <w:marLeft w:val="0"/>
      <w:marRight w:val="0"/>
      <w:marTop w:val="0"/>
      <w:marBottom w:val="0"/>
      <w:divBdr>
        <w:top w:val="none" w:sz="0" w:space="0" w:color="auto"/>
        <w:left w:val="none" w:sz="0" w:space="0" w:color="auto"/>
        <w:bottom w:val="none" w:sz="0" w:space="0" w:color="auto"/>
        <w:right w:val="none" w:sz="0" w:space="0" w:color="auto"/>
      </w:divBdr>
    </w:div>
    <w:div w:id="1826582481">
      <w:bodyDiv w:val="1"/>
      <w:marLeft w:val="0"/>
      <w:marRight w:val="0"/>
      <w:marTop w:val="0"/>
      <w:marBottom w:val="0"/>
      <w:divBdr>
        <w:top w:val="none" w:sz="0" w:space="0" w:color="auto"/>
        <w:left w:val="none" w:sz="0" w:space="0" w:color="auto"/>
        <w:bottom w:val="none" w:sz="0" w:space="0" w:color="auto"/>
        <w:right w:val="none" w:sz="0" w:space="0" w:color="auto"/>
      </w:divBdr>
    </w:div>
    <w:div w:id="1826582873">
      <w:bodyDiv w:val="1"/>
      <w:marLeft w:val="0"/>
      <w:marRight w:val="0"/>
      <w:marTop w:val="0"/>
      <w:marBottom w:val="0"/>
      <w:divBdr>
        <w:top w:val="none" w:sz="0" w:space="0" w:color="auto"/>
        <w:left w:val="none" w:sz="0" w:space="0" w:color="auto"/>
        <w:bottom w:val="none" w:sz="0" w:space="0" w:color="auto"/>
        <w:right w:val="none" w:sz="0" w:space="0" w:color="auto"/>
      </w:divBdr>
    </w:div>
    <w:div w:id="1826890691">
      <w:bodyDiv w:val="1"/>
      <w:marLeft w:val="0"/>
      <w:marRight w:val="0"/>
      <w:marTop w:val="0"/>
      <w:marBottom w:val="0"/>
      <w:divBdr>
        <w:top w:val="none" w:sz="0" w:space="0" w:color="auto"/>
        <w:left w:val="none" w:sz="0" w:space="0" w:color="auto"/>
        <w:bottom w:val="none" w:sz="0" w:space="0" w:color="auto"/>
        <w:right w:val="none" w:sz="0" w:space="0" w:color="auto"/>
      </w:divBdr>
    </w:div>
    <w:div w:id="1827012932">
      <w:bodyDiv w:val="1"/>
      <w:marLeft w:val="0"/>
      <w:marRight w:val="0"/>
      <w:marTop w:val="0"/>
      <w:marBottom w:val="0"/>
      <w:divBdr>
        <w:top w:val="none" w:sz="0" w:space="0" w:color="auto"/>
        <w:left w:val="none" w:sz="0" w:space="0" w:color="auto"/>
        <w:bottom w:val="none" w:sz="0" w:space="0" w:color="auto"/>
        <w:right w:val="none" w:sz="0" w:space="0" w:color="auto"/>
      </w:divBdr>
    </w:div>
    <w:div w:id="1827092918">
      <w:bodyDiv w:val="1"/>
      <w:marLeft w:val="0"/>
      <w:marRight w:val="0"/>
      <w:marTop w:val="0"/>
      <w:marBottom w:val="0"/>
      <w:divBdr>
        <w:top w:val="none" w:sz="0" w:space="0" w:color="auto"/>
        <w:left w:val="none" w:sz="0" w:space="0" w:color="auto"/>
        <w:bottom w:val="none" w:sz="0" w:space="0" w:color="auto"/>
        <w:right w:val="none" w:sz="0" w:space="0" w:color="auto"/>
      </w:divBdr>
    </w:div>
    <w:div w:id="1827162138">
      <w:bodyDiv w:val="1"/>
      <w:marLeft w:val="0"/>
      <w:marRight w:val="0"/>
      <w:marTop w:val="0"/>
      <w:marBottom w:val="0"/>
      <w:divBdr>
        <w:top w:val="none" w:sz="0" w:space="0" w:color="auto"/>
        <w:left w:val="none" w:sz="0" w:space="0" w:color="auto"/>
        <w:bottom w:val="none" w:sz="0" w:space="0" w:color="auto"/>
        <w:right w:val="none" w:sz="0" w:space="0" w:color="auto"/>
      </w:divBdr>
    </w:div>
    <w:div w:id="1827472072">
      <w:bodyDiv w:val="1"/>
      <w:marLeft w:val="0"/>
      <w:marRight w:val="0"/>
      <w:marTop w:val="0"/>
      <w:marBottom w:val="0"/>
      <w:divBdr>
        <w:top w:val="none" w:sz="0" w:space="0" w:color="auto"/>
        <w:left w:val="none" w:sz="0" w:space="0" w:color="auto"/>
        <w:bottom w:val="none" w:sz="0" w:space="0" w:color="auto"/>
        <w:right w:val="none" w:sz="0" w:space="0" w:color="auto"/>
      </w:divBdr>
    </w:div>
    <w:div w:id="1827552943">
      <w:bodyDiv w:val="1"/>
      <w:marLeft w:val="0"/>
      <w:marRight w:val="0"/>
      <w:marTop w:val="0"/>
      <w:marBottom w:val="0"/>
      <w:divBdr>
        <w:top w:val="none" w:sz="0" w:space="0" w:color="auto"/>
        <w:left w:val="none" w:sz="0" w:space="0" w:color="auto"/>
        <w:bottom w:val="none" w:sz="0" w:space="0" w:color="auto"/>
        <w:right w:val="none" w:sz="0" w:space="0" w:color="auto"/>
      </w:divBdr>
    </w:div>
    <w:div w:id="1827865232">
      <w:bodyDiv w:val="1"/>
      <w:marLeft w:val="0"/>
      <w:marRight w:val="0"/>
      <w:marTop w:val="0"/>
      <w:marBottom w:val="0"/>
      <w:divBdr>
        <w:top w:val="none" w:sz="0" w:space="0" w:color="auto"/>
        <w:left w:val="none" w:sz="0" w:space="0" w:color="auto"/>
        <w:bottom w:val="none" w:sz="0" w:space="0" w:color="auto"/>
        <w:right w:val="none" w:sz="0" w:space="0" w:color="auto"/>
      </w:divBdr>
    </w:div>
    <w:div w:id="1827865777">
      <w:bodyDiv w:val="1"/>
      <w:marLeft w:val="0"/>
      <w:marRight w:val="0"/>
      <w:marTop w:val="0"/>
      <w:marBottom w:val="0"/>
      <w:divBdr>
        <w:top w:val="none" w:sz="0" w:space="0" w:color="auto"/>
        <w:left w:val="none" w:sz="0" w:space="0" w:color="auto"/>
        <w:bottom w:val="none" w:sz="0" w:space="0" w:color="auto"/>
        <w:right w:val="none" w:sz="0" w:space="0" w:color="auto"/>
      </w:divBdr>
    </w:div>
    <w:div w:id="1828328436">
      <w:bodyDiv w:val="1"/>
      <w:marLeft w:val="0"/>
      <w:marRight w:val="0"/>
      <w:marTop w:val="0"/>
      <w:marBottom w:val="0"/>
      <w:divBdr>
        <w:top w:val="none" w:sz="0" w:space="0" w:color="auto"/>
        <w:left w:val="none" w:sz="0" w:space="0" w:color="auto"/>
        <w:bottom w:val="none" w:sz="0" w:space="0" w:color="auto"/>
        <w:right w:val="none" w:sz="0" w:space="0" w:color="auto"/>
      </w:divBdr>
    </w:div>
    <w:div w:id="1828746654">
      <w:bodyDiv w:val="1"/>
      <w:marLeft w:val="0"/>
      <w:marRight w:val="0"/>
      <w:marTop w:val="0"/>
      <w:marBottom w:val="0"/>
      <w:divBdr>
        <w:top w:val="none" w:sz="0" w:space="0" w:color="auto"/>
        <w:left w:val="none" w:sz="0" w:space="0" w:color="auto"/>
        <w:bottom w:val="none" w:sz="0" w:space="0" w:color="auto"/>
        <w:right w:val="none" w:sz="0" w:space="0" w:color="auto"/>
      </w:divBdr>
    </w:div>
    <w:div w:id="1831211336">
      <w:bodyDiv w:val="1"/>
      <w:marLeft w:val="0"/>
      <w:marRight w:val="0"/>
      <w:marTop w:val="0"/>
      <w:marBottom w:val="0"/>
      <w:divBdr>
        <w:top w:val="none" w:sz="0" w:space="0" w:color="auto"/>
        <w:left w:val="none" w:sz="0" w:space="0" w:color="auto"/>
        <w:bottom w:val="none" w:sz="0" w:space="0" w:color="auto"/>
        <w:right w:val="none" w:sz="0" w:space="0" w:color="auto"/>
      </w:divBdr>
    </w:div>
    <w:div w:id="1831554220">
      <w:bodyDiv w:val="1"/>
      <w:marLeft w:val="0"/>
      <w:marRight w:val="0"/>
      <w:marTop w:val="0"/>
      <w:marBottom w:val="0"/>
      <w:divBdr>
        <w:top w:val="none" w:sz="0" w:space="0" w:color="auto"/>
        <w:left w:val="none" w:sz="0" w:space="0" w:color="auto"/>
        <w:bottom w:val="none" w:sz="0" w:space="0" w:color="auto"/>
        <w:right w:val="none" w:sz="0" w:space="0" w:color="auto"/>
      </w:divBdr>
    </w:div>
    <w:div w:id="1832913551">
      <w:bodyDiv w:val="1"/>
      <w:marLeft w:val="0"/>
      <w:marRight w:val="0"/>
      <w:marTop w:val="0"/>
      <w:marBottom w:val="0"/>
      <w:divBdr>
        <w:top w:val="none" w:sz="0" w:space="0" w:color="auto"/>
        <w:left w:val="none" w:sz="0" w:space="0" w:color="auto"/>
        <w:bottom w:val="none" w:sz="0" w:space="0" w:color="auto"/>
        <w:right w:val="none" w:sz="0" w:space="0" w:color="auto"/>
      </w:divBdr>
    </w:div>
    <w:div w:id="1834446537">
      <w:bodyDiv w:val="1"/>
      <w:marLeft w:val="0"/>
      <w:marRight w:val="0"/>
      <w:marTop w:val="0"/>
      <w:marBottom w:val="0"/>
      <w:divBdr>
        <w:top w:val="none" w:sz="0" w:space="0" w:color="auto"/>
        <w:left w:val="none" w:sz="0" w:space="0" w:color="auto"/>
        <w:bottom w:val="none" w:sz="0" w:space="0" w:color="auto"/>
        <w:right w:val="none" w:sz="0" w:space="0" w:color="auto"/>
      </w:divBdr>
    </w:div>
    <w:div w:id="1837724698">
      <w:bodyDiv w:val="1"/>
      <w:marLeft w:val="0"/>
      <w:marRight w:val="0"/>
      <w:marTop w:val="0"/>
      <w:marBottom w:val="0"/>
      <w:divBdr>
        <w:top w:val="none" w:sz="0" w:space="0" w:color="auto"/>
        <w:left w:val="none" w:sz="0" w:space="0" w:color="auto"/>
        <w:bottom w:val="none" w:sz="0" w:space="0" w:color="auto"/>
        <w:right w:val="none" w:sz="0" w:space="0" w:color="auto"/>
      </w:divBdr>
    </w:div>
    <w:div w:id="1838308120">
      <w:bodyDiv w:val="1"/>
      <w:marLeft w:val="0"/>
      <w:marRight w:val="0"/>
      <w:marTop w:val="0"/>
      <w:marBottom w:val="0"/>
      <w:divBdr>
        <w:top w:val="none" w:sz="0" w:space="0" w:color="auto"/>
        <w:left w:val="none" w:sz="0" w:space="0" w:color="auto"/>
        <w:bottom w:val="none" w:sz="0" w:space="0" w:color="auto"/>
        <w:right w:val="none" w:sz="0" w:space="0" w:color="auto"/>
      </w:divBdr>
    </w:div>
    <w:div w:id="1838378361">
      <w:bodyDiv w:val="1"/>
      <w:marLeft w:val="0"/>
      <w:marRight w:val="0"/>
      <w:marTop w:val="0"/>
      <w:marBottom w:val="0"/>
      <w:divBdr>
        <w:top w:val="none" w:sz="0" w:space="0" w:color="auto"/>
        <w:left w:val="none" w:sz="0" w:space="0" w:color="auto"/>
        <w:bottom w:val="none" w:sz="0" w:space="0" w:color="auto"/>
        <w:right w:val="none" w:sz="0" w:space="0" w:color="auto"/>
      </w:divBdr>
    </w:div>
    <w:div w:id="1840846101">
      <w:bodyDiv w:val="1"/>
      <w:marLeft w:val="0"/>
      <w:marRight w:val="0"/>
      <w:marTop w:val="0"/>
      <w:marBottom w:val="0"/>
      <w:divBdr>
        <w:top w:val="none" w:sz="0" w:space="0" w:color="auto"/>
        <w:left w:val="none" w:sz="0" w:space="0" w:color="auto"/>
        <w:bottom w:val="none" w:sz="0" w:space="0" w:color="auto"/>
        <w:right w:val="none" w:sz="0" w:space="0" w:color="auto"/>
      </w:divBdr>
    </w:div>
    <w:div w:id="1840923914">
      <w:bodyDiv w:val="1"/>
      <w:marLeft w:val="0"/>
      <w:marRight w:val="0"/>
      <w:marTop w:val="0"/>
      <w:marBottom w:val="0"/>
      <w:divBdr>
        <w:top w:val="none" w:sz="0" w:space="0" w:color="auto"/>
        <w:left w:val="none" w:sz="0" w:space="0" w:color="auto"/>
        <w:bottom w:val="none" w:sz="0" w:space="0" w:color="auto"/>
        <w:right w:val="none" w:sz="0" w:space="0" w:color="auto"/>
      </w:divBdr>
    </w:div>
    <w:div w:id="1841116523">
      <w:bodyDiv w:val="1"/>
      <w:marLeft w:val="0"/>
      <w:marRight w:val="0"/>
      <w:marTop w:val="0"/>
      <w:marBottom w:val="0"/>
      <w:divBdr>
        <w:top w:val="none" w:sz="0" w:space="0" w:color="auto"/>
        <w:left w:val="none" w:sz="0" w:space="0" w:color="auto"/>
        <w:bottom w:val="none" w:sz="0" w:space="0" w:color="auto"/>
        <w:right w:val="none" w:sz="0" w:space="0" w:color="auto"/>
      </w:divBdr>
    </w:div>
    <w:div w:id="1844054095">
      <w:bodyDiv w:val="1"/>
      <w:marLeft w:val="0"/>
      <w:marRight w:val="0"/>
      <w:marTop w:val="0"/>
      <w:marBottom w:val="0"/>
      <w:divBdr>
        <w:top w:val="none" w:sz="0" w:space="0" w:color="auto"/>
        <w:left w:val="none" w:sz="0" w:space="0" w:color="auto"/>
        <w:bottom w:val="none" w:sz="0" w:space="0" w:color="auto"/>
        <w:right w:val="none" w:sz="0" w:space="0" w:color="auto"/>
      </w:divBdr>
    </w:div>
    <w:div w:id="1845124982">
      <w:bodyDiv w:val="1"/>
      <w:marLeft w:val="0"/>
      <w:marRight w:val="0"/>
      <w:marTop w:val="0"/>
      <w:marBottom w:val="0"/>
      <w:divBdr>
        <w:top w:val="none" w:sz="0" w:space="0" w:color="auto"/>
        <w:left w:val="none" w:sz="0" w:space="0" w:color="auto"/>
        <w:bottom w:val="none" w:sz="0" w:space="0" w:color="auto"/>
        <w:right w:val="none" w:sz="0" w:space="0" w:color="auto"/>
      </w:divBdr>
    </w:div>
    <w:div w:id="1846743079">
      <w:bodyDiv w:val="1"/>
      <w:marLeft w:val="0"/>
      <w:marRight w:val="0"/>
      <w:marTop w:val="0"/>
      <w:marBottom w:val="0"/>
      <w:divBdr>
        <w:top w:val="none" w:sz="0" w:space="0" w:color="auto"/>
        <w:left w:val="none" w:sz="0" w:space="0" w:color="auto"/>
        <w:bottom w:val="none" w:sz="0" w:space="0" w:color="auto"/>
        <w:right w:val="none" w:sz="0" w:space="0" w:color="auto"/>
      </w:divBdr>
    </w:div>
    <w:div w:id="1847401659">
      <w:bodyDiv w:val="1"/>
      <w:marLeft w:val="0"/>
      <w:marRight w:val="0"/>
      <w:marTop w:val="0"/>
      <w:marBottom w:val="0"/>
      <w:divBdr>
        <w:top w:val="none" w:sz="0" w:space="0" w:color="auto"/>
        <w:left w:val="none" w:sz="0" w:space="0" w:color="auto"/>
        <w:bottom w:val="none" w:sz="0" w:space="0" w:color="auto"/>
        <w:right w:val="none" w:sz="0" w:space="0" w:color="auto"/>
      </w:divBdr>
    </w:div>
    <w:div w:id="1848136606">
      <w:bodyDiv w:val="1"/>
      <w:marLeft w:val="0"/>
      <w:marRight w:val="0"/>
      <w:marTop w:val="0"/>
      <w:marBottom w:val="0"/>
      <w:divBdr>
        <w:top w:val="none" w:sz="0" w:space="0" w:color="auto"/>
        <w:left w:val="none" w:sz="0" w:space="0" w:color="auto"/>
        <w:bottom w:val="none" w:sz="0" w:space="0" w:color="auto"/>
        <w:right w:val="none" w:sz="0" w:space="0" w:color="auto"/>
      </w:divBdr>
    </w:div>
    <w:div w:id="1848976860">
      <w:bodyDiv w:val="1"/>
      <w:marLeft w:val="0"/>
      <w:marRight w:val="0"/>
      <w:marTop w:val="0"/>
      <w:marBottom w:val="0"/>
      <w:divBdr>
        <w:top w:val="none" w:sz="0" w:space="0" w:color="auto"/>
        <w:left w:val="none" w:sz="0" w:space="0" w:color="auto"/>
        <w:bottom w:val="none" w:sz="0" w:space="0" w:color="auto"/>
        <w:right w:val="none" w:sz="0" w:space="0" w:color="auto"/>
      </w:divBdr>
    </w:div>
    <w:div w:id="1849560273">
      <w:bodyDiv w:val="1"/>
      <w:marLeft w:val="0"/>
      <w:marRight w:val="0"/>
      <w:marTop w:val="0"/>
      <w:marBottom w:val="0"/>
      <w:divBdr>
        <w:top w:val="none" w:sz="0" w:space="0" w:color="auto"/>
        <w:left w:val="none" w:sz="0" w:space="0" w:color="auto"/>
        <w:bottom w:val="none" w:sz="0" w:space="0" w:color="auto"/>
        <w:right w:val="none" w:sz="0" w:space="0" w:color="auto"/>
      </w:divBdr>
    </w:div>
    <w:div w:id="1849977472">
      <w:bodyDiv w:val="1"/>
      <w:marLeft w:val="0"/>
      <w:marRight w:val="0"/>
      <w:marTop w:val="0"/>
      <w:marBottom w:val="0"/>
      <w:divBdr>
        <w:top w:val="none" w:sz="0" w:space="0" w:color="auto"/>
        <w:left w:val="none" w:sz="0" w:space="0" w:color="auto"/>
        <w:bottom w:val="none" w:sz="0" w:space="0" w:color="auto"/>
        <w:right w:val="none" w:sz="0" w:space="0" w:color="auto"/>
      </w:divBdr>
    </w:div>
    <w:div w:id="1850749514">
      <w:bodyDiv w:val="1"/>
      <w:marLeft w:val="0"/>
      <w:marRight w:val="0"/>
      <w:marTop w:val="0"/>
      <w:marBottom w:val="0"/>
      <w:divBdr>
        <w:top w:val="none" w:sz="0" w:space="0" w:color="auto"/>
        <w:left w:val="none" w:sz="0" w:space="0" w:color="auto"/>
        <w:bottom w:val="none" w:sz="0" w:space="0" w:color="auto"/>
        <w:right w:val="none" w:sz="0" w:space="0" w:color="auto"/>
      </w:divBdr>
    </w:div>
    <w:div w:id="1850875661">
      <w:bodyDiv w:val="1"/>
      <w:marLeft w:val="0"/>
      <w:marRight w:val="0"/>
      <w:marTop w:val="0"/>
      <w:marBottom w:val="0"/>
      <w:divBdr>
        <w:top w:val="none" w:sz="0" w:space="0" w:color="auto"/>
        <w:left w:val="none" w:sz="0" w:space="0" w:color="auto"/>
        <w:bottom w:val="none" w:sz="0" w:space="0" w:color="auto"/>
        <w:right w:val="none" w:sz="0" w:space="0" w:color="auto"/>
      </w:divBdr>
    </w:div>
    <w:div w:id="1853030752">
      <w:bodyDiv w:val="1"/>
      <w:marLeft w:val="0"/>
      <w:marRight w:val="0"/>
      <w:marTop w:val="0"/>
      <w:marBottom w:val="0"/>
      <w:divBdr>
        <w:top w:val="none" w:sz="0" w:space="0" w:color="auto"/>
        <w:left w:val="none" w:sz="0" w:space="0" w:color="auto"/>
        <w:bottom w:val="none" w:sz="0" w:space="0" w:color="auto"/>
        <w:right w:val="none" w:sz="0" w:space="0" w:color="auto"/>
      </w:divBdr>
    </w:div>
    <w:div w:id="1854300512">
      <w:bodyDiv w:val="1"/>
      <w:marLeft w:val="0"/>
      <w:marRight w:val="0"/>
      <w:marTop w:val="0"/>
      <w:marBottom w:val="0"/>
      <w:divBdr>
        <w:top w:val="none" w:sz="0" w:space="0" w:color="auto"/>
        <w:left w:val="none" w:sz="0" w:space="0" w:color="auto"/>
        <w:bottom w:val="none" w:sz="0" w:space="0" w:color="auto"/>
        <w:right w:val="none" w:sz="0" w:space="0" w:color="auto"/>
      </w:divBdr>
    </w:div>
    <w:div w:id="1855411090">
      <w:bodyDiv w:val="1"/>
      <w:marLeft w:val="0"/>
      <w:marRight w:val="0"/>
      <w:marTop w:val="0"/>
      <w:marBottom w:val="0"/>
      <w:divBdr>
        <w:top w:val="none" w:sz="0" w:space="0" w:color="auto"/>
        <w:left w:val="none" w:sz="0" w:space="0" w:color="auto"/>
        <w:bottom w:val="none" w:sz="0" w:space="0" w:color="auto"/>
        <w:right w:val="none" w:sz="0" w:space="0" w:color="auto"/>
      </w:divBdr>
    </w:div>
    <w:div w:id="1855923605">
      <w:bodyDiv w:val="1"/>
      <w:marLeft w:val="0"/>
      <w:marRight w:val="0"/>
      <w:marTop w:val="0"/>
      <w:marBottom w:val="0"/>
      <w:divBdr>
        <w:top w:val="none" w:sz="0" w:space="0" w:color="auto"/>
        <w:left w:val="none" w:sz="0" w:space="0" w:color="auto"/>
        <w:bottom w:val="none" w:sz="0" w:space="0" w:color="auto"/>
        <w:right w:val="none" w:sz="0" w:space="0" w:color="auto"/>
      </w:divBdr>
    </w:div>
    <w:div w:id="1856580032">
      <w:bodyDiv w:val="1"/>
      <w:marLeft w:val="0"/>
      <w:marRight w:val="0"/>
      <w:marTop w:val="0"/>
      <w:marBottom w:val="0"/>
      <w:divBdr>
        <w:top w:val="none" w:sz="0" w:space="0" w:color="auto"/>
        <w:left w:val="none" w:sz="0" w:space="0" w:color="auto"/>
        <w:bottom w:val="none" w:sz="0" w:space="0" w:color="auto"/>
        <w:right w:val="none" w:sz="0" w:space="0" w:color="auto"/>
      </w:divBdr>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58349965">
      <w:bodyDiv w:val="1"/>
      <w:marLeft w:val="0"/>
      <w:marRight w:val="0"/>
      <w:marTop w:val="0"/>
      <w:marBottom w:val="0"/>
      <w:divBdr>
        <w:top w:val="none" w:sz="0" w:space="0" w:color="auto"/>
        <w:left w:val="none" w:sz="0" w:space="0" w:color="auto"/>
        <w:bottom w:val="none" w:sz="0" w:space="0" w:color="auto"/>
        <w:right w:val="none" w:sz="0" w:space="0" w:color="auto"/>
      </w:divBdr>
    </w:div>
    <w:div w:id="1859193694">
      <w:bodyDiv w:val="1"/>
      <w:marLeft w:val="0"/>
      <w:marRight w:val="0"/>
      <w:marTop w:val="0"/>
      <w:marBottom w:val="0"/>
      <w:divBdr>
        <w:top w:val="none" w:sz="0" w:space="0" w:color="auto"/>
        <w:left w:val="none" w:sz="0" w:space="0" w:color="auto"/>
        <w:bottom w:val="none" w:sz="0" w:space="0" w:color="auto"/>
        <w:right w:val="none" w:sz="0" w:space="0" w:color="auto"/>
      </w:divBdr>
    </w:div>
    <w:div w:id="1859540497">
      <w:bodyDiv w:val="1"/>
      <w:marLeft w:val="0"/>
      <w:marRight w:val="0"/>
      <w:marTop w:val="0"/>
      <w:marBottom w:val="0"/>
      <w:divBdr>
        <w:top w:val="none" w:sz="0" w:space="0" w:color="auto"/>
        <w:left w:val="none" w:sz="0" w:space="0" w:color="auto"/>
        <w:bottom w:val="none" w:sz="0" w:space="0" w:color="auto"/>
        <w:right w:val="none" w:sz="0" w:space="0" w:color="auto"/>
      </w:divBdr>
    </w:div>
    <w:div w:id="1860242728">
      <w:bodyDiv w:val="1"/>
      <w:marLeft w:val="0"/>
      <w:marRight w:val="0"/>
      <w:marTop w:val="0"/>
      <w:marBottom w:val="0"/>
      <w:divBdr>
        <w:top w:val="none" w:sz="0" w:space="0" w:color="auto"/>
        <w:left w:val="none" w:sz="0" w:space="0" w:color="auto"/>
        <w:bottom w:val="none" w:sz="0" w:space="0" w:color="auto"/>
        <w:right w:val="none" w:sz="0" w:space="0" w:color="auto"/>
      </w:divBdr>
    </w:div>
    <w:div w:id="1860312118">
      <w:bodyDiv w:val="1"/>
      <w:marLeft w:val="0"/>
      <w:marRight w:val="0"/>
      <w:marTop w:val="0"/>
      <w:marBottom w:val="0"/>
      <w:divBdr>
        <w:top w:val="none" w:sz="0" w:space="0" w:color="auto"/>
        <w:left w:val="none" w:sz="0" w:space="0" w:color="auto"/>
        <w:bottom w:val="none" w:sz="0" w:space="0" w:color="auto"/>
        <w:right w:val="none" w:sz="0" w:space="0" w:color="auto"/>
      </w:divBdr>
    </w:div>
    <w:div w:id="1862235208">
      <w:bodyDiv w:val="1"/>
      <w:marLeft w:val="0"/>
      <w:marRight w:val="0"/>
      <w:marTop w:val="0"/>
      <w:marBottom w:val="0"/>
      <w:divBdr>
        <w:top w:val="none" w:sz="0" w:space="0" w:color="auto"/>
        <w:left w:val="none" w:sz="0" w:space="0" w:color="auto"/>
        <w:bottom w:val="none" w:sz="0" w:space="0" w:color="auto"/>
        <w:right w:val="none" w:sz="0" w:space="0" w:color="auto"/>
      </w:divBdr>
    </w:div>
    <w:div w:id="1862282188">
      <w:bodyDiv w:val="1"/>
      <w:marLeft w:val="0"/>
      <w:marRight w:val="0"/>
      <w:marTop w:val="0"/>
      <w:marBottom w:val="0"/>
      <w:divBdr>
        <w:top w:val="none" w:sz="0" w:space="0" w:color="auto"/>
        <w:left w:val="none" w:sz="0" w:space="0" w:color="auto"/>
        <w:bottom w:val="none" w:sz="0" w:space="0" w:color="auto"/>
        <w:right w:val="none" w:sz="0" w:space="0" w:color="auto"/>
      </w:divBdr>
    </w:div>
    <w:div w:id="1864174577">
      <w:bodyDiv w:val="1"/>
      <w:marLeft w:val="0"/>
      <w:marRight w:val="0"/>
      <w:marTop w:val="0"/>
      <w:marBottom w:val="0"/>
      <w:divBdr>
        <w:top w:val="none" w:sz="0" w:space="0" w:color="auto"/>
        <w:left w:val="none" w:sz="0" w:space="0" w:color="auto"/>
        <w:bottom w:val="none" w:sz="0" w:space="0" w:color="auto"/>
        <w:right w:val="none" w:sz="0" w:space="0" w:color="auto"/>
      </w:divBdr>
    </w:div>
    <w:div w:id="1864243571">
      <w:bodyDiv w:val="1"/>
      <w:marLeft w:val="0"/>
      <w:marRight w:val="0"/>
      <w:marTop w:val="0"/>
      <w:marBottom w:val="0"/>
      <w:divBdr>
        <w:top w:val="none" w:sz="0" w:space="0" w:color="auto"/>
        <w:left w:val="none" w:sz="0" w:space="0" w:color="auto"/>
        <w:bottom w:val="none" w:sz="0" w:space="0" w:color="auto"/>
        <w:right w:val="none" w:sz="0" w:space="0" w:color="auto"/>
      </w:divBdr>
    </w:div>
    <w:div w:id="1864434597">
      <w:bodyDiv w:val="1"/>
      <w:marLeft w:val="0"/>
      <w:marRight w:val="0"/>
      <w:marTop w:val="0"/>
      <w:marBottom w:val="0"/>
      <w:divBdr>
        <w:top w:val="none" w:sz="0" w:space="0" w:color="auto"/>
        <w:left w:val="none" w:sz="0" w:space="0" w:color="auto"/>
        <w:bottom w:val="none" w:sz="0" w:space="0" w:color="auto"/>
        <w:right w:val="none" w:sz="0" w:space="0" w:color="auto"/>
      </w:divBdr>
    </w:div>
    <w:div w:id="1865050035">
      <w:bodyDiv w:val="1"/>
      <w:marLeft w:val="0"/>
      <w:marRight w:val="0"/>
      <w:marTop w:val="0"/>
      <w:marBottom w:val="0"/>
      <w:divBdr>
        <w:top w:val="none" w:sz="0" w:space="0" w:color="auto"/>
        <w:left w:val="none" w:sz="0" w:space="0" w:color="auto"/>
        <w:bottom w:val="none" w:sz="0" w:space="0" w:color="auto"/>
        <w:right w:val="none" w:sz="0" w:space="0" w:color="auto"/>
      </w:divBdr>
    </w:div>
    <w:div w:id="1865745539">
      <w:bodyDiv w:val="1"/>
      <w:marLeft w:val="0"/>
      <w:marRight w:val="0"/>
      <w:marTop w:val="0"/>
      <w:marBottom w:val="0"/>
      <w:divBdr>
        <w:top w:val="none" w:sz="0" w:space="0" w:color="auto"/>
        <w:left w:val="none" w:sz="0" w:space="0" w:color="auto"/>
        <w:bottom w:val="none" w:sz="0" w:space="0" w:color="auto"/>
        <w:right w:val="none" w:sz="0" w:space="0" w:color="auto"/>
      </w:divBdr>
    </w:div>
    <w:div w:id="1866598100">
      <w:bodyDiv w:val="1"/>
      <w:marLeft w:val="0"/>
      <w:marRight w:val="0"/>
      <w:marTop w:val="0"/>
      <w:marBottom w:val="0"/>
      <w:divBdr>
        <w:top w:val="none" w:sz="0" w:space="0" w:color="auto"/>
        <w:left w:val="none" w:sz="0" w:space="0" w:color="auto"/>
        <w:bottom w:val="none" w:sz="0" w:space="0" w:color="auto"/>
        <w:right w:val="none" w:sz="0" w:space="0" w:color="auto"/>
      </w:divBdr>
    </w:div>
    <w:div w:id="1866821363">
      <w:bodyDiv w:val="1"/>
      <w:marLeft w:val="0"/>
      <w:marRight w:val="0"/>
      <w:marTop w:val="0"/>
      <w:marBottom w:val="0"/>
      <w:divBdr>
        <w:top w:val="none" w:sz="0" w:space="0" w:color="auto"/>
        <w:left w:val="none" w:sz="0" w:space="0" w:color="auto"/>
        <w:bottom w:val="none" w:sz="0" w:space="0" w:color="auto"/>
        <w:right w:val="none" w:sz="0" w:space="0" w:color="auto"/>
      </w:divBdr>
    </w:div>
    <w:div w:id="1867523082">
      <w:bodyDiv w:val="1"/>
      <w:marLeft w:val="0"/>
      <w:marRight w:val="0"/>
      <w:marTop w:val="0"/>
      <w:marBottom w:val="0"/>
      <w:divBdr>
        <w:top w:val="none" w:sz="0" w:space="0" w:color="auto"/>
        <w:left w:val="none" w:sz="0" w:space="0" w:color="auto"/>
        <w:bottom w:val="none" w:sz="0" w:space="0" w:color="auto"/>
        <w:right w:val="none" w:sz="0" w:space="0" w:color="auto"/>
      </w:divBdr>
    </w:div>
    <w:div w:id="1867524066">
      <w:bodyDiv w:val="1"/>
      <w:marLeft w:val="0"/>
      <w:marRight w:val="0"/>
      <w:marTop w:val="0"/>
      <w:marBottom w:val="0"/>
      <w:divBdr>
        <w:top w:val="none" w:sz="0" w:space="0" w:color="auto"/>
        <w:left w:val="none" w:sz="0" w:space="0" w:color="auto"/>
        <w:bottom w:val="none" w:sz="0" w:space="0" w:color="auto"/>
        <w:right w:val="none" w:sz="0" w:space="0" w:color="auto"/>
      </w:divBdr>
    </w:div>
    <w:div w:id="1867601601">
      <w:bodyDiv w:val="1"/>
      <w:marLeft w:val="0"/>
      <w:marRight w:val="0"/>
      <w:marTop w:val="0"/>
      <w:marBottom w:val="0"/>
      <w:divBdr>
        <w:top w:val="none" w:sz="0" w:space="0" w:color="auto"/>
        <w:left w:val="none" w:sz="0" w:space="0" w:color="auto"/>
        <w:bottom w:val="none" w:sz="0" w:space="0" w:color="auto"/>
        <w:right w:val="none" w:sz="0" w:space="0" w:color="auto"/>
      </w:divBdr>
    </w:div>
    <w:div w:id="1867675679">
      <w:bodyDiv w:val="1"/>
      <w:marLeft w:val="0"/>
      <w:marRight w:val="0"/>
      <w:marTop w:val="0"/>
      <w:marBottom w:val="0"/>
      <w:divBdr>
        <w:top w:val="none" w:sz="0" w:space="0" w:color="auto"/>
        <w:left w:val="none" w:sz="0" w:space="0" w:color="auto"/>
        <w:bottom w:val="none" w:sz="0" w:space="0" w:color="auto"/>
        <w:right w:val="none" w:sz="0" w:space="0" w:color="auto"/>
      </w:divBdr>
    </w:div>
    <w:div w:id="1869102652">
      <w:bodyDiv w:val="1"/>
      <w:marLeft w:val="0"/>
      <w:marRight w:val="0"/>
      <w:marTop w:val="0"/>
      <w:marBottom w:val="0"/>
      <w:divBdr>
        <w:top w:val="none" w:sz="0" w:space="0" w:color="auto"/>
        <w:left w:val="none" w:sz="0" w:space="0" w:color="auto"/>
        <w:bottom w:val="none" w:sz="0" w:space="0" w:color="auto"/>
        <w:right w:val="none" w:sz="0" w:space="0" w:color="auto"/>
      </w:divBdr>
    </w:div>
    <w:div w:id="1870143622">
      <w:bodyDiv w:val="1"/>
      <w:marLeft w:val="0"/>
      <w:marRight w:val="0"/>
      <w:marTop w:val="0"/>
      <w:marBottom w:val="0"/>
      <w:divBdr>
        <w:top w:val="none" w:sz="0" w:space="0" w:color="auto"/>
        <w:left w:val="none" w:sz="0" w:space="0" w:color="auto"/>
        <w:bottom w:val="none" w:sz="0" w:space="0" w:color="auto"/>
        <w:right w:val="none" w:sz="0" w:space="0" w:color="auto"/>
      </w:divBdr>
    </w:div>
    <w:div w:id="1870608095">
      <w:bodyDiv w:val="1"/>
      <w:marLeft w:val="0"/>
      <w:marRight w:val="0"/>
      <w:marTop w:val="0"/>
      <w:marBottom w:val="0"/>
      <w:divBdr>
        <w:top w:val="none" w:sz="0" w:space="0" w:color="auto"/>
        <w:left w:val="none" w:sz="0" w:space="0" w:color="auto"/>
        <w:bottom w:val="none" w:sz="0" w:space="0" w:color="auto"/>
        <w:right w:val="none" w:sz="0" w:space="0" w:color="auto"/>
      </w:divBdr>
    </w:div>
    <w:div w:id="1872375627">
      <w:bodyDiv w:val="1"/>
      <w:marLeft w:val="0"/>
      <w:marRight w:val="0"/>
      <w:marTop w:val="0"/>
      <w:marBottom w:val="0"/>
      <w:divBdr>
        <w:top w:val="none" w:sz="0" w:space="0" w:color="auto"/>
        <w:left w:val="none" w:sz="0" w:space="0" w:color="auto"/>
        <w:bottom w:val="none" w:sz="0" w:space="0" w:color="auto"/>
        <w:right w:val="none" w:sz="0" w:space="0" w:color="auto"/>
      </w:divBdr>
    </w:div>
    <w:div w:id="1874033321">
      <w:bodyDiv w:val="1"/>
      <w:marLeft w:val="0"/>
      <w:marRight w:val="0"/>
      <w:marTop w:val="0"/>
      <w:marBottom w:val="0"/>
      <w:divBdr>
        <w:top w:val="none" w:sz="0" w:space="0" w:color="auto"/>
        <w:left w:val="none" w:sz="0" w:space="0" w:color="auto"/>
        <w:bottom w:val="none" w:sz="0" w:space="0" w:color="auto"/>
        <w:right w:val="none" w:sz="0" w:space="0" w:color="auto"/>
      </w:divBdr>
    </w:div>
    <w:div w:id="1874071978">
      <w:bodyDiv w:val="1"/>
      <w:marLeft w:val="0"/>
      <w:marRight w:val="0"/>
      <w:marTop w:val="0"/>
      <w:marBottom w:val="0"/>
      <w:divBdr>
        <w:top w:val="none" w:sz="0" w:space="0" w:color="auto"/>
        <w:left w:val="none" w:sz="0" w:space="0" w:color="auto"/>
        <w:bottom w:val="none" w:sz="0" w:space="0" w:color="auto"/>
        <w:right w:val="none" w:sz="0" w:space="0" w:color="auto"/>
      </w:divBdr>
    </w:div>
    <w:div w:id="1874537124">
      <w:bodyDiv w:val="1"/>
      <w:marLeft w:val="0"/>
      <w:marRight w:val="0"/>
      <w:marTop w:val="0"/>
      <w:marBottom w:val="0"/>
      <w:divBdr>
        <w:top w:val="none" w:sz="0" w:space="0" w:color="auto"/>
        <w:left w:val="none" w:sz="0" w:space="0" w:color="auto"/>
        <w:bottom w:val="none" w:sz="0" w:space="0" w:color="auto"/>
        <w:right w:val="none" w:sz="0" w:space="0" w:color="auto"/>
      </w:divBdr>
    </w:div>
    <w:div w:id="1875658446">
      <w:bodyDiv w:val="1"/>
      <w:marLeft w:val="0"/>
      <w:marRight w:val="0"/>
      <w:marTop w:val="0"/>
      <w:marBottom w:val="0"/>
      <w:divBdr>
        <w:top w:val="none" w:sz="0" w:space="0" w:color="auto"/>
        <w:left w:val="none" w:sz="0" w:space="0" w:color="auto"/>
        <w:bottom w:val="none" w:sz="0" w:space="0" w:color="auto"/>
        <w:right w:val="none" w:sz="0" w:space="0" w:color="auto"/>
      </w:divBdr>
    </w:div>
    <w:div w:id="1876382408">
      <w:bodyDiv w:val="1"/>
      <w:marLeft w:val="0"/>
      <w:marRight w:val="0"/>
      <w:marTop w:val="0"/>
      <w:marBottom w:val="0"/>
      <w:divBdr>
        <w:top w:val="none" w:sz="0" w:space="0" w:color="auto"/>
        <w:left w:val="none" w:sz="0" w:space="0" w:color="auto"/>
        <w:bottom w:val="none" w:sz="0" w:space="0" w:color="auto"/>
        <w:right w:val="none" w:sz="0" w:space="0" w:color="auto"/>
      </w:divBdr>
    </w:div>
    <w:div w:id="1877892479">
      <w:bodyDiv w:val="1"/>
      <w:marLeft w:val="0"/>
      <w:marRight w:val="0"/>
      <w:marTop w:val="0"/>
      <w:marBottom w:val="0"/>
      <w:divBdr>
        <w:top w:val="none" w:sz="0" w:space="0" w:color="auto"/>
        <w:left w:val="none" w:sz="0" w:space="0" w:color="auto"/>
        <w:bottom w:val="none" w:sz="0" w:space="0" w:color="auto"/>
        <w:right w:val="none" w:sz="0" w:space="0" w:color="auto"/>
      </w:divBdr>
    </w:div>
    <w:div w:id="1878349660">
      <w:bodyDiv w:val="1"/>
      <w:marLeft w:val="0"/>
      <w:marRight w:val="0"/>
      <w:marTop w:val="0"/>
      <w:marBottom w:val="0"/>
      <w:divBdr>
        <w:top w:val="none" w:sz="0" w:space="0" w:color="auto"/>
        <w:left w:val="none" w:sz="0" w:space="0" w:color="auto"/>
        <w:bottom w:val="none" w:sz="0" w:space="0" w:color="auto"/>
        <w:right w:val="none" w:sz="0" w:space="0" w:color="auto"/>
      </w:divBdr>
    </w:div>
    <w:div w:id="1878471896">
      <w:bodyDiv w:val="1"/>
      <w:marLeft w:val="0"/>
      <w:marRight w:val="0"/>
      <w:marTop w:val="0"/>
      <w:marBottom w:val="0"/>
      <w:divBdr>
        <w:top w:val="none" w:sz="0" w:space="0" w:color="auto"/>
        <w:left w:val="none" w:sz="0" w:space="0" w:color="auto"/>
        <w:bottom w:val="none" w:sz="0" w:space="0" w:color="auto"/>
        <w:right w:val="none" w:sz="0" w:space="0" w:color="auto"/>
      </w:divBdr>
    </w:div>
    <w:div w:id="1878853437">
      <w:bodyDiv w:val="1"/>
      <w:marLeft w:val="0"/>
      <w:marRight w:val="0"/>
      <w:marTop w:val="0"/>
      <w:marBottom w:val="0"/>
      <w:divBdr>
        <w:top w:val="none" w:sz="0" w:space="0" w:color="auto"/>
        <w:left w:val="none" w:sz="0" w:space="0" w:color="auto"/>
        <w:bottom w:val="none" w:sz="0" w:space="0" w:color="auto"/>
        <w:right w:val="none" w:sz="0" w:space="0" w:color="auto"/>
      </w:divBdr>
    </w:div>
    <w:div w:id="1879127646">
      <w:bodyDiv w:val="1"/>
      <w:marLeft w:val="0"/>
      <w:marRight w:val="0"/>
      <w:marTop w:val="0"/>
      <w:marBottom w:val="0"/>
      <w:divBdr>
        <w:top w:val="none" w:sz="0" w:space="0" w:color="auto"/>
        <w:left w:val="none" w:sz="0" w:space="0" w:color="auto"/>
        <w:bottom w:val="none" w:sz="0" w:space="0" w:color="auto"/>
        <w:right w:val="none" w:sz="0" w:space="0" w:color="auto"/>
      </w:divBdr>
    </w:div>
    <w:div w:id="1879472074">
      <w:bodyDiv w:val="1"/>
      <w:marLeft w:val="0"/>
      <w:marRight w:val="0"/>
      <w:marTop w:val="0"/>
      <w:marBottom w:val="0"/>
      <w:divBdr>
        <w:top w:val="none" w:sz="0" w:space="0" w:color="auto"/>
        <w:left w:val="none" w:sz="0" w:space="0" w:color="auto"/>
        <w:bottom w:val="none" w:sz="0" w:space="0" w:color="auto"/>
        <w:right w:val="none" w:sz="0" w:space="0" w:color="auto"/>
      </w:divBdr>
    </w:div>
    <w:div w:id="1880782188">
      <w:bodyDiv w:val="1"/>
      <w:marLeft w:val="0"/>
      <w:marRight w:val="0"/>
      <w:marTop w:val="0"/>
      <w:marBottom w:val="0"/>
      <w:divBdr>
        <w:top w:val="none" w:sz="0" w:space="0" w:color="auto"/>
        <w:left w:val="none" w:sz="0" w:space="0" w:color="auto"/>
        <w:bottom w:val="none" w:sz="0" w:space="0" w:color="auto"/>
        <w:right w:val="none" w:sz="0" w:space="0" w:color="auto"/>
      </w:divBdr>
    </w:div>
    <w:div w:id="1881437957">
      <w:bodyDiv w:val="1"/>
      <w:marLeft w:val="0"/>
      <w:marRight w:val="0"/>
      <w:marTop w:val="0"/>
      <w:marBottom w:val="0"/>
      <w:divBdr>
        <w:top w:val="none" w:sz="0" w:space="0" w:color="auto"/>
        <w:left w:val="none" w:sz="0" w:space="0" w:color="auto"/>
        <w:bottom w:val="none" w:sz="0" w:space="0" w:color="auto"/>
        <w:right w:val="none" w:sz="0" w:space="0" w:color="auto"/>
      </w:divBdr>
    </w:div>
    <w:div w:id="1881745092">
      <w:bodyDiv w:val="1"/>
      <w:marLeft w:val="0"/>
      <w:marRight w:val="0"/>
      <w:marTop w:val="0"/>
      <w:marBottom w:val="0"/>
      <w:divBdr>
        <w:top w:val="none" w:sz="0" w:space="0" w:color="auto"/>
        <w:left w:val="none" w:sz="0" w:space="0" w:color="auto"/>
        <w:bottom w:val="none" w:sz="0" w:space="0" w:color="auto"/>
        <w:right w:val="none" w:sz="0" w:space="0" w:color="auto"/>
      </w:divBdr>
    </w:div>
    <w:div w:id="1882015486">
      <w:bodyDiv w:val="1"/>
      <w:marLeft w:val="0"/>
      <w:marRight w:val="0"/>
      <w:marTop w:val="0"/>
      <w:marBottom w:val="0"/>
      <w:divBdr>
        <w:top w:val="none" w:sz="0" w:space="0" w:color="auto"/>
        <w:left w:val="none" w:sz="0" w:space="0" w:color="auto"/>
        <w:bottom w:val="none" w:sz="0" w:space="0" w:color="auto"/>
        <w:right w:val="none" w:sz="0" w:space="0" w:color="auto"/>
      </w:divBdr>
    </w:div>
    <w:div w:id="1882478216">
      <w:bodyDiv w:val="1"/>
      <w:marLeft w:val="0"/>
      <w:marRight w:val="0"/>
      <w:marTop w:val="0"/>
      <w:marBottom w:val="0"/>
      <w:divBdr>
        <w:top w:val="none" w:sz="0" w:space="0" w:color="auto"/>
        <w:left w:val="none" w:sz="0" w:space="0" w:color="auto"/>
        <w:bottom w:val="none" w:sz="0" w:space="0" w:color="auto"/>
        <w:right w:val="none" w:sz="0" w:space="0" w:color="auto"/>
      </w:divBdr>
    </w:div>
    <w:div w:id="1882667472">
      <w:bodyDiv w:val="1"/>
      <w:marLeft w:val="0"/>
      <w:marRight w:val="0"/>
      <w:marTop w:val="0"/>
      <w:marBottom w:val="0"/>
      <w:divBdr>
        <w:top w:val="none" w:sz="0" w:space="0" w:color="auto"/>
        <w:left w:val="none" w:sz="0" w:space="0" w:color="auto"/>
        <w:bottom w:val="none" w:sz="0" w:space="0" w:color="auto"/>
        <w:right w:val="none" w:sz="0" w:space="0" w:color="auto"/>
      </w:divBdr>
    </w:div>
    <w:div w:id="1883011023">
      <w:bodyDiv w:val="1"/>
      <w:marLeft w:val="0"/>
      <w:marRight w:val="0"/>
      <w:marTop w:val="0"/>
      <w:marBottom w:val="0"/>
      <w:divBdr>
        <w:top w:val="none" w:sz="0" w:space="0" w:color="auto"/>
        <w:left w:val="none" w:sz="0" w:space="0" w:color="auto"/>
        <w:bottom w:val="none" w:sz="0" w:space="0" w:color="auto"/>
        <w:right w:val="none" w:sz="0" w:space="0" w:color="auto"/>
      </w:divBdr>
    </w:div>
    <w:div w:id="1883056727">
      <w:bodyDiv w:val="1"/>
      <w:marLeft w:val="0"/>
      <w:marRight w:val="0"/>
      <w:marTop w:val="0"/>
      <w:marBottom w:val="0"/>
      <w:divBdr>
        <w:top w:val="none" w:sz="0" w:space="0" w:color="auto"/>
        <w:left w:val="none" w:sz="0" w:space="0" w:color="auto"/>
        <w:bottom w:val="none" w:sz="0" w:space="0" w:color="auto"/>
        <w:right w:val="none" w:sz="0" w:space="0" w:color="auto"/>
      </w:divBdr>
    </w:div>
    <w:div w:id="1883636668">
      <w:bodyDiv w:val="1"/>
      <w:marLeft w:val="0"/>
      <w:marRight w:val="0"/>
      <w:marTop w:val="0"/>
      <w:marBottom w:val="0"/>
      <w:divBdr>
        <w:top w:val="none" w:sz="0" w:space="0" w:color="auto"/>
        <w:left w:val="none" w:sz="0" w:space="0" w:color="auto"/>
        <w:bottom w:val="none" w:sz="0" w:space="0" w:color="auto"/>
        <w:right w:val="none" w:sz="0" w:space="0" w:color="auto"/>
      </w:divBdr>
    </w:div>
    <w:div w:id="1884946707">
      <w:bodyDiv w:val="1"/>
      <w:marLeft w:val="0"/>
      <w:marRight w:val="0"/>
      <w:marTop w:val="0"/>
      <w:marBottom w:val="0"/>
      <w:divBdr>
        <w:top w:val="none" w:sz="0" w:space="0" w:color="auto"/>
        <w:left w:val="none" w:sz="0" w:space="0" w:color="auto"/>
        <w:bottom w:val="none" w:sz="0" w:space="0" w:color="auto"/>
        <w:right w:val="none" w:sz="0" w:space="0" w:color="auto"/>
      </w:divBdr>
    </w:div>
    <w:div w:id="1884948485">
      <w:bodyDiv w:val="1"/>
      <w:marLeft w:val="0"/>
      <w:marRight w:val="0"/>
      <w:marTop w:val="0"/>
      <w:marBottom w:val="0"/>
      <w:divBdr>
        <w:top w:val="none" w:sz="0" w:space="0" w:color="auto"/>
        <w:left w:val="none" w:sz="0" w:space="0" w:color="auto"/>
        <w:bottom w:val="none" w:sz="0" w:space="0" w:color="auto"/>
        <w:right w:val="none" w:sz="0" w:space="0" w:color="auto"/>
      </w:divBdr>
    </w:div>
    <w:div w:id="1885553721">
      <w:bodyDiv w:val="1"/>
      <w:marLeft w:val="0"/>
      <w:marRight w:val="0"/>
      <w:marTop w:val="0"/>
      <w:marBottom w:val="0"/>
      <w:divBdr>
        <w:top w:val="none" w:sz="0" w:space="0" w:color="auto"/>
        <w:left w:val="none" w:sz="0" w:space="0" w:color="auto"/>
        <w:bottom w:val="none" w:sz="0" w:space="0" w:color="auto"/>
        <w:right w:val="none" w:sz="0" w:space="0" w:color="auto"/>
      </w:divBdr>
    </w:div>
    <w:div w:id="1885753238">
      <w:bodyDiv w:val="1"/>
      <w:marLeft w:val="0"/>
      <w:marRight w:val="0"/>
      <w:marTop w:val="0"/>
      <w:marBottom w:val="0"/>
      <w:divBdr>
        <w:top w:val="none" w:sz="0" w:space="0" w:color="auto"/>
        <w:left w:val="none" w:sz="0" w:space="0" w:color="auto"/>
        <w:bottom w:val="none" w:sz="0" w:space="0" w:color="auto"/>
        <w:right w:val="none" w:sz="0" w:space="0" w:color="auto"/>
      </w:divBdr>
    </w:div>
    <w:div w:id="1886286337">
      <w:bodyDiv w:val="1"/>
      <w:marLeft w:val="0"/>
      <w:marRight w:val="0"/>
      <w:marTop w:val="0"/>
      <w:marBottom w:val="0"/>
      <w:divBdr>
        <w:top w:val="none" w:sz="0" w:space="0" w:color="auto"/>
        <w:left w:val="none" w:sz="0" w:space="0" w:color="auto"/>
        <w:bottom w:val="none" w:sz="0" w:space="0" w:color="auto"/>
        <w:right w:val="none" w:sz="0" w:space="0" w:color="auto"/>
      </w:divBdr>
    </w:div>
    <w:div w:id="1887255965">
      <w:bodyDiv w:val="1"/>
      <w:marLeft w:val="0"/>
      <w:marRight w:val="0"/>
      <w:marTop w:val="0"/>
      <w:marBottom w:val="0"/>
      <w:divBdr>
        <w:top w:val="none" w:sz="0" w:space="0" w:color="auto"/>
        <w:left w:val="none" w:sz="0" w:space="0" w:color="auto"/>
        <w:bottom w:val="none" w:sz="0" w:space="0" w:color="auto"/>
        <w:right w:val="none" w:sz="0" w:space="0" w:color="auto"/>
      </w:divBdr>
    </w:div>
    <w:div w:id="1887567886">
      <w:bodyDiv w:val="1"/>
      <w:marLeft w:val="0"/>
      <w:marRight w:val="0"/>
      <w:marTop w:val="0"/>
      <w:marBottom w:val="0"/>
      <w:divBdr>
        <w:top w:val="none" w:sz="0" w:space="0" w:color="auto"/>
        <w:left w:val="none" w:sz="0" w:space="0" w:color="auto"/>
        <w:bottom w:val="none" w:sz="0" w:space="0" w:color="auto"/>
        <w:right w:val="none" w:sz="0" w:space="0" w:color="auto"/>
      </w:divBdr>
    </w:div>
    <w:div w:id="1887794847">
      <w:bodyDiv w:val="1"/>
      <w:marLeft w:val="0"/>
      <w:marRight w:val="0"/>
      <w:marTop w:val="0"/>
      <w:marBottom w:val="0"/>
      <w:divBdr>
        <w:top w:val="none" w:sz="0" w:space="0" w:color="auto"/>
        <w:left w:val="none" w:sz="0" w:space="0" w:color="auto"/>
        <w:bottom w:val="none" w:sz="0" w:space="0" w:color="auto"/>
        <w:right w:val="none" w:sz="0" w:space="0" w:color="auto"/>
      </w:divBdr>
    </w:div>
    <w:div w:id="1888566085">
      <w:bodyDiv w:val="1"/>
      <w:marLeft w:val="0"/>
      <w:marRight w:val="0"/>
      <w:marTop w:val="0"/>
      <w:marBottom w:val="0"/>
      <w:divBdr>
        <w:top w:val="none" w:sz="0" w:space="0" w:color="auto"/>
        <w:left w:val="none" w:sz="0" w:space="0" w:color="auto"/>
        <w:bottom w:val="none" w:sz="0" w:space="0" w:color="auto"/>
        <w:right w:val="none" w:sz="0" w:space="0" w:color="auto"/>
      </w:divBdr>
    </w:div>
    <w:div w:id="1888952876">
      <w:bodyDiv w:val="1"/>
      <w:marLeft w:val="0"/>
      <w:marRight w:val="0"/>
      <w:marTop w:val="0"/>
      <w:marBottom w:val="0"/>
      <w:divBdr>
        <w:top w:val="none" w:sz="0" w:space="0" w:color="auto"/>
        <w:left w:val="none" w:sz="0" w:space="0" w:color="auto"/>
        <w:bottom w:val="none" w:sz="0" w:space="0" w:color="auto"/>
        <w:right w:val="none" w:sz="0" w:space="0" w:color="auto"/>
      </w:divBdr>
    </w:div>
    <w:div w:id="1890456147">
      <w:bodyDiv w:val="1"/>
      <w:marLeft w:val="0"/>
      <w:marRight w:val="0"/>
      <w:marTop w:val="0"/>
      <w:marBottom w:val="0"/>
      <w:divBdr>
        <w:top w:val="none" w:sz="0" w:space="0" w:color="auto"/>
        <w:left w:val="none" w:sz="0" w:space="0" w:color="auto"/>
        <w:bottom w:val="none" w:sz="0" w:space="0" w:color="auto"/>
        <w:right w:val="none" w:sz="0" w:space="0" w:color="auto"/>
      </w:divBdr>
    </w:div>
    <w:div w:id="1891651096">
      <w:bodyDiv w:val="1"/>
      <w:marLeft w:val="0"/>
      <w:marRight w:val="0"/>
      <w:marTop w:val="0"/>
      <w:marBottom w:val="0"/>
      <w:divBdr>
        <w:top w:val="none" w:sz="0" w:space="0" w:color="auto"/>
        <w:left w:val="none" w:sz="0" w:space="0" w:color="auto"/>
        <w:bottom w:val="none" w:sz="0" w:space="0" w:color="auto"/>
        <w:right w:val="none" w:sz="0" w:space="0" w:color="auto"/>
      </w:divBdr>
    </w:div>
    <w:div w:id="1892033903">
      <w:bodyDiv w:val="1"/>
      <w:marLeft w:val="0"/>
      <w:marRight w:val="0"/>
      <w:marTop w:val="0"/>
      <w:marBottom w:val="0"/>
      <w:divBdr>
        <w:top w:val="none" w:sz="0" w:space="0" w:color="auto"/>
        <w:left w:val="none" w:sz="0" w:space="0" w:color="auto"/>
        <w:bottom w:val="none" w:sz="0" w:space="0" w:color="auto"/>
        <w:right w:val="none" w:sz="0" w:space="0" w:color="auto"/>
      </w:divBdr>
    </w:div>
    <w:div w:id="1894345024">
      <w:bodyDiv w:val="1"/>
      <w:marLeft w:val="0"/>
      <w:marRight w:val="0"/>
      <w:marTop w:val="0"/>
      <w:marBottom w:val="0"/>
      <w:divBdr>
        <w:top w:val="none" w:sz="0" w:space="0" w:color="auto"/>
        <w:left w:val="none" w:sz="0" w:space="0" w:color="auto"/>
        <w:bottom w:val="none" w:sz="0" w:space="0" w:color="auto"/>
        <w:right w:val="none" w:sz="0" w:space="0" w:color="auto"/>
      </w:divBdr>
    </w:div>
    <w:div w:id="1895386880">
      <w:bodyDiv w:val="1"/>
      <w:marLeft w:val="0"/>
      <w:marRight w:val="0"/>
      <w:marTop w:val="0"/>
      <w:marBottom w:val="0"/>
      <w:divBdr>
        <w:top w:val="none" w:sz="0" w:space="0" w:color="auto"/>
        <w:left w:val="none" w:sz="0" w:space="0" w:color="auto"/>
        <w:bottom w:val="none" w:sz="0" w:space="0" w:color="auto"/>
        <w:right w:val="none" w:sz="0" w:space="0" w:color="auto"/>
      </w:divBdr>
    </w:div>
    <w:div w:id="1895577179">
      <w:bodyDiv w:val="1"/>
      <w:marLeft w:val="0"/>
      <w:marRight w:val="0"/>
      <w:marTop w:val="0"/>
      <w:marBottom w:val="0"/>
      <w:divBdr>
        <w:top w:val="none" w:sz="0" w:space="0" w:color="auto"/>
        <w:left w:val="none" w:sz="0" w:space="0" w:color="auto"/>
        <w:bottom w:val="none" w:sz="0" w:space="0" w:color="auto"/>
        <w:right w:val="none" w:sz="0" w:space="0" w:color="auto"/>
      </w:divBdr>
    </w:div>
    <w:div w:id="1895895237">
      <w:bodyDiv w:val="1"/>
      <w:marLeft w:val="0"/>
      <w:marRight w:val="0"/>
      <w:marTop w:val="0"/>
      <w:marBottom w:val="0"/>
      <w:divBdr>
        <w:top w:val="none" w:sz="0" w:space="0" w:color="auto"/>
        <w:left w:val="none" w:sz="0" w:space="0" w:color="auto"/>
        <w:bottom w:val="none" w:sz="0" w:space="0" w:color="auto"/>
        <w:right w:val="none" w:sz="0" w:space="0" w:color="auto"/>
      </w:divBdr>
    </w:div>
    <w:div w:id="1896314522">
      <w:bodyDiv w:val="1"/>
      <w:marLeft w:val="0"/>
      <w:marRight w:val="0"/>
      <w:marTop w:val="0"/>
      <w:marBottom w:val="0"/>
      <w:divBdr>
        <w:top w:val="none" w:sz="0" w:space="0" w:color="auto"/>
        <w:left w:val="none" w:sz="0" w:space="0" w:color="auto"/>
        <w:bottom w:val="none" w:sz="0" w:space="0" w:color="auto"/>
        <w:right w:val="none" w:sz="0" w:space="0" w:color="auto"/>
      </w:divBdr>
    </w:div>
    <w:div w:id="1896892589">
      <w:bodyDiv w:val="1"/>
      <w:marLeft w:val="0"/>
      <w:marRight w:val="0"/>
      <w:marTop w:val="0"/>
      <w:marBottom w:val="0"/>
      <w:divBdr>
        <w:top w:val="none" w:sz="0" w:space="0" w:color="auto"/>
        <w:left w:val="none" w:sz="0" w:space="0" w:color="auto"/>
        <w:bottom w:val="none" w:sz="0" w:space="0" w:color="auto"/>
        <w:right w:val="none" w:sz="0" w:space="0" w:color="auto"/>
      </w:divBdr>
    </w:div>
    <w:div w:id="1898128420">
      <w:bodyDiv w:val="1"/>
      <w:marLeft w:val="0"/>
      <w:marRight w:val="0"/>
      <w:marTop w:val="0"/>
      <w:marBottom w:val="0"/>
      <w:divBdr>
        <w:top w:val="none" w:sz="0" w:space="0" w:color="auto"/>
        <w:left w:val="none" w:sz="0" w:space="0" w:color="auto"/>
        <w:bottom w:val="none" w:sz="0" w:space="0" w:color="auto"/>
        <w:right w:val="none" w:sz="0" w:space="0" w:color="auto"/>
      </w:divBdr>
    </w:div>
    <w:div w:id="1898199229">
      <w:bodyDiv w:val="1"/>
      <w:marLeft w:val="0"/>
      <w:marRight w:val="0"/>
      <w:marTop w:val="0"/>
      <w:marBottom w:val="0"/>
      <w:divBdr>
        <w:top w:val="none" w:sz="0" w:space="0" w:color="auto"/>
        <w:left w:val="none" w:sz="0" w:space="0" w:color="auto"/>
        <w:bottom w:val="none" w:sz="0" w:space="0" w:color="auto"/>
        <w:right w:val="none" w:sz="0" w:space="0" w:color="auto"/>
      </w:divBdr>
    </w:div>
    <w:div w:id="1899129876">
      <w:bodyDiv w:val="1"/>
      <w:marLeft w:val="0"/>
      <w:marRight w:val="0"/>
      <w:marTop w:val="0"/>
      <w:marBottom w:val="0"/>
      <w:divBdr>
        <w:top w:val="none" w:sz="0" w:space="0" w:color="auto"/>
        <w:left w:val="none" w:sz="0" w:space="0" w:color="auto"/>
        <w:bottom w:val="none" w:sz="0" w:space="0" w:color="auto"/>
        <w:right w:val="none" w:sz="0" w:space="0" w:color="auto"/>
      </w:divBdr>
    </w:div>
    <w:div w:id="1899776504">
      <w:bodyDiv w:val="1"/>
      <w:marLeft w:val="0"/>
      <w:marRight w:val="0"/>
      <w:marTop w:val="0"/>
      <w:marBottom w:val="0"/>
      <w:divBdr>
        <w:top w:val="none" w:sz="0" w:space="0" w:color="auto"/>
        <w:left w:val="none" w:sz="0" w:space="0" w:color="auto"/>
        <w:bottom w:val="none" w:sz="0" w:space="0" w:color="auto"/>
        <w:right w:val="none" w:sz="0" w:space="0" w:color="auto"/>
      </w:divBdr>
    </w:div>
    <w:div w:id="1899777914">
      <w:bodyDiv w:val="1"/>
      <w:marLeft w:val="0"/>
      <w:marRight w:val="0"/>
      <w:marTop w:val="0"/>
      <w:marBottom w:val="0"/>
      <w:divBdr>
        <w:top w:val="none" w:sz="0" w:space="0" w:color="auto"/>
        <w:left w:val="none" w:sz="0" w:space="0" w:color="auto"/>
        <w:bottom w:val="none" w:sz="0" w:space="0" w:color="auto"/>
        <w:right w:val="none" w:sz="0" w:space="0" w:color="auto"/>
      </w:divBdr>
    </w:div>
    <w:div w:id="1900285033">
      <w:bodyDiv w:val="1"/>
      <w:marLeft w:val="0"/>
      <w:marRight w:val="0"/>
      <w:marTop w:val="0"/>
      <w:marBottom w:val="0"/>
      <w:divBdr>
        <w:top w:val="none" w:sz="0" w:space="0" w:color="auto"/>
        <w:left w:val="none" w:sz="0" w:space="0" w:color="auto"/>
        <w:bottom w:val="none" w:sz="0" w:space="0" w:color="auto"/>
        <w:right w:val="none" w:sz="0" w:space="0" w:color="auto"/>
      </w:divBdr>
    </w:div>
    <w:div w:id="1900433735">
      <w:bodyDiv w:val="1"/>
      <w:marLeft w:val="0"/>
      <w:marRight w:val="0"/>
      <w:marTop w:val="0"/>
      <w:marBottom w:val="0"/>
      <w:divBdr>
        <w:top w:val="none" w:sz="0" w:space="0" w:color="auto"/>
        <w:left w:val="none" w:sz="0" w:space="0" w:color="auto"/>
        <w:bottom w:val="none" w:sz="0" w:space="0" w:color="auto"/>
        <w:right w:val="none" w:sz="0" w:space="0" w:color="auto"/>
      </w:divBdr>
    </w:div>
    <w:div w:id="1901284643">
      <w:bodyDiv w:val="1"/>
      <w:marLeft w:val="0"/>
      <w:marRight w:val="0"/>
      <w:marTop w:val="0"/>
      <w:marBottom w:val="0"/>
      <w:divBdr>
        <w:top w:val="none" w:sz="0" w:space="0" w:color="auto"/>
        <w:left w:val="none" w:sz="0" w:space="0" w:color="auto"/>
        <w:bottom w:val="none" w:sz="0" w:space="0" w:color="auto"/>
        <w:right w:val="none" w:sz="0" w:space="0" w:color="auto"/>
      </w:divBdr>
    </w:div>
    <w:div w:id="1901284896">
      <w:bodyDiv w:val="1"/>
      <w:marLeft w:val="0"/>
      <w:marRight w:val="0"/>
      <w:marTop w:val="0"/>
      <w:marBottom w:val="0"/>
      <w:divBdr>
        <w:top w:val="none" w:sz="0" w:space="0" w:color="auto"/>
        <w:left w:val="none" w:sz="0" w:space="0" w:color="auto"/>
        <w:bottom w:val="none" w:sz="0" w:space="0" w:color="auto"/>
        <w:right w:val="none" w:sz="0" w:space="0" w:color="auto"/>
      </w:divBdr>
    </w:div>
    <w:div w:id="1901599116">
      <w:bodyDiv w:val="1"/>
      <w:marLeft w:val="0"/>
      <w:marRight w:val="0"/>
      <w:marTop w:val="0"/>
      <w:marBottom w:val="0"/>
      <w:divBdr>
        <w:top w:val="none" w:sz="0" w:space="0" w:color="auto"/>
        <w:left w:val="none" w:sz="0" w:space="0" w:color="auto"/>
        <w:bottom w:val="none" w:sz="0" w:space="0" w:color="auto"/>
        <w:right w:val="none" w:sz="0" w:space="0" w:color="auto"/>
      </w:divBdr>
    </w:div>
    <w:div w:id="1902668542">
      <w:bodyDiv w:val="1"/>
      <w:marLeft w:val="0"/>
      <w:marRight w:val="0"/>
      <w:marTop w:val="0"/>
      <w:marBottom w:val="0"/>
      <w:divBdr>
        <w:top w:val="none" w:sz="0" w:space="0" w:color="auto"/>
        <w:left w:val="none" w:sz="0" w:space="0" w:color="auto"/>
        <w:bottom w:val="none" w:sz="0" w:space="0" w:color="auto"/>
        <w:right w:val="none" w:sz="0" w:space="0" w:color="auto"/>
      </w:divBdr>
    </w:div>
    <w:div w:id="1903252475">
      <w:bodyDiv w:val="1"/>
      <w:marLeft w:val="0"/>
      <w:marRight w:val="0"/>
      <w:marTop w:val="0"/>
      <w:marBottom w:val="0"/>
      <w:divBdr>
        <w:top w:val="none" w:sz="0" w:space="0" w:color="auto"/>
        <w:left w:val="none" w:sz="0" w:space="0" w:color="auto"/>
        <w:bottom w:val="none" w:sz="0" w:space="0" w:color="auto"/>
        <w:right w:val="none" w:sz="0" w:space="0" w:color="auto"/>
      </w:divBdr>
    </w:div>
    <w:div w:id="1904871399">
      <w:bodyDiv w:val="1"/>
      <w:marLeft w:val="0"/>
      <w:marRight w:val="0"/>
      <w:marTop w:val="0"/>
      <w:marBottom w:val="0"/>
      <w:divBdr>
        <w:top w:val="none" w:sz="0" w:space="0" w:color="auto"/>
        <w:left w:val="none" w:sz="0" w:space="0" w:color="auto"/>
        <w:bottom w:val="none" w:sz="0" w:space="0" w:color="auto"/>
        <w:right w:val="none" w:sz="0" w:space="0" w:color="auto"/>
      </w:divBdr>
    </w:div>
    <w:div w:id="1905988561">
      <w:bodyDiv w:val="1"/>
      <w:marLeft w:val="0"/>
      <w:marRight w:val="0"/>
      <w:marTop w:val="0"/>
      <w:marBottom w:val="0"/>
      <w:divBdr>
        <w:top w:val="none" w:sz="0" w:space="0" w:color="auto"/>
        <w:left w:val="none" w:sz="0" w:space="0" w:color="auto"/>
        <w:bottom w:val="none" w:sz="0" w:space="0" w:color="auto"/>
        <w:right w:val="none" w:sz="0" w:space="0" w:color="auto"/>
      </w:divBdr>
    </w:div>
    <w:div w:id="1906180629">
      <w:bodyDiv w:val="1"/>
      <w:marLeft w:val="0"/>
      <w:marRight w:val="0"/>
      <w:marTop w:val="0"/>
      <w:marBottom w:val="0"/>
      <w:divBdr>
        <w:top w:val="none" w:sz="0" w:space="0" w:color="auto"/>
        <w:left w:val="none" w:sz="0" w:space="0" w:color="auto"/>
        <w:bottom w:val="none" w:sz="0" w:space="0" w:color="auto"/>
        <w:right w:val="none" w:sz="0" w:space="0" w:color="auto"/>
      </w:divBdr>
    </w:div>
    <w:div w:id="1908686756">
      <w:bodyDiv w:val="1"/>
      <w:marLeft w:val="0"/>
      <w:marRight w:val="0"/>
      <w:marTop w:val="0"/>
      <w:marBottom w:val="0"/>
      <w:divBdr>
        <w:top w:val="none" w:sz="0" w:space="0" w:color="auto"/>
        <w:left w:val="none" w:sz="0" w:space="0" w:color="auto"/>
        <w:bottom w:val="none" w:sz="0" w:space="0" w:color="auto"/>
        <w:right w:val="none" w:sz="0" w:space="0" w:color="auto"/>
      </w:divBdr>
    </w:div>
    <w:div w:id="1909799130">
      <w:bodyDiv w:val="1"/>
      <w:marLeft w:val="0"/>
      <w:marRight w:val="0"/>
      <w:marTop w:val="0"/>
      <w:marBottom w:val="0"/>
      <w:divBdr>
        <w:top w:val="none" w:sz="0" w:space="0" w:color="auto"/>
        <w:left w:val="none" w:sz="0" w:space="0" w:color="auto"/>
        <w:bottom w:val="none" w:sz="0" w:space="0" w:color="auto"/>
        <w:right w:val="none" w:sz="0" w:space="0" w:color="auto"/>
      </w:divBdr>
    </w:div>
    <w:div w:id="1909882855">
      <w:bodyDiv w:val="1"/>
      <w:marLeft w:val="0"/>
      <w:marRight w:val="0"/>
      <w:marTop w:val="0"/>
      <w:marBottom w:val="0"/>
      <w:divBdr>
        <w:top w:val="none" w:sz="0" w:space="0" w:color="auto"/>
        <w:left w:val="none" w:sz="0" w:space="0" w:color="auto"/>
        <w:bottom w:val="none" w:sz="0" w:space="0" w:color="auto"/>
        <w:right w:val="none" w:sz="0" w:space="0" w:color="auto"/>
      </w:divBdr>
    </w:div>
    <w:div w:id="1910339055">
      <w:bodyDiv w:val="1"/>
      <w:marLeft w:val="0"/>
      <w:marRight w:val="0"/>
      <w:marTop w:val="0"/>
      <w:marBottom w:val="0"/>
      <w:divBdr>
        <w:top w:val="none" w:sz="0" w:space="0" w:color="auto"/>
        <w:left w:val="none" w:sz="0" w:space="0" w:color="auto"/>
        <w:bottom w:val="none" w:sz="0" w:space="0" w:color="auto"/>
        <w:right w:val="none" w:sz="0" w:space="0" w:color="auto"/>
      </w:divBdr>
    </w:div>
    <w:div w:id="1910381218">
      <w:bodyDiv w:val="1"/>
      <w:marLeft w:val="0"/>
      <w:marRight w:val="0"/>
      <w:marTop w:val="0"/>
      <w:marBottom w:val="0"/>
      <w:divBdr>
        <w:top w:val="none" w:sz="0" w:space="0" w:color="auto"/>
        <w:left w:val="none" w:sz="0" w:space="0" w:color="auto"/>
        <w:bottom w:val="none" w:sz="0" w:space="0" w:color="auto"/>
        <w:right w:val="none" w:sz="0" w:space="0" w:color="auto"/>
      </w:divBdr>
    </w:div>
    <w:div w:id="1912227638">
      <w:bodyDiv w:val="1"/>
      <w:marLeft w:val="0"/>
      <w:marRight w:val="0"/>
      <w:marTop w:val="0"/>
      <w:marBottom w:val="0"/>
      <w:divBdr>
        <w:top w:val="none" w:sz="0" w:space="0" w:color="auto"/>
        <w:left w:val="none" w:sz="0" w:space="0" w:color="auto"/>
        <w:bottom w:val="none" w:sz="0" w:space="0" w:color="auto"/>
        <w:right w:val="none" w:sz="0" w:space="0" w:color="auto"/>
      </w:divBdr>
    </w:div>
    <w:div w:id="1913586560">
      <w:bodyDiv w:val="1"/>
      <w:marLeft w:val="0"/>
      <w:marRight w:val="0"/>
      <w:marTop w:val="0"/>
      <w:marBottom w:val="0"/>
      <w:divBdr>
        <w:top w:val="none" w:sz="0" w:space="0" w:color="auto"/>
        <w:left w:val="none" w:sz="0" w:space="0" w:color="auto"/>
        <w:bottom w:val="none" w:sz="0" w:space="0" w:color="auto"/>
        <w:right w:val="none" w:sz="0" w:space="0" w:color="auto"/>
      </w:divBdr>
    </w:div>
    <w:div w:id="1915162154">
      <w:bodyDiv w:val="1"/>
      <w:marLeft w:val="0"/>
      <w:marRight w:val="0"/>
      <w:marTop w:val="0"/>
      <w:marBottom w:val="0"/>
      <w:divBdr>
        <w:top w:val="none" w:sz="0" w:space="0" w:color="auto"/>
        <w:left w:val="none" w:sz="0" w:space="0" w:color="auto"/>
        <w:bottom w:val="none" w:sz="0" w:space="0" w:color="auto"/>
        <w:right w:val="none" w:sz="0" w:space="0" w:color="auto"/>
      </w:divBdr>
    </w:div>
    <w:div w:id="1915890253">
      <w:bodyDiv w:val="1"/>
      <w:marLeft w:val="0"/>
      <w:marRight w:val="0"/>
      <w:marTop w:val="0"/>
      <w:marBottom w:val="0"/>
      <w:divBdr>
        <w:top w:val="none" w:sz="0" w:space="0" w:color="auto"/>
        <w:left w:val="none" w:sz="0" w:space="0" w:color="auto"/>
        <w:bottom w:val="none" w:sz="0" w:space="0" w:color="auto"/>
        <w:right w:val="none" w:sz="0" w:space="0" w:color="auto"/>
      </w:divBdr>
    </w:div>
    <w:div w:id="1917468924">
      <w:bodyDiv w:val="1"/>
      <w:marLeft w:val="0"/>
      <w:marRight w:val="0"/>
      <w:marTop w:val="0"/>
      <w:marBottom w:val="0"/>
      <w:divBdr>
        <w:top w:val="none" w:sz="0" w:space="0" w:color="auto"/>
        <w:left w:val="none" w:sz="0" w:space="0" w:color="auto"/>
        <w:bottom w:val="none" w:sz="0" w:space="0" w:color="auto"/>
        <w:right w:val="none" w:sz="0" w:space="0" w:color="auto"/>
      </w:divBdr>
    </w:div>
    <w:div w:id="1917550180">
      <w:bodyDiv w:val="1"/>
      <w:marLeft w:val="0"/>
      <w:marRight w:val="0"/>
      <w:marTop w:val="0"/>
      <w:marBottom w:val="0"/>
      <w:divBdr>
        <w:top w:val="none" w:sz="0" w:space="0" w:color="auto"/>
        <w:left w:val="none" w:sz="0" w:space="0" w:color="auto"/>
        <w:bottom w:val="none" w:sz="0" w:space="0" w:color="auto"/>
        <w:right w:val="none" w:sz="0" w:space="0" w:color="auto"/>
      </w:divBdr>
    </w:div>
    <w:div w:id="1917783746">
      <w:bodyDiv w:val="1"/>
      <w:marLeft w:val="0"/>
      <w:marRight w:val="0"/>
      <w:marTop w:val="0"/>
      <w:marBottom w:val="0"/>
      <w:divBdr>
        <w:top w:val="none" w:sz="0" w:space="0" w:color="auto"/>
        <w:left w:val="none" w:sz="0" w:space="0" w:color="auto"/>
        <w:bottom w:val="none" w:sz="0" w:space="0" w:color="auto"/>
        <w:right w:val="none" w:sz="0" w:space="0" w:color="auto"/>
      </w:divBdr>
    </w:div>
    <w:div w:id="1917787407">
      <w:bodyDiv w:val="1"/>
      <w:marLeft w:val="0"/>
      <w:marRight w:val="0"/>
      <w:marTop w:val="0"/>
      <w:marBottom w:val="0"/>
      <w:divBdr>
        <w:top w:val="none" w:sz="0" w:space="0" w:color="auto"/>
        <w:left w:val="none" w:sz="0" w:space="0" w:color="auto"/>
        <w:bottom w:val="none" w:sz="0" w:space="0" w:color="auto"/>
        <w:right w:val="none" w:sz="0" w:space="0" w:color="auto"/>
      </w:divBdr>
    </w:div>
    <w:div w:id="1918779168">
      <w:bodyDiv w:val="1"/>
      <w:marLeft w:val="0"/>
      <w:marRight w:val="0"/>
      <w:marTop w:val="0"/>
      <w:marBottom w:val="0"/>
      <w:divBdr>
        <w:top w:val="none" w:sz="0" w:space="0" w:color="auto"/>
        <w:left w:val="none" w:sz="0" w:space="0" w:color="auto"/>
        <w:bottom w:val="none" w:sz="0" w:space="0" w:color="auto"/>
        <w:right w:val="none" w:sz="0" w:space="0" w:color="auto"/>
      </w:divBdr>
    </w:div>
    <w:div w:id="1919090786">
      <w:bodyDiv w:val="1"/>
      <w:marLeft w:val="0"/>
      <w:marRight w:val="0"/>
      <w:marTop w:val="0"/>
      <w:marBottom w:val="0"/>
      <w:divBdr>
        <w:top w:val="none" w:sz="0" w:space="0" w:color="auto"/>
        <w:left w:val="none" w:sz="0" w:space="0" w:color="auto"/>
        <w:bottom w:val="none" w:sz="0" w:space="0" w:color="auto"/>
        <w:right w:val="none" w:sz="0" w:space="0" w:color="auto"/>
      </w:divBdr>
    </w:div>
    <w:div w:id="1919904511">
      <w:bodyDiv w:val="1"/>
      <w:marLeft w:val="0"/>
      <w:marRight w:val="0"/>
      <w:marTop w:val="0"/>
      <w:marBottom w:val="0"/>
      <w:divBdr>
        <w:top w:val="none" w:sz="0" w:space="0" w:color="auto"/>
        <w:left w:val="none" w:sz="0" w:space="0" w:color="auto"/>
        <w:bottom w:val="none" w:sz="0" w:space="0" w:color="auto"/>
        <w:right w:val="none" w:sz="0" w:space="0" w:color="auto"/>
      </w:divBdr>
    </w:div>
    <w:div w:id="1920824460">
      <w:bodyDiv w:val="1"/>
      <w:marLeft w:val="0"/>
      <w:marRight w:val="0"/>
      <w:marTop w:val="0"/>
      <w:marBottom w:val="0"/>
      <w:divBdr>
        <w:top w:val="none" w:sz="0" w:space="0" w:color="auto"/>
        <w:left w:val="none" w:sz="0" w:space="0" w:color="auto"/>
        <w:bottom w:val="none" w:sz="0" w:space="0" w:color="auto"/>
        <w:right w:val="none" w:sz="0" w:space="0" w:color="auto"/>
      </w:divBdr>
    </w:div>
    <w:div w:id="1921987901">
      <w:bodyDiv w:val="1"/>
      <w:marLeft w:val="0"/>
      <w:marRight w:val="0"/>
      <w:marTop w:val="0"/>
      <w:marBottom w:val="0"/>
      <w:divBdr>
        <w:top w:val="none" w:sz="0" w:space="0" w:color="auto"/>
        <w:left w:val="none" w:sz="0" w:space="0" w:color="auto"/>
        <w:bottom w:val="none" w:sz="0" w:space="0" w:color="auto"/>
        <w:right w:val="none" w:sz="0" w:space="0" w:color="auto"/>
      </w:divBdr>
    </w:div>
    <w:div w:id="1923484724">
      <w:bodyDiv w:val="1"/>
      <w:marLeft w:val="0"/>
      <w:marRight w:val="0"/>
      <w:marTop w:val="0"/>
      <w:marBottom w:val="0"/>
      <w:divBdr>
        <w:top w:val="none" w:sz="0" w:space="0" w:color="auto"/>
        <w:left w:val="none" w:sz="0" w:space="0" w:color="auto"/>
        <w:bottom w:val="none" w:sz="0" w:space="0" w:color="auto"/>
        <w:right w:val="none" w:sz="0" w:space="0" w:color="auto"/>
      </w:divBdr>
    </w:div>
    <w:div w:id="1923951612">
      <w:bodyDiv w:val="1"/>
      <w:marLeft w:val="0"/>
      <w:marRight w:val="0"/>
      <w:marTop w:val="0"/>
      <w:marBottom w:val="0"/>
      <w:divBdr>
        <w:top w:val="none" w:sz="0" w:space="0" w:color="auto"/>
        <w:left w:val="none" w:sz="0" w:space="0" w:color="auto"/>
        <w:bottom w:val="none" w:sz="0" w:space="0" w:color="auto"/>
        <w:right w:val="none" w:sz="0" w:space="0" w:color="auto"/>
      </w:divBdr>
    </w:div>
    <w:div w:id="1924023677">
      <w:bodyDiv w:val="1"/>
      <w:marLeft w:val="0"/>
      <w:marRight w:val="0"/>
      <w:marTop w:val="0"/>
      <w:marBottom w:val="0"/>
      <w:divBdr>
        <w:top w:val="none" w:sz="0" w:space="0" w:color="auto"/>
        <w:left w:val="none" w:sz="0" w:space="0" w:color="auto"/>
        <w:bottom w:val="none" w:sz="0" w:space="0" w:color="auto"/>
        <w:right w:val="none" w:sz="0" w:space="0" w:color="auto"/>
      </w:divBdr>
    </w:div>
    <w:div w:id="1924944849">
      <w:bodyDiv w:val="1"/>
      <w:marLeft w:val="0"/>
      <w:marRight w:val="0"/>
      <w:marTop w:val="0"/>
      <w:marBottom w:val="0"/>
      <w:divBdr>
        <w:top w:val="none" w:sz="0" w:space="0" w:color="auto"/>
        <w:left w:val="none" w:sz="0" w:space="0" w:color="auto"/>
        <w:bottom w:val="none" w:sz="0" w:space="0" w:color="auto"/>
        <w:right w:val="none" w:sz="0" w:space="0" w:color="auto"/>
      </w:divBdr>
    </w:div>
    <w:div w:id="1925064078">
      <w:bodyDiv w:val="1"/>
      <w:marLeft w:val="0"/>
      <w:marRight w:val="0"/>
      <w:marTop w:val="0"/>
      <w:marBottom w:val="0"/>
      <w:divBdr>
        <w:top w:val="none" w:sz="0" w:space="0" w:color="auto"/>
        <w:left w:val="none" w:sz="0" w:space="0" w:color="auto"/>
        <w:bottom w:val="none" w:sz="0" w:space="0" w:color="auto"/>
        <w:right w:val="none" w:sz="0" w:space="0" w:color="auto"/>
      </w:divBdr>
    </w:div>
    <w:div w:id="1925800938">
      <w:bodyDiv w:val="1"/>
      <w:marLeft w:val="0"/>
      <w:marRight w:val="0"/>
      <w:marTop w:val="0"/>
      <w:marBottom w:val="0"/>
      <w:divBdr>
        <w:top w:val="none" w:sz="0" w:space="0" w:color="auto"/>
        <w:left w:val="none" w:sz="0" w:space="0" w:color="auto"/>
        <w:bottom w:val="none" w:sz="0" w:space="0" w:color="auto"/>
        <w:right w:val="none" w:sz="0" w:space="0" w:color="auto"/>
      </w:divBdr>
    </w:div>
    <w:div w:id="1926378918">
      <w:bodyDiv w:val="1"/>
      <w:marLeft w:val="0"/>
      <w:marRight w:val="0"/>
      <w:marTop w:val="0"/>
      <w:marBottom w:val="0"/>
      <w:divBdr>
        <w:top w:val="none" w:sz="0" w:space="0" w:color="auto"/>
        <w:left w:val="none" w:sz="0" w:space="0" w:color="auto"/>
        <w:bottom w:val="none" w:sz="0" w:space="0" w:color="auto"/>
        <w:right w:val="none" w:sz="0" w:space="0" w:color="auto"/>
      </w:divBdr>
    </w:div>
    <w:div w:id="1927491108">
      <w:bodyDiv w:val="1"/>
      <w:marLeft w:val="0"/>
      <w:marRight w:val="0"/>
      <w:marTop w:val="0"/>
      <w:marBottom w:val="0"/>
      <w:divBdr>
        <w:top w:val="none" w:sz="0" w:space="0" w:color="auto"/>
        <w:left w:val="none" w:sz="0" w:space="0" w:color="auto"/>
        <w:bottom w:val="none" w:sz="0" w:space="0" w:color="auto"/>
        <w:right w:val="none" w:sz="0" w:space="0" w:color="auto"/>
      </w:divBdr>
    </w:div>
    <w:div w:id="1927568223">
      <w:bodyDiv w:val="1"/>
      <w:marLeft w:val="0"/>
      <w:marRight w:val="0"/>
      <w:marTop w:val="0"/>
      <w:marBottom w:val="0"/>
      <w:divBdr>
        <w:top w:val="none" w:sz="0" w:space="0" w:color="auto"/>
        <w:left w:val="none" w:sz="0" w:space="0" w:color="auto"/>
        <w:bottom w:val="none" w:sz="0" w:space="0" w:color="auto"/>
        <w:right w:val="none" w:sz="0" w:space="0" w:color="auto"/>
      </w:divBdr>
    </w:div>
    <w:div w:id="1927572955">
      <w:bodyDiv w:val="1"/>
      <w:marLeft w:val="0"/>
      <w:marRight w:val="0"/>
      <w:marTop w:val="0"/>
      <w:marBottom w:val="0"/>
      <w:divBdr>
        <w:top w:val="none" w:sz="0" w:space="0" w:color="auto"/>
        <w:left w:val="none" w:sz="0" w:space="0" w:color="auto"/>
        <w:bottom w:val="none" w:sz="0" w:space="0" w:color="auto"/>
        <w:right w:val="none" w:sz="0" w:space="0" w:color="auto"/>
      </w:divBdr>
    </w:div>
    <w:div w:id="1929921391">
      <w:bodyDiv w:val="1"/>
      <w:marLeft w:val="0"/>
      <w:marRight w:val="0"/>
      <w:marTop w:val="0"/>
      <w:marBottom w:val="0"/>
      <w:divBdr>
        <w:top w:val="none" w:sz="0" w:space="0" w:color="auto"/>
        <w:left w:val="none" w:sz="0" w:space="0" w:color="auto"/>
        <w:bottom w:val="none" w:sz="0" w:space="0" w:color="auto"/>
        <w:right w:val="none" w:sz="0" w:space="0" w:color="auto"/>
      </w:divBdr>
    </w:div>
    <w:div w:id="1930889546">
      <w:bodyDiv w:val="1"/>
      <w:marLeft w:val="0"/>
      <w:marRight w:val="0"/>
      <w:marTop w:val="0"/>
      <w:marBottom w:val="0"/>
      <w:divBdr>
        <w:top w:val="none" w:sz="0" w:space="0" w:color="auto"/>
        <w:left w:val="none" w:sz="0" w:space="0" w:color="auto"/>
        <w:bottom w:val="none" w:sz="0" w:space="0" w:color="auto"/>
        <w:right w:val="none" w:sz="0" w:space="0" w:color="auto"/>
      </w:divBdr>
    </w:div>
    <w:div w:id="1931351022">
      <w:bodyDiv w:val="1"/>
      <w:marLeft w:val="0"/>
      <w:marRight w:val="0"/>
      <w:marTop w:val="0"/>
      <w:marBottom w:val="0"/>
      <w:divBdr>
        <w:top w:val="none" w:sz="0" w:space="0" w:color="auto"/>
        <w:left w:val="none" w:sz="0" w:space="0" w:color="auto"/>
        <w:bottom w:val="none" w:sz="0" w:space="0" w:color="auto"/>
        <w:right w:val="none" w:sz="0" w:space="0" w:color="auto"/>
      </w:divBdr>
    </w:div>
    <w:div w:id="1931546573">
      <w:bodyDiv w:val="1"/>
      <w:marLeft w:val="0"/>
      <w:marRight w:val="0"/>
      <w:marTop w:val="0"/>
      <w:marBottom w:val="0"/>
      <w:divBdr>
        <w:top w:val="none" w:sz="0" w:space="0" w:color="auto"/>
        <w:left w:val="none" w:sz="0" w:space="0" w:color="auto"/>
        <w:bottom w:val="none" w:sz="0" w:space="0" w:color="auto"/>
        <w:right w:val="none" w:sz="0" w:space="0" w:color="auto"/>
      </w:divBdr>
    </w:div>
    <w:div w:id="1932078732">
      <w:bodyDiv w:val="1"/>
      <w:marLeft w:val="0"/>
      <w:marRight w:val="0"/>
      <w:marTop w:val="0"/>
      <w:marBottom w:val="0"/>
      <w:divBdr>
        <w:top w:val="none" w:sz="0" w:space="0" w:color="auto"/>
        <w:left w:val="none" w:sz="0" w:space="0" w:color="auto"/>
        <w:bottom w:val="none" w:sz="0" w:space="0" w:color="auto"/>
        <w:right w:val="none" w:sz="0" w:space="0" w:color="auto"/>
      </w:divBdr>
    </w:div>
    <w:div w:id="1932540579">
      <w:bodyDiv w:val="1"/>
      <w:marLeft w:val="0"/>
      <w:marRight w:val="0"/>
      <w:marTop w:val="0"/>
      <w:marBottom w:val="0"/>
      <w:divBdr>
        <w:top w:val="none" w:sz="0" w:space="0" w:color="auto"/>
        <w:left w:val="none" w:sz="0" w:space="0" w:color="auto"/>
        <w:bottom w:val="none" w:sz="0" w:space="0" w:color="auto"/>
        <w:right w:val="none" w:sz="0" w:space="0" w:color="auto"/>
      </w:divBdr>
    </w:div>
    <w:div w:id="1932735058">
      <w:bodyDiv w:val="1"/>
      <w:marLeft w:val="0"/>
      <w:marRight w:val="0"/>
      <w:marTop w:val="0"/>
      <w:marBottom w:val="0"/>
      <w:divBdr>
        <w:top w:val="none" w:sz="0" w:space="0" w:color="auto"/>
        <w:left w:val="none" w:sz="0" w:space="0" w:color="auto"/>
        <w:bottom w:val="none" w:sz="0" w:space="0" w:color="auto"/>
        <w:right w:val="none" w:sz="0" w:space="0" w:color="auto"/>
      </w:divBdr>
    </w:div>
    <w:div w:id="1934362724">
      <w:bodyDiv w:val="1"/>
      <w:marLeft w:val="0"/>
      <w:marRight w:val="0"/>
      <w:marTop w:val="0"/>
      <w:marBottom w:val="0"/>
      <w:divBdr>
        <w:top w:val="none" w:sz="0" w:space="0" w:color="auto"/>
        <w:left w:val="none" w:sz="0" w:space="0" w:color="auto"/>
        <w:bottom w:val="none" w:sz="0" w:space="0" w:color="auto"/>
        <w:right w:val="none" w:sz="0" w:space="0" w:color="auto"/>
      </w:divBdr>
    </w:div>
    <w:div w:id="1934509313">
      <w:bodyDiv w:val="1"/>
      <w:marLeft w:val="0"/>
      <w:marRight w:val="0"/>
      <w:marTop w:val="0"/>
      <w:marBottom w:val="0"/>
      <w:divBdr>
        <w:top w:val="none" w:sz="0" w:space="0" w:color="auto"/>
        <w:left w:val="none" w:sz="0" w:space="0" w:color="auto"/>
        <w:bottom w:val="none" w:sz="0" w:space="0" w:color="auto"/>
        <w:right w:val="none" w:sz="0" w:space="0" w:color="auto"/>
      </w:divBdr>
    </w:div>
    <w:div w:id="1934895011">
      <w:bodyDiv w:val="1"/>
      <w:marLeft w:val="0"/>
      <w:marRight w:val="0"/>
      <w:marTop w:val="0"/>
      <w:marBottom w:val="0"/>
      <w:divBdr>
        <w:top w:val="none" w:sz="0" w:space="0" w:color="auto"/>
        <w:left w:val="none" w:sz="0" w:space="0" w:color="auto"/>
        <w:bottom w:val="none" w:sz="0" w:space="0" w:color="auto"/>
        <w:right w:val="none" w:sz="0" w:space="0" w:color="auto"/>
      </w:divBdr>
    </w:div>
    <w:div w:id="1935899785">
      <w:bodyDiv w:val="1"/>
      <w:marLeft w:val="0"/>
      <w:marRight w:val="0"/>
      <w:marTop w:val="0"/>
      <w:marBottom w:val="0"/>
      <w:divBdr>
        <w:top w:val="none" w:sz="0" w:space="0" w:color="auto"/>
        <w:left w:val="none" w:sz="0" w:space="0" w:color="auto"/>
        <w:bottom w:val="none" w:sz="0" w:space="0" w:color="auto"/>
        <w:right w:val="none" w:sz="0" w:space="0" w:color="auto"/>
      </w:divBdr>
    </w:div>
    <w:div w:id="1936748504">
      <w:bodyDiv w:val="1"/>
      <w:marLeft w:val="0"/>
      <w:marRight w:val="0"/>
      <w:marTop w:val="0"/>
      <w:marBottom w:val="0"/>
      <w:divBdr>
        <w:top w:val="none" w:sz="0" w:space="0" w:color="auto"/>
        <w:left w:val="none" w:sz="0" w:space="0" w:color="auto"/>
        <w:bottom w:val="none" w:sz="0" w:space="0" w:color="auto"/>
        <w:right w:val="none" w:sz="0" w:space="0" w:color="auto"/>
      </w:divBdr>
    </w:div>
    <w:div w:id="1936817996">
      <w:bodyDiv w:val="1"/>
      <w:marLeft w:val="0"/>
      <w:marRight w:val="0"/>
      <w:marTop w:val="0"/>
      <w:marBottom w:val="0"/>
      <w:divBdr>
        <w:top w:val="none" w:sz="0" w:space="0" w:color="auto"/>
        <w:left w:val="none" w:sz="0" w:space="0" w:color="auto"/>
        <w:bottom w:val="none" w:sz="0" w:space="0" w:color="auto"/>
        <w:right w:val="none" w:sz="0" w:space="0" w:color="auto"/>
      </w:divBdr>
    </w:div>
    <w:div w:id="1939603533">
      <w:bodyDiv w:val="1"/>
      <w:marLeft w:val="0"/>
      <w:marRight w:val="0"/>
      <w:marTop w:val="0"/>
      <w:marBottom w:val="0"/>
      <w:divBdr>
        <w:top w:val="none" w:sz="0" w:space="0" w:color="auto"/>
        <w:left w:val="none" w:sz="0" w:space="0" w:color="auto"/>
        <w:bottom w:val="none" w:sz="0" w:space="0" w:color="auto"/>
        <w:right w:val="none" w:sz="0" w:space="0" w:color="auto"/>
      </w:divBdr>
    </w:div>
    <w:div w:id="1939869913">
      <w:bodyDiv w:val="1"/>
      <w:marLeft w:val="0"/>
      <w:marRight w:val="0"/>
      <w:marTop w:val="0"/>
      <w:marBottom w:val="0"/>
      <w:divBdr>
        <w:top w:val="none" w:sz="0" w:space="0" w:color="auto"/>
        <w:left w:val="none" w:sz="0" w:space="0" w:color="auto"/>
        <w:bottom w:val="none" w:sz="0" w:space="0" w:color="auto"/>
        <w:right w:val="none" w:sz="0" w:space="0" w:color="auto"/>
      </w:divBdr>
    </w:div>
    <w:div w:id="1940722573">
      <w:bodyDiv w:val="1"/>
      <w:marLeft w:val="0"/>
      <w:marRight w:val="0"/>
      <w:marTop w:val="0"/>
      <w:marBottom w:val="0"/>
      <w:divBdr>
        <w:top w:val="none" w:sz="0" w:space="0" w:color="auto"/>
        <w:left w:val="none" w:sz="0" w:space="0" w:color="auto"/>
        <w:bottom w:val="none" w:sz="0" w:space="0" w:color="auto"/>
        <w:right w:val="none" w:sz="0" w:space="0" w:color="auto"/>
      </w:divBdr>
    </w:div>
    <w:div w:id="1941061876">
      <w:bodyDiv w:val="1"/>
      <w:marLeft w:val="0"/>
      <w:marRight w:val="0"/>
      <w:marTop w:val="0"/>
      <w:marBottom w:val="0"/>
      <w:divBdr>
        <w:top w:val="none" w:sz="0" w:space="0" w:color="auto"/>
        <w:left w:val="none" w:sz="0" w:space="0" w:color="auto"/>
        <w:bottom w:val="none" w:sz="0" w:space="0" w:color="auto"/>
        <w:right w:val="none" w:sz="0" w:space="0" w:color="auto"/>
      </w:divBdr>
    </w:div>
    <w:div w:id="1942951435">
      <w:bodyDiv w:val="1"/>
      <w:marLeft w:val="0"/>
      <w:marRight w:val="0"/>
      <w:marTop w:val="0"/>
      <w:marBottom w:val="0"/>
      <w:divBdr>
        <w:top w:val="none" w:sz="0" w:space="0" w:color="auto"/>
        <w:left w:val="none" w:sz="0" w:space="0" w:color="auto"/>
        <w:bottom w:val="none" w:sz="0" w:space="0" w:color="auto"/>
        <w:right w:val="none" w:sz="0" w:space="0" w:color="auto"/>
      </w:divBdr>
    </w:div>
    <w:div w:id="1944263627">
      <w:bodyDiv w:val="1"/>
      <w:marLeft w:val="0"/>
      <w:marRight w:val="0"/>
      <w:marTop w:val="0"/>
      <w:marBottom w:val="0"/>
      <w:divBdr>
        <w:top w:val="none" w:sz="0" w:space="0" w:color="auto"/>
        <w:left w:val="none" w:sz="0" w:space="0" w:color="auto"/>
        <w:bottom w:val="none" w:sz="0" w:space="0" w:color="auto"/>
        <w:right w:val="none" w:sz="0" w:space="0" w:color="auto"/>
      </w:divBdr>
    </w:div>
    <w:div w:id="1944726971">
      <w:bodyDiv w:val="1"/>
      <w:marLeft w:val="0"/>
      <w:marRight w:val="0"/>
      <w:marTop w:val="0"/>
      <w:marBottom w:val="0"/>
      <w:divBdr>
        <w:top w:val="none" w:sz="0" w:space="0" w:color="auto"/>
        <w:left w:val="none" w:sz="0" w:space="0" w:color="auto"/>
        <w:bottom w:val="none" w:sz="0" w:space="0" w:color="auto"/>
        <w:right w:val="none" w:sz="0" w:space="0" w:color="auto"/>
      </w:divBdr>
    </w:div>
    <w:div w:id="1944922979">
      <w:bodyDiv w:val="1"/>
      <w:marLeft w:val="0"/>
      <w:marRight w:val="0"/>
      <w:marTop w:val="0"/>
      <w:marBottom w:val="0"/>
      <w:divBdr>
        <w:top w:val="none" w:sz="0" w:space="0" w:color="auto"/>
        <w:left w:val="none" w:sz="0" w:space="0" w:color="auto"/>
        <w:bottom w:val="none" w:sz="0" w:space="0" w:color="auto"/>
        <w:right w:val="none" w:sz="0" w:space="0" w:color="auto"/>
      </w:divBdr>
    </w:div>
    <w:div w:id="1945647972">
      <w:bodyDiv w:val="1"/>
      <w:marLeft w:val="0"/>
      <w:marRight w:val="0"/>
      <w:marTop w:val="0"/>
      <w:marBottom w:val="0"/>
      <w:divBdr>
        <w:top w:val="none" w:sz="0" w:space="0" w:color="auto"/>
        <w:left w:val="none" w:sz="0" w:space="0" w:color="auto"/>
        <w:bottom w:val="none" w:sz="0" w:space="0" w:color="auto"/>
        <w:right w:val="none" w:sz="0" w:space="0" w:color="auto"/>
      </w:divBdr>
    </w:div>
    <w:div w:id="1946033566">
      <w:bodyDiv w:val="1"/>
      <w:marLeft w:val="0"/>
      <w:marRight w:val="0"/>
      <w:marTop w:val="0"/>
      <w:marBottom w:val="0"/>
      <w:divBdr>
        <w:top w:val="none" w:sz="0" w:space="0" w:color="auto"/>
        <w:left w:val="none" w:sz="0" w:space="0" w:color="auto"/>
        <w:bottom w:val="none" w:sz="0" w:space="0" w:color="auto"/>
        <w:right w:val="none" w:sz="0" w:space="0" w:color="auto"/>
      </w:divBdr>
    </w:div>
    <w:div w:id="1946109900">
      <w:bodyDiv w:val="1"/>
      <w:marLeft w:val="0"/>
      <w:marRight w:val="0"/>
      <w:marTop w:val="0"/>
      <w:marBottom w:val="0"/>
      <w:divBdr>
        <w:top w:val="none" w:sz="0" w:space="0" w:color="auto"/>
        <w:left w:val="none" w:sz="0" w:space="0" w:color="auto"/>
        <w:bottom w:val="none" w:sz="0" w:space="0" w:color="auto"/>
        <w:right w:val="none" w:sz="0" w:space="0" w:color="auto"/>
      </w:divBdr>
    </w:div>
    <w:div w:id="1946228401">
      <w:bodyDiv w:val="1"/>
      <w:marLeft w:val="0"/>
      <w:marRight w:val="0"/>
      <w:marTop w:val="0"/>
      <w:marBottom w:val="0"/>
      <w:divBdr>
        <w:top w:val="none" w:sz="0" w:space="0" w:color="auto"/>
        <w:left w:val="none" w:sz="0" w:space="0" w:color="auto"/>
        <w:bottom w:val="none" w:sz="0" w:space="0" w:color="auto"/>
        <w:right w:val="none" w:sz="0" w:space="0" w:color="auto"/>
      </w:divBdr>
    </w:div>
    <w:div w:id="1946620260">
      <w:bodyDiv w:val="1"/>
      <w:marLeft w:val="0"/>
      <w:marRight w:val="0"/>
      <w:marTop w:val="0"/>
      <w:marBottom w:val="0"/>
      <w:divBdr>
        <w:top w:val="none" w:sz="0" w:space="0" w:color="auto"/>
        <w:left w:val="none" w:sz="0" w:space="0" w:color="auto"/>
        <w:bottom w:val="none" w:sz="0" w:space="0" w:color="auto"/>
        <w:right w:val="none" w:sz="0" w:space="0" w:color="auto"/>
      </w:divBdr>
    </w:div>
    <w:div w:id="1946696370">
      <w:bodyDiv w:val="1"/>
      <w:marLeft w:val="0"/>
      <w:marRight w:val="0"/>
      <w:marTop w:val="0"/>
      <w:marBottom w:val="0"/>
      <w:divBdr>
        <w:top w:val="none" w:sz="0" w:space="0" w:color="auto"/>
        <w:left w:val="none" w:sz="0" w:space="0" w:color="auto"/>
        <w:bottom w:val="none" w:sz="0" w:space="0" w:color="auto"/>
        <w:right w:val="none" w:sz="0" w:space="0" w:color="auto"/>
      </w:divBdr>
    </w:div>
    <w:div w:id="1948349827">
      <w:bodyDiv w:val="1"/>
      <w:marLeft w:val="0"/>
      <w:marRight w:val="0"/>
      <w:marTop w:val="0"/>
      <w:marBottom w:val="0"/>
      <w:divBdr>
        <w:top w:val="none" w:sz="0" w:space="0" w:color="auto"/>
        <w:left w:val="none" w:sz="0" w:space="0" w:color="auto"/>
        <w:bottom w:val="none" w:sz="0" w:space="0" w:color="auto"/>
        <w:right w:val="none" w:sz="0" w:space="0" w:color="auto"/>
      </w:divBdr>
    </w:div>
    <w:div w:id="1948654720">
      <w:bodyDiv w:val="1"/>
      <w:marLeft w:val="0"/>
      <w:marRight w:val="0"/>
      <w:marTop w:val="0"/>
      <w:marBottom w:val="0"/>
      <w:divBdr>
        <w:top w:val="none" w:sz="0" w:space="0" w:color="auto"/>
        <w:left w:val="none" w:sz="0" w:space="0" w:color="auto"/>
        <w:bottom w:val="none" w:sz="0" w:space="0" w:color="auto"/>
        <w:right w:val="none" w:sz="0" w:space="0" w:color="auto"/>
      </w:divBdr>
    </w:div>
    <w:div w:id="1948661186">
      <w:bodyDiv w:val="1"/>
      <w:marLeft w:val="0"/>
      <w:marRight w:val="0"/>
      <w:marTop w:val="0"/>
      <w:marBottom w:val="0"/>
      <w:divBdr>
        <w:top w:val="none" w:sz="0" w:space="0" w:color="auto"/>
        <w:left w:val="none" w:sz="0" w:space="0" w:color="auto"/>
        <w:bottom w:val="none" w:sz="0" w:space="0" w:color="auto"/>
        <w:right w:val="none" w:sz="0" w:space="0" w:color="auto"/>
      </w:divBdr>
    </w:div>
    <w:div w:id="1948924861">
      <w:bodyDiv w:val="1"/>
      <w:marLeft w:val="0"/>
      <w:marRight w:val="0"/>
      <w:marTop w:val="0"/>
      <w:marBottom w:val="0"/>
      <w:divBdr>
        <w:top w:val="none" w:sz="0" w:space="0" w:color="auto"/>
        <w:left w:val="none" w:sz="0" w:space="0" w:color="auto"/>
        <w:bottom w:val="none" w:sz="0" w:space="0" w:color="auto"/>
        <w:right w:val="none" w:sz="0" w:space="0" w:color="auto"/>
      </w:divBdr>
    </w:div>
    <w:div w:id="1951428447">
      <w:bodyDiv w:val="1"/>
      <w:marLeft w:val="0"/>
      <w:marRight w:val="0"/>
      <w:marTop w:val="0"/>
      <w:marBottom w:val="0"/>
      <w:divBdr>
        <w:top w:val="none" w:sz="0" w:space="0" w:color="auto"/>
        <w:left w:val="none" w:sz="0" w:space="0" w:color="auto"/>
        <w:bottom w:val="none" w:sz="0" w:space="0" w:color="auto"/>
        <w:right w:val="none" w:sz="0" w:space="0" w:color="auto"/>
      </w:divBdr>
    </w:div>
    <w:div w:id="1952279773">
      <w:bodyDiv w:val="1"/>
      <w:marLeft w:val="0"/>
      <w:marRight w:val="0"/>
      <w:marTop w:val="0"/>
      <w:marBottom w:val="0"/>
      <w:divBdr>
        <w:top w:val="none" w:sz="0" w:space="0" w:color="auto"/>
        <w:left w:val="none" w:sz="0" w:space="0" w:color="auto"/>
        <w:bottom w:val="none" w:sz="0" w:space="0" w:color="auto"/>
        <w:right w:val="none" w:sz="0" w:space="0" w:color="auto"/>
      </w:divBdr>
    </w:div>
    <w:div w:id="1953051955">
      <w:bodyDiv w:val="1"/>
      <w:marLeft w:val="0"/>
      <w:marRight w:val="0"/>
      <w:marTop w:val="0"/>
      <w:marBottom w:val="0"/>
      <w:divBdr>
        <w:top w:val="none" w:sz="0" w:space="0" w:color="auto"/>
        <w:left w:val="none" w:sz="0" w:space="0" w:color="auto"/>
        <w:bottom w:val="none" w:sz="0" w:space="0" w:color="auto"/>
        <w:right w:val="none" w:sz="0" w:space="0" w:color="auto"/>
      </w:divBdr>
    </w:div>
    <w:div w:id="1954092578">
      <w:bodyDiv w:val="1"/>
      <w:marLeft w:val="0"/>
      <w:marRight w:val="0"/>
      <w:marTop w:val="0"/>
      <w:marBottom w:val="0"/>
      <w:divBdr>
        <w:top w:val="none" w:sz="0" w:space="0" w:color="auto"/>
        <w:left w:val="none" w:sz="0" w:space="0" w:color="auto"/>
        <w:bottom w:val="none" w:sz="0" w:space="0" w:color="auto"/>
        <w:right w:val="none" w:sz="0" w:space="0" w:color="auto"/>
      </w:divBdr>
    </w:div>
    <w:div w:id="1955211525">
      <w:bodyDiv w:val="1"/>
      <w:marLeft w:val="0"/>
      <w:marRight w:val="0"/>
      <w:marTop w:val="0"/>
      <w:marBottom w:val="0"/>
      <w:divBdr>
        <w:top w:val="none" w:sz="0" w:space="0" w:color="auto"/>
        <w:left w:val="none" w:sz="0" w:space="0" w:color="auto"/>
        <w:bottom w:val="none" w:sz="0" w:space="0" w:color="auto"/>
        <w:right w:val="none" w:sz="0" w:space="0" w:color="auto"/>
      </w:divBdr>
    </w:div>
    <w:div w:id="1955284469">
      <w:bodyDiv w:val="1"/>
      <w:marLeft w:val="0"/>
      <w:marRight w:val="0"/>
      <w:marTop w:val="0"/>
      <w:marBottom w:val="0"/>
      <w:divBdr>
        <w:top w:val="none" w:sz="0" w:space="0" w:color="auto"/>
        <w:left w:val="none" w:sz="0" w:space="0" w:color="auto"/>
        <w:bottom w:val="none" w:sz="0" w:space="0" w:color="auto"/>
        <w:right w:val="none" w:sz="0" w:space="0" w:color="auto"/>
      </w:divBdr>
    </w:div>
    <w:div w:id="1957365161">
      <w:bodyDiv w:val="1"/>
      <w:marLeft w:val="0"/>
      <w:marRight w:val="0"/>
      <w:marTop w:val="0"/>
      <w:marBottom w:val="0"/>
      <w:divBdr>
        <w:top w:val="none" w:sz="0" w:space="0" w:color="auto"/>
        <w:left w:val="none" w:sz="0" w:space="0" w:color="auto"/>
        <w:bottom w:val="none" w:sz="0" w:space="0" w:color="auto"/>
        <w:right w:val="none" w:sz="0" w:space="0" w:color="auto"/>
      </w:divBdr>
    </w:div>
    <w:div w:id="1959556808">
      <w:bodyDiv w:val="1"/>
      <w:marLeft w:val="0"/>
      <w:marRight w:val="0"/>
      <w:marTop w:val="0"/>
      <w:marBottom w:val="0"/>
      <w:divBdr>
        <w:top w:val="none" w:sz="0" w:space="0" w:color="auto"/>
        <w:left w:val="none" w:sz="0" w:space="0" w:color="auto"/>
        <w:bottom w:val="none" w:sz="0" w:space="0" w:color="auto"/>
        <w:right w:val="none" w:sz="0" w:space="0" w:color="auto"/>
      </w:divBdr>
    </w:div>
    <w:div w:id="1960142786">
      <w:bodyDiv w:val="1"/>
      <w:marLeft w:val="0"/>
      <w:marRight w:val="0"/>
      <w:marTop w:val="0"/>
      <w:marBottom w:val="0"/>
      <w:divBdr>
        <w:top w:val="none" w:sz="0" w:space="0" w:color="auto"/>
        <w:left w:val="none" w:sz="0" w:space="0" w:color="auto"/>
        <w:bottom w:val="none" w:sz="0" w:space="0" w:color="auto"/>
        <w:right w:val="none" w:sz="0" w:space="0" w:color="auto"/>
      </w:divBdr>
    </w:div>
    <w:div w:id="1960143738">
      <w:bodyDiv w:val="1"/>
      <w:marLeft w:val="0"/>
      <w:marRight w:val="0"/>
      <w:marTop w:val="0"/>
      <w:marBottom w:val="0"/>
      <w:divBdr>
        <w:top w:val="none" w:sz="0" w:space="0" w:color="auto"/>
        <w:left w:val="none" w:sz="0" w:space="0" w:color="auto"/>
        <w:bottom w:val="none" w:sz="0" w:space="0" w:color="auto"/>
        <w:right w:val="none" w:sz="0" w:space="0" w:color="auto"/>
      </w:divBdr>
    </w:div>
    <w:div w:id="1960867834">
      <w:bodyDiv w:val="1"/>
      <w:marLeft w:val="0"/>
      <w:marRight w:val="0"/>
      <w:marTop w:val="0"/>
      <w:marBottom w:val="0"/>
      <w:divBdr>
        <w:top w:val="none" w:sz="0" w:space="0" w:color="auto"/>
        <w:left w:val="none" w:sz="0" w:space="0" w:color="auto"/>
        <w:bottom w:val="none" w:sz="0" w:space="0" w:color="auto"/>
        <w:right w:val="none" w:sz="0" w:space="0" w:color="auto"/>
      </w:divBdr>
    </w:div>
    <w:div w:id="1961951831">
      <w:bodyDiv w:val="1"/>
      <w:marLeft w:val="0"/>
      <w:marRight w:val="0"/>
      <w:marTop w:val="0"/>
      <w:marBottom w:val="0"/>
      <w:divBdr>
        <w:top w:val="none" w:sz="0" w:space="0" w:color="auto"/>
        <w:left w:val="none" w:sz="0" w:space="0" w:color="auto"/>
        <w:bottom w:val="none" w:sz="0" w:space="0" w:color="auto"/>
        <w:right w:val="none" w:sz="0" w:space="0" w:color="auto"/>
      </w:divBdr>
    </w:div>
    <w:div w:id="1961955179">
      <w:bodyDiv w:val="1"/>
      <w:marLeft w:val="0"/>
      <w:marRight w:val="0"/>
      <w:marTop w:val="0"/>
      <w:marBottom w:val="0"/>
      <w:divBdr>
        <w:top w:val="none" w:sz="0" w:space="0" w:color="auto"/>
        <w:left w:val="none" w:sz="0" w:space="0" w:color="auto"/>
        <w:bottom w:val="none" w:sz="0" w:space="0" w:color="auto"/>
        <w:right w:val="none" w:sz="0" w:space="0" w:color="auto"/>
      </w:divBdr>
    </w:div>
    <w:div w:id="1962414229">
      <w:bodyDiv w:val="1"/>
      <w:marLeft w:val="0"/>
      <w:marRight w:val="0"/>
      <w:marTop w:val="0"/>
      <w:marBottom w:val="0"/>
      <w:divBdr>
        <w:top w:val="none" w:sz="0" w:space="0" w:color="auto"/>
        <w:left w:val="none" w:sz="0" w:space="0" w:color="auto"/>
        <w:bottom w:val="none" w:sz="0" w:space="0" w:color="auto"/>
        <w:right w:val="none" w:sz="0" w:space="0" w:color="auto"/>
      </w:divBdr>
    </w:div>
    <w:div w:id="1964338991">
      <w:bodyDiv w:val="1"/>
      <w:marLeft w:val="0"/>
      <w:marRight w:val="0"/>
      <w:marTop w:val="0"/>
      <w:marBottom w:val="0"/>
      <w:divBdr>
        <w:top w:val="none" w:sz="0" w:space="0" w:color="auto"/>
        <w:left w:val="none" w:sz="0" w:space="0" w:color="auto"/>
        <w:bottom w:val="none" w:sz="0" w:space="0" w:color="auto"/>
        <w:right w:val="none" w:sz="0" w:space="0" w:color="auto"/>
      </w:divBdr>
    </w:div>
    <w:div w:id="1965500575">
      <w:bodyDiv w:val="1"/>
      <w:marLeft w:val="0"/>
      <w:marRight w:val="0"/>
      <w:marTop w:val="0"/>
      <w:marBottom w:val="0"/>
      <w:divBdr>
        <w:top w:val="none" w:sz="0" w:space="0" w:color="auto"/>
        <w:left w:val="none" w:sz="0" w:space="0" w:color="auto"/>
        <w:bottom w:val="none" w:sz="0" w:space="0" w:color="auto"/>
        <w:right w:val="none" w:sz="0" w:space="0" w:color="auto"/>
      </w:divBdr>
    </w:div>
    <w:div w:id="1966228024">
      <w:bodyDiv w:val="1"/>
      <w:marLeft w:val="0"/>
      <w:marRight w:val="0"/>
      <w:marTop w:val="0"/>
      <w:marBottom w:val="0"/>
      <w:divBdr>
        <w:top w:val="none" w:sz="0" w:space="0" w:color="auto"/>
        <w:left w:val="none" w:sz="0" w:space="0" w:color="auto"/>
        <w:bottom w:val="none" w:sz="0" w:space="0" w:color="auto"/>
        <w:right w:val="none" w:sz="0" w:space="0" w:color="auto"/>
      </w:divBdr>
    </w:div>
    <w:div w:id="1966767471">
      <w:bodyDiv w:val="1"/>
      <w:marLeft w:val="0"/>
      <w:marRight w:val="0"/>
      <w:marTop w:val="0"/>
      <w:marBottom w:val="0"/>
      <w:divBdr>
        <w:top w:val="none" w:sz="0" w:space="0" w:color="auto"/>
        <w:left w:val="none" w:sz="0" w:space="0" w:color="auto"/>
        <w:bottom w:val="none" w:sz="0" w:space="0" w:color="auto"/>
        <w:right w:val="none" w:sz="0" w:space="0" w:color="auto"/>
      </w:divBdr>
    </w:div>
    <w:div w:id="1967080440">
      <w:bodyDiv w:val="1"/>
      <w:marLeft w:val="0"/>
      <w:marRight w:val="0"/>
      <w:marTop w:val="0"/>
      <w:marBottom w:val="0"/>
      <w:divBdr>
        <w:top w:val="none" w:sz="0" w:space="0" w:color="auto"/>
        <w:left w:val="none" w:sz="0" w:space="0" w:color="auto"/>
        <w:bottom w:val="none" w:sz="0" w:space="0" w:color="auto"/>
        <w:right w:val="none" w:sz="0" w:space="0" w:color="auto"/>
      </w:divBdr>
    </w:div>
    <w:div w:id="1967616901">
      <w:bodyDiv w:val="1"/>
      <w:marLeft w:val="0"/>
      <w:marRight w:val="0"/>
      <w:marTop w:val="0"/>
      <w:marBottom w:val="0"/>
      <w:divBdr>
        <w:top w:val="none" w:sz="0" w:space="0" w:color="auto"/>
        <w:left w:val="none" w:sz="0" w:space="0" w:color="auto"/>
        <w:bottom w:val="none" w:sz="0" w:space="0" w:color="auto"/>
        <w:right w:val="none" w:sz="0" w:space="0" w:color="auto"/>
      </w:divBdr>
    </w:div>
    <w:div w:id="1968007743">
      <w:bodyDiv w:val="1"/>
      <w:marLeft w:val="0"/>
      <w:marRight w:val="0"/>
      <w:marTop w:val="0"/>
      <w:marBottom w:val="0"/>
      <w:divBdr>
        <w:top w:val="none" w:sz="0" w:space="0" w:color="auto"/>
        <w:left w:val="none" w:sz="0" w:space="0" w:color="auto"/>
        <w:bottom w:val="none" w:sz="0" w:space="0" w:color="auto"/>
        <w:right w:val="none" w:sz="0" w:space="0" w:color="auto"/>
      </w:divBdr>
    </w:div>
    <w:div w:id="1969505127">
      <w:bodyDiv w:val="1"/>
      <w:marLeft w:val="0"/>
      <w:marRight w:val="0"/>
      <w:marTop w:val="0"/>
      <w:marBottom w:val="0"/>
      <w:divBdr>
        <w:top w:val="none" w:sz="0" w:space="0" w:color="auto"/>
        <w:left w:val="none" w:sz="0" w:space="0" w:color="auto"/>
        <w:bottom w:val="none" w:sz="0" w:space="0" w:color="auto"/>
        <w:right w:val="none" w:sz="0" w:space="0" w:color="auto"/>
      </w:divBdr>
    </w:div>
    <w:div w:id="1969969678">
      <w:bodyDiv w:val="1"/>
      <w:marLeft w:val="0"/>
      <w:marRight w:val="0"/>
      <w:marTop w:val="0"/>
      <w:marBottom w:val="0"/>
      <w:divBdr>
        <w:top w:val="none" w:sz="0" w:space="0" w:color="auto"/>
        <w:left w:val="none" w:sz="0" w:space="0" w:color="auto"/>
        <w:bottom w:val="none" w:sz="0" w:space="0" w:color="auto"/>
        <w:right w:val="none" w:sz="0" w:space="0" w:color="auto"/>
      </w:divBdr>
    </w:div>
    <w:div w:id="1970356903">
      <w:bodyDiv w:val="1"/>
      <w:marLeft w:val="0"/>
      <w:marRight w:val="0"/>
      <w:marTop w:val="0"/>
      <w:marBottom w:val="0"/>
      <w:divBdr>
        <w:top w:val="none" w:sz="0" w:space="0" w:color="auto"/>
        <w:left w:val="none" w:sz="0" w:space="0" w:color="auto"/>
        <w:bottom w:val="none" w:sz="0" w:space="0" w:color="auto"/>
        <w:right w:val="none" w:sz="0" w:space="0" w:color="auto"/>
      </w:divBdr>
    </w:div>
    <w:div w:id="1971013870">
      <w:bodyDiv w:val="1"/>
      <w:marLeft w:val="0"/>
      <w:marRight w:val="0"/>
      <w:marTop w:val="0"/>
      <w:marBottom w:val="0"/>
      <w:divBdr>
        <w:top w:val="none" w:sz="0" w:space="0" w:color="auto"/>
        <w:left w:val="none" w:sz="0" w:space="0" w:color="auto"/>
        <w:bottom w:val="none" w:sz="0" w:space="0" w:color="auto"/>
        <w:right w:val="none" w:sz="0" w:space="0" w:color="auto"/>
      </w:divBdr>
    </w:div>
    <w:div w:id="1971855613">
      <w:bodyDiv w:val="1"/>
      <w:marLeft w:val="0"/>
      <w:marRight w:val="0"/>
      <w:marTop w:val="0"/>
      <w:marBottom w:val="0"/>
      <w:divBdr>
        <w:top w:val="none" w:sz="0" w:space="0" w:color="auto"/>
        <w:left w:val="none" w:sz="0" w:space="0" w:color="auto"/>
        <w:bottom w:val="none" w:sz="0" w:space="0" w:color="auto"/>
        <w:right w:val="none" w:sz="0" w:space="0" w:color="auto"/>
      </w:divBdr>
    </w:div>
    <w:div w:id="1972318286">
      <w:bodyDiv w:val="1"/>
      <w:marLeft w:val="0"/>
      <w:marRight w:val="0"/>
      <w:marTop w:val="0"/>
      <w:marBottom w:val="0"/>
      <w:divBdr>
        <w:top w:val="none" w:sz="0" w:space="0" w:color="auto"/>
        <w:left w:val="none" w:sz="0" w:space="0" w:color="auto"/>
        <w:bottom w:val="none" w:sz="0" w:space="0" w:color="auto"/>
        <w:right w:val="none" w:sz="0" w:space="0" w:color="auto"/>
      </w:divBdr>
    </w:div>
    <w:div w:id="1972634462">
      <w:bodyDiv w:val="1"/>
      <w:marLeft w:val="0"/>
      <w:marRight w:val="0"/>
      <w:marTop w:val="0"/>
      <w:marBottom w:val="0"/>
      <w:divBdr>
        <w:top w:val="none" w:sz="0" w:space="0" w:color="auto"/>
        <w:left w:val="none" w:sz="0" w:space="0" w:color="auto"/>
        <w:bottom w:val="none" w:sz="0" w:space="0" w:color="auto"/>
        <w:right w:val="none" w:sz="0" w:space="0" w:color="auto"/>
      </w:divBdr>
    </w:div>
    <w:div w:id="1973243124">
      <w:bodyDiv w:val="1"/>
      <w:marLeft w:val="0"/>
      <w:marRight w:val="0"/>
      <w:marTop w:val="0"/>
      <w:marBottom w:val="0"/>
      <w:divBdr>
        <w:top w:val="none" w:sz="0" w:space="0" w:color="auto"/>
        <w:left w:val="none" w:sz="0" w:space="0" w:color="auto"/>
        <w:bottom w:val="none" w:sz="0" w:space="0" w:color="auto"/>
        <w:right w:val="none" w:sz="0" w:space="0" w:color="auto"/>
      </w:divBdr>
    </w:div>
    <w:div w:id="1974359724">
      <w:bodyDiv w:val="1"/>
      <w:marLeft w:val="0"/>
      <w:marRight w:val="0"/>
      <w:marTop w:val="0"/>
      <w:marBottom w:val="0"/>
      <w:divBdr>
        <w:top w:val="none" w:sz="0" w:space="0" w:color="auto"/>
        <w:left w:val="none" w:sz="0" w:space="0" w:color="auto"/>
        <w:bottom w:val="none" w:sz="0" w:space="0" w:color="auto"/>
        <w:right w:val="none" w:sz="0" w:space="0" w:color="auto"/>
      </w:divBdr>
    </w:div>
    <w:div w:id="1974366356">
      <w:bodyDiv w:val="1"/>
      <w:marLeft w:val="0"/>
      <w:marRight w:val="0"/>
      <w:marTop w:val="0"/>
      <w:marBottom w:val="0"/>
      <w:divBdr>
        <w:top w:val="none" w:sz="0" w:space="0" w:color="auto"/>
        <w:left w:val="none" w:sz="0" w:space="0" w:color="auto"/>
        <w:bottom w:val="none" w:sz="0" w:space="0" w:color="auto"/>
        <w:right w:val="none" w:sz="0" w:space="0" w:color="auto"/>
      </w:divBdr>
    </w:div>
    <w:div w:id="1975402997">
      <w:bodyDiv w:val="1"/>
      <w:marLeft w:val="0"/>
      <w:marRight w:val="0"/>
      <w:marTop w:val="0"/>
      <w:marBottom w:val="0"/>
      <w:divBdr>
        <w:top w:val="none" w:sz="0" w:space="0" w:color="auto"/>
        <w:left w:val="none" w:sz="0" w:space="0" w:color="auto"/>
        <w:bottom w:val="none" w:sz="0" w:space="0" w:color="auto"/>
        <w:right w:val="none" w:sz="0" w:space="0" w:color="auto"/>
      </w:divBdr>
    </w:div>
    <w:div w:id="1977486673">
      <w:bodyDiv w:val="1"/>
      <w:marLeft w:val="0"/>
      <w:marRight w:val="0"/>
      <w:marTop w:val="0"/>
      <w:marBottom w:val="0"/>
      <w:divBdr>
        <w:top w:val="none" w:sz="0" w:space="0" w:color="auto"/>
        <w:left w:val="none" w:sz="0" w:space="0" w:color="auto"/>
        <w:bottom w:val="none" w:sz="0" w:space="0" w:color="auto"/>
        <w:right w:val="none" w:sz="0" w:space="0" w:color="auto"/>
      </w:divBdr>
    </w:div>
    <w:div w:id="1978413582">
      <w:bodyDiv w:val="1"/>
      <w:marLeft w:val="0"/>
      <w:marRight w:val="0"/>
      <w:marTop w:val="0"/>
      <w:marBottom w:val="0"/>
      <w:divBdr>
        <w:top w:val="none" w:sz="0" w:space="0" w:color="auto"/>
        <w:left w:val="none" w:sz="0" w:space="0" w:color="auto"/>
        <w:bottom w:val="none" w:sz="0" w:space="0" w:color="auto"/>
        <w:right w:val="none" w:sz="0" w:space="0" w:color="auto"/>
      </w:divBdr>
    </w:div>
    <w:div w:id="1978756853">
      <w:bodyDiv w:val="1"/>
      <w:marLeft w:val="0"/>
      <w:marRight w:val="0"/>
      <w:marTop w:val="0"/>
      <w:marBottom w:val="0"/>
      <w:divBdr>
        <w:top w:val="none" w:sz="0" w:space="0" w:color="auto"/>
        <w:left w:val="none" w:sz="0" w:space="0" w:color="auto"/>
        <w:bottom w:val="none" w:sz="0" w:space="0" w:color="auto"/>
        <w:right w:val="none" w:sz="0" w:space="0" w:color="auto"/>
      </w:divBdr>
    </w:div>
    <w:div w:id="1980457709">
      <w:bodyDiv w:val="1"/>
      <w:marLeft w:val="0"/>
      <w:marRight w:val="0"/>
      <w:marTop w:val="0"/>
      <w:marBottom w:val="0"/>
      <w:divBdr>
        <w:top w:val="none" w:sz="0" w:space="0" w:color="auto"/>
        <w:left w:val="none" w:sz="0" w:space="0" w:color="auto"/>
        <w:bottom w:val="none" w:sz="0" w:space="0" w:color="auto"/>
        <w:right w:val="none" w:sz="0" w:space="0" w:color="auto"/>
      </w:divBdr>
    </w:div>
    <w:div w:id="1981376241">
      <w:bodyDiv w:val="1"/>
      <w:marLeft w:val="0"/>
      <w:marRight w:val="0"/>
      <w:marTop w:val="0"/>
      <w:marBottom w:val="0"/>
      <w:divBdr>
        <w:top w:val="none" w:sz="0" w:space="0" w:color="auto"/>
        <w:left w:val="none" w:sz="0" w:space="0" w:color="auto"/>
        <w:bottom w:val="none" w:sz="0" w:space="0" w:color="auto"/>
        <w:right w:val="none" w:sz="0" w:space="0" w:color="auto"/>
      </w:divBdr>
    </w:div>
    <w:div w:id="1981376676">
      <w:bodyDiv w:val="1"/>
      <w:marLeft w:val="0"/>
      <w:marRight w:val="0"/>
      <w:marTop w:val="0"/>
      <w:marBottom w:val="0"/>
      <w:divBdr>
        <w:top w:val="none" w:sz="0" w:space="0" w:color="auto"/>
        <w:left w:val="none" w:sz="0" w:space="0" w:color="auto"/>
        <w:bottom w:val="none" w:sz="0" w:space="0" w:color="auto"/>
        <w:right w:val="none" w:sz="0" w:space="0" w:color="auto"/>
      </w:divBdr>
    </w:div>
    <w:div w:id="1981382076">
      <w:bodyDiv w:val="1"/>
      <w:marLeft w:val="0"/>
      <w:marRight w:val="0"/>
      <w:marTop w:val="0"/>
      <w:marBottom w:val="0"/>
      <w:divBdr>
        <w:top w:val="none" w:sz="0" w:space="0" w:color="auto"/>
        <w:left w:val="none" w:sz="0" w:space="0" w:color="auto"/>
        <w:bottom w:val="none" w:sz="0" w:space="0" w:color="auto"/>
        <w:right w:val="none" w:sz="0" w:space="0" w:color="auto"/>
      </w:divBdr>
    </w:div>
    <w:div w:id="1985158991">
      <w:bodyDiv w:val="1"/>
      <w:marLeft w:val="0"/>
      <w:marRight w:val="0"/>
      <w:marTop w:val="0"/>
      <w:marBottom w:val="0"/>
      <w:divBdr>
        <w:top w:val="none" w:sz="0" w:space="0" w:color="auto"/>
        <w:left w:val="none" w:sz="0" w:space="0" w:color="auto"/>
        <w:bottom w:val="none" w:sz="0" w:space="0" w:color="auto"/>
        <w:right w:val="none" w:sz="0" w:space="0" w:color="auto"/>
      </w:divBdr>
    </w:div>
    <w:div w:id="1986933083">
      <w:bodyDiv w:val="1"/>
      <w:marLeft w:val="0"/>
      <w:marRight w:val="0"/>
      <w:marTop w:val="0"/>
      <w:marBottom w:val="0"/>
      <w:divBdr>
        <w:top w:val="none" w:sz="0" w:space="0" w:color="auto"/>
        <w:left w:val="none" w:sz="0" w:space="0" w:color="auto"/>
        <w:bottom w:val="none" w:sz="0" w:space="0" w:color="auto"/>
        <w:right w:val="none" w:sz="0" w:space="0" w:color="auto"/>
      </w:divBdr>
    </w:div>
    <w:div w:id="1988391750">
      <w:bodyDiv w:val="1"/>
      <w:marLeft w:val="0"/>
      <w:marRight w:val="0"/>
      <w:marTop w:val="0"/>
      <w:marBottom w:val="0"/>
      <w:divBdr>
        <w:top w:val="none" w:sz="0" w:space="0" w:color="auto"/>
        <w:left w:val="none" w:sz="0" w:space="0" w:color="auto"/>
        <w:bottom w:val="none" w:sz="0" w:space="0" w:color="auto"/>
        <w:right w:val="none" w:sz="0" w:space="0" w:color="auto"/>
      </w:divBdr>
    </w:div>
    <w:div w:id="1990401812">
      <w:bodyDiv w:val="1"/>
      <w:marLeft w:val="0"/>
      <w:marRight w:val="0"/>
      <w:marTop w:val="0"/>
      <w:marBottom w:val="0"/>
      <w:divBdr>
        <w:top w:val="none" w:sz="0" w:space="0" w:color="auto"/>
        <w:left w:val="none" w:sz="0" w:space="0" w:color="auto"/>
        <w:bottom w:val="none" w:sz="0" w:space="0" w:color="auto"/>
        <w:right w:val="none" w:sz="0" w:space="0" w:color="auto"/>
      </w:divBdr>
    </w:div>
    <w:div w:id="1991325797">
      <w:bodyDiv w:val="1"/>
      <w:marLeft w:val="0"/>
      <w:marRight w:val="0"/>
      <w:marTop w:val="0"/>
      <w:marBottom w:val="0"/>
      <w:divBdr>
        <w:top w:val="none" w:sz="0" w:space="0" w:color="auto"/>
        <w:left w:val="none" w:sz="0" w:space="0" w:color="auto"/>
        <w:bottom w:val="none" w:sz="0" w:space="0" w:color="auto"/>
        <w:right w:val="none" w:sz="0" w:space="0" w:color="auto"/>
      </w:divBdr>
    </w:div>
    <w:div w:id="1992246343">
      <w:bodyDiv w:val="1"/>
      <w:marLeft w:val="0"/>
      <w:marRight w:val="0"/>
      <w:marTop w:val="0"/>
      <w:marBottom w:val="0"/>
      <w:divBdr>
        <w:top w:val="none" w:sz="0" w:space="0" w:color="auto"/>
        <w:left w:val="none" w:sz="0" w:space="0" w:color="auto"/>
        <w:bottom w:val="none" w:sz="0" w:space="0" w:color="auto"/>
        <w:right w:val="none" w:sz="0" w:space="0" w:color="auto"/>
      </w:divBdr>
    </w:div>
    <w:div w:id="1992560893">
      <w:bodyDiv w:val="1"/>
      <w:marLeft w:val="0"/>
      <w:marRight w:val="0"/>
      <w:marTop w:val="0"/>
      <w:marBottom w:val="0"/>
      <w:divBdr>
        <w:top w:val="none" w:sz="0" w:space="0" w:color="auto"/>
        <w:left w:val="none" w:sz="0" w:space="0" w:color="auto"/>
        <w:bottom w:val="none" w:sz="0" w:space="0" w:color="auto"/>
        <w:right w:val="none" w:sz="0" w:space="0" w:color="auto"/>
      </w:divBdr>
    </w:div>
    <w:div w:id="1993631005">
      <w:bodyDiv w:val="1"/>
      <w:marLeft w:val="0"/>
      <w:marRight w:val="0"/>
      <w:marTop w:val="0"/>
      <w:marBottom w:val="0"/>
      <w:divBdr>
        <w:top w:val="none" w:sz="0" w:space="0" w:color="auto"/>
        <w:left w:val="none" w:sz="0" w:space="0" w:color="auto"/>
        <w:bottom w:val="none" w:sz="0" w:space="0" w:color="auto"/>
        <w:right w:val="none" w:sz="0" w:space="0" w:color="auto"/>
      </w:divBdr>
    </w:div>
    <w:div w:id="1994680500">
      <w:bodyDiv w:val="1"/>
      <w:marLeft w:val="0"/>
      <w:marRight w:val="0"/>
      <w:marTop w:val="0"/>
      <w:marBottom w:val="0"/>
      <w:divBdr>
        <w:top w:val="none" w:sz="0" w:space="0" w:color="auto"/>
        <w:left w:val="none" w:sz="0" w:space="0" w:color="auto"/>
        <w:bottom w:val="none" w:sz="0" w:space="0" w:color="auto"/>
        <w:right w:val="none" w:sz="0" w:space="0" w:color="auto"/>
      </w:divBdr>
    </w:div>
    <w:div w:id="1994751657">
      <w:bodyDiv w:val="1"/>
      <w:marLeft w:val="0"/>
      <w:marRight w:val="0"/>
      <w:marTop w:val="0"/>
      <w:marBottom w:val="0"/>
      <w:divBdr>
        <w:top w:val="none" w:sz="0" w:space="0" w:color="auto"/>
        <w:left w:val="none" w:sz="0" w:space="0" w:color="auto"/>
        <w:bottom w:val="none" w:sz="0" w:space="0" w:color="auto"/>
        <w:right w:val="none" w:sz="0" w:space="0" w:color="auto"/>
      </w:divBdr>
    </w:div>
    <w:div w:id="1994794664">
      <w:bodyDiv w:val="1"/>
      <w:marLeft w:val="0"/>
      <w:marRight w:val="0"/>
      <w:marTop w:val="0"/>
      <w:marBottom w:val="0"/>
      <w:divBdr>
        <w:top w:val="none" w:sz="0" w:space="0" w:color="auto"/>
        <w:left w:val="none" w:sz="0" w:space="0" w:color="auto"/>
        <w:bottom w:val="none" w:sz="0" w:space="0" w:color="auto"/>
        <w:right w:val="none" w:sz="0" w:space="0" w:color="auto"/>
      </w:divBdr>
    </w:div>
    <w:div w:id="1994874805">
      <w:bodyDiv w:val="1"/>
      <w:marLeft w:val="0"/>
      <w:marRight w:val="0"/>
      <w:marTop w:val="0"/>
      <w:marBottom w:val="0"/>
      <w:divBdr>
        <w:top w:val="none" w:sz="0" w:space="0" w:color="auto"/>
        <w:left w:val="none" w:sz="0" w:space="0" w:color="auto"/>
        <w:bottom w:val="none" w:sz="0" w:space="0" w:color="auto"/>
        <w:right w:val="none" w:sz="0" w:space="0" w:color="auto"/>
      </w:divBdr>
    </w:div>
    <w:div w:id="1995865211">
      <w:bodyDiv w:val="1"/>
      <w:marLeft w:val="0"/>
      <w:marRight w:val="0"/>
      <w:marTop w:val="0"/>
      <w:marBottom w:val="0"/>
      <w:divBdr>
        <w:top w:val="none" w:sz="0" w:space="0" w:color="auto"/>
        <w:left w:val="none" w:sz="0" w:space="0" w:color="auto"/>
        <w:bottom w:val="none" w:sz="0" w:space="0" w:color="auto"/>
        <w:right w:val="none" w:sz="0" w:space="0" w:color="auto"/>
      </w:divBdr>
    </w:div>
    <w:div w:id="1996227201">
      <w:bodyDiv w:val="1"/>
      <w:marLeft w:val="0"/>
      <w:marRight w:val="0"/>
      <w:marTop w:val="0"/>
      <w:marBottom w:val="0"/>
      <w:divBdr>
        <w:top w:val="none" w:sz="0" w:space="0" w:color="auto"/>
        <w:left w:val="none" w:sz="0" w:space="0" w:color="auto"/>
        <w:bottom w:val="none" w:sz="0" w:space="0" w:color="auto"/>
        <w:right w:val="none" w:sz="0" w:space="0" w:color="auto"/>
      </w:divBdr>
    </w:div>
    <w:div w:id="1996372968">
      <w:bodyDiv w:val="1"/>
      <w:marLeft w:val="0"/>
      <w:marRight w:val="0"/>
      <w:marTop w:val="0"/>
      <w:marBottom w:val="0"/>
      <w:divBdr>
        <w:top w:val="none" w:sz="0" w:space="0" w:color="auto"/>
        <w:left w:val="none" w:sz="0" w:space="0" w:color="auto"/>
        <w:bottom w:val="none" w:sz="0" w:space="0" w:color="auto"/>
        <w:right w:val="none" w:sz="0" w:space="0" w:color="auto"/>
      </w:divBdr>
    </w:div>
    <w:div w:id="1997679939">
      <w:bodyDiv w:val="1"/>
      <w:marLeft w:val="0"/>
      <w:marRight w:val="0"/>
      <w:marTop w:val="0"/>
      <w:marBottom w:val="0"/>
      <w:divBdr>
        <w:top w:val="none" w:sz="0" w:space="0" w:color="auto"/>
        <w:left w:val="none" w:sz="0" w:space="0" w:color="auto"/>
        <w:bottom w:val="none" w:sz="0" w:space="0" w:color="auto"/>
        <w:right w:val="none" w:sz="0" w:space="0" w:color="auto"/>
      </w:divBdr>
    </w:div>
    <w:div w:id="1997950114">
      <w:bodyDiv w:val="1"/>
      <w:marLeft w:val="0"/>
      <w:marRight w:val="0"/>
      <w:marTop w:val="0"/>
      <w:marBottom w:val="0"/>
      <w:divBdr>
        <w:top w:val="none" w:sz="0" w:space="0" w:color="auto"/>
        <w:left w:val="none" w:sz="0" w:space="0" w:color="auto"/>
        <w:bottom w:val="none" w:sz="0" w:space="0" w:color="auto"/>
        <w:right w:val="none" w:sz="0" w:space="0" w:color="auto"/>
      </w:divBdr>
    </w:div>
    <w:div w:id="2000648898">
      <w:bodyDiv w:val="1"/>
      <w:marLeft w:val="0"/>
      <w:marRight w:val="0"/>
      <w:marTop w:val="0"/>
      <w:marBottom w:val="0"/>
      <w:divBdr>
        <w:top w:val="none" w:sz="0" w:space="0" w:color="auto"/>
        <w:left w:val="none" w:sz="0" w:space="0" w:color="auto"/>
        <w:bottom w:val="none" w:sz="0" w:space="0" w:color="auto"/>
        <w:right w:val="none" w:sz="0" w:space="0" w:color="auto"/>
      </w:divBdr>
    </w:div>
    <w:div w:id="2000964456">
      <w:bodyDiv w:val="1"/>
      <w:marLeft w:val="0"/>
      <w:marRight w:val="0"/>
      <w:marTop w:val="0"/>
      <w:marBottom w:val="0"/>
      <w:divBdr>
        <w:top w:val="none" w:sz="0" w:space="0" w:color="auto"/>
        <w:left w:val="none" w:sz="0" w:space="0" w:color="auto"/>
        <w:bottom w:val="none" w:sz="0" w:space="0" w:color="auto"/>
        <w:right w:val="none" w:sz="0" w:space="0" w:color="auto"/>
      </w:divBdr>
    </w:div>
    <w:div w:id="2001039123">
      <w:bodyDiv w:val="1"/>
      <w:marLeft w:val="0"/>
      <w:marRight w:val="0"/>
      <w:marTop w:val="0"/>
      <w:marBottom w:val="0"/>
      <w:divBdr>
        <w:top w:val="none" w:sz="0" w:space="0" w:color="auto"/>
        <w:left w:val="none" w:sz="0" w:space="0" w:color="auto"/>
        <w:bottom w:val="none" w:sz="0" w:space="0" w:color="auto"/>
        <w:right w:val="none" w:sz="0" w:space="0" w:color="auto"/>
      </w:divBdr>
    </w:div>
    <w:div w:id="2001343046">
      <w:bodyDiv w:val="1"/>
      <w:marLeft w:val="0"/>
      <w:marRight w:val="0"/>
      <w:marTop w:val="0"/>
      <w:marBottom w:val="0"/>
      <w:divBdr>
        <w:top w:val="none" w:sz="0" w:space="0" w:color="auto"/>
        <w:left w:val="none" w:sz="0" w:space="0" w:color="auto"/>
        <w:bottom w:val="none" w:sz="0" w:space="0" w:color="auto"/>
        <w:right w:val="none" w:sz="0" w:space="0" w:color="auto"/>
      </w:divBdr>
    </w:div>
    <w:div w:id="2005236323">
      <w:bodyDiv w:val="1"/>
      <w:marLeft w:val="0"/>
      <w:marRight w:val="0"/>
      <w:marTop w:val="0"/>
      <w:marBottom w:val="0"/>
      <w:divBdr>
        <w:top w:val="none" w:sz="0" w:space="0" w:color="auto"/>
        <w:left w:val="none" w:sz="0" w:space="0" w:color="auto"/>
        <w:bottom w:val="none" w:sz="0" w:space="0" w:color="auto"/>
        <w:right w:val="none" w:sz="0" w:space="0" w:color="auto"/>
      </w:divBdr>
    </w:div>
    <w:div w:id="2008169236">
      <w:bodyDiv w:val="1"/>
      <w:marLeft w:val="0"/>
      <w:marRight w:val="0"/>
      <w:marTop w:val="0"/>
      <w:marBottom w:val="0"/>
      <w:divBdr>
        <w:top w:val="none" w:sz="0" w:space="0" w:color="auto"/>
        <w:left w:val="none" w:sz="0" w:space="0" w:color="auto"/>
        <w:bottom w:val="none" w:sz="0" w:space="0" w:color="auto"/>
        <w:right w:val="none" w:sz="0" w:space="0" w:color="auto"/>
      </w:divBdr>
    </w:div>
    <w:div w:id="2008744731">
      <w:bodyDiv w:val="1"/>
      <w:marLeft w:val="0"/>
      <w:marRight w:val="0"/>
      <w:marTop w:val="0"/>
      <w:marBottom w:val="0"/>
      <w:divBdr>
        <w:top w:val="none" w:sz="0" w:space="0" w:color="auto"/>
        <w:left w:val="none" w:sz="0" w:space="0" w:color="auto"/>
        <w:bottom w:val="none" w:sz="0" w:space="0" w:color="auto"/>
        <w:right w:val="none" w:sz="0" w:space="0" w:color="auto"/>
      </w:divBdr>
    </w:div>
    <w:div w:id="2009289247">
      <w:bodyDiv w:val="1"/>
      <w:marLeft w:val="0"/>
      <w:marRight w:val="0"/>
      <w:marTop w:val="0"/>
      <w:marBottom w:val="0"/>
      <w:divBdr>
        <w:top w:val="none" w:sz="0" w:space="0" w:color="auto"/>
        <w:left w:val="none" w:sz="0" w:space="0" w:color="auto"/>
        <w:bottom w:val="none" w:sz="0" w:space="0" w:color="auto"/>
        <w:right w:val="none" w:sz="0" w:space="0" w:color="auto"/>
      </w:divBdr>
    </w:div>
    <w:div w:id="2009482709">
      <w:bodyDiv w:val="1"/>
      <w:marLeft w:val="0"/>
      <w:marRight w:val="0"/>
      <w:marTop w:val="0"/>
      <w:marBottom w:val="0"/>
      <w:divBdr>
        <w:top w:val="none" w:sz="0" w:space="0" w:color="auto"/>
        <w:left w:val="none" w:sz="0" w:space="0" w:color="auto"/>
        <w:bottom w:val="none" w:sz="0" w:space="0" w:color="auto"/>
        <w:right w:val="none" w:sz="0" w:space="0" w:color="auto"/>
      </w:divBdr>
    </w:div>
    <w:div w:id="2010254974">
      <w:bodyDiv w:val="1"/>
      <w:marLeft w:val="0"/>
      <w:marRight w:val="0"/>
      <w:marTop w:val="0"/>
      <w:marBottom w:val="0"/>
      <w:divBdr>
        <w:top w:val="none" w:sz="0" w:space="0" w:color="auto"/>
        <w:left w:val="none" w:sz="0" w:space="0" w:color="auto"/>
        <w:bottom w:val="none" w:sz="0" w:space="0" w:color="auto"/>
        <w:right w:val="none" w:sz="0" w:space="0" w:color="auto"/>
      </w:divBdr>
    </w:div>
    <w:div w:id="2010793690">
      <w:bodyDiv w:val="1"/>
      <w:marLeft w:val="0"/>
      <w:marRight w:val="0"/>
      <w:marTop w:val="0"/>
      <w:marBottom w:val="0"/>
      <w:divBdr>
        <w:top w:val="none" w:sz="0" w:space="0" w:color="auto"/>
        <w:left w:val="none" w:sz="0" w:space="0" w:color="auto"/>
        <w:bottom w:val="none" w:sz="0" w:space="0" w:color="auto"/>
        <w:right w:val="none" w:sz="0" w:space="0" w:color="auto"/>
      </w:divBdr>
    </w:div>
    <w:div w:id="2011132737">
      <w:bodyDiv w:val="1"/>
      <w:marLeft w:val="0"/>
      <w:marRight w:val="0"/>
      <w:marTop w:val="0"/>
      <w:marBottom w:val="0"/>
      <w:divBdr>
        <w:top w:val="none" w:sz="0" w:space="0" w:color="auto"/>
        <w:left w:val="none" w:sz="0" w:space="0" w:color="auto"/>
        <w:bottom w:val="none" w:sz="0" w:space="0" w:color="auto"/>
        <w:right w:val="none" w:sz="0" w:space="0" w:color="auto"/>
      </w:divBdr>
    </w:div>
    <w:div w:id="2011712201">
      <w:bodyDiv w:val="1"/>
      <w:marLeft w:val="0"/>
      <w:marRight w:val="0"/>
      <w:marTop w:val="0"/>
      <w:marBottom w:val="0"/>
      <w:divBdr>
        <w:top w:val="none" w:sz="0" w:space="0" w:color="auto"/>
        <w:left w:val="none" w:sz="0" w:space="0" w:color="auto"/>
        <w:bottom w:val="none" w:sz="0" w:space="0" w:color="auto"/>
        <w:right w:val="none" w:sz="0" w:space="0" w:color="auto"/>
      </w:divBdr>
    </w:div>
    <w:div w:id="2013023371">
      <w:bodyDiv w:val="1"/>
      <w:marLeft w:val="0"/>
      <w:marRight w:val="0"/>
      <w:marTop w:val="0"/>
      <w:marBottom w:val="0"/>
      <w:divBdr>
        <w:top w:val="none" w:sz="0" w:space="0" w:color="auto"/>
        <w:left w:val="none" w:sz="0" w:space="0" w:color="auto"/>
        <w:bottom w:val="none" w:sz="0" w:space="0" w:color="auto"/>
        <w:right w:val="none" w:sz="0" w:space="0" w:color="auto"/>
      </w:divBdr>
    </w:div>
    <w:div w:id="2014650021">
      <w:bodyDiv w:val="1"/>
      <w:marLeft w:val="0"/>
      <w:marRight w:val="0"/>
      <w:marTop w:val="0"/>
      <w:marBottom w:val="0"/>
      <w:divBdr>
        <w:top w:val="none" w:sz="0" w:space="0" w:color="auto"/>
        <w:left w:val="none" w:sz="0" w:space="0" w:color="auto"/>
        <w:bottom w:val="none" w:sz="0" w:space="0" w:color="auto"/>
        <w:right w:val="none" w:sz="0" w:space="0" w:color="auto"/>
      </w:divBdr>
    </w:div>
    <w:div w:id="2014914395">
      <w:bodyDiv w:val="1"/>
      <w:marLeft w:val="0"/>
      <w:marRight w:val="0"/>
      <w:marTop w:val="0"/>
      <w:marBottom w:val="0"/>
      <w:divBdr>
        <w:top w:val="none" w:sz="0" w:space="0" w:color="auto"/>
        <w:left w:val="none" w:sz="0" w:space="0" w:color="auto"/>
        <w:bottom w:val="none" w:sz="0" w:space="0" w:color="auto"/>
        <w:right w:val="none" w:sz="0" w:space="0" w:color="auto"/>
      </w:divBdr>
    </w:div>
    <w:div w:id="2015380014">
      <w:bodyDiv w:val="1"/>
      <w:marLeft w:val="0"/>
      <w:marRight w:val="0"/>
      <w:marTop w:val="0"/>
      <w:marBottom w:val="0"/>
      <w:divBdr>
        <w:top w:val="none" w:sz="0" w:space="0" w:color="auto"/>
        <w:left w:val="none" w:sz="0" w:space="0" w:color="auto"/>
        <w:bottom w:val="none" w:sz="0" w:space="0" w:color="auto"/>
        <w:right w:val="none" w:sz="0" w:space="0" w:color="auto"/>
      </w:divBdr>
    </w:div>
    <w:div w:id="2016109606">
      <w:bodyDiv w:val="1"/>
      <w:marLeft w:val="0"/>
      <w:marRight w:val="0"/>
      <w:marTop w:val="0"/>
      <w:marBottom w:val="0"/>
      <w:divBdr>
        <w:top w:val="none" w:sz="0" w:space="0" w:color="auto"/>
        <w:left w:val="none" w:sz="0" w:space="0" w:color="auto"/>
        <w:bottom w:val="none" w:sz="0" w:space="0" w:color="auto"/>
        <w:right w:val="none" w:sz="0" w:space="0" w:color="auto"/>
      </w:divBdr>
    </w:div>
    <w:div w:id="2017419530">
      <w:bodyDiv w:val="1"/>
      <w:marLeft w:val="0"/>
      <w:marRight w:val="0"/>
      <w:marTop w:val="0"/>
      <w:marBottom w:val="0"/>
      <w:divBdr>
        <w:top w:val="none" w:sz="0" w:space="0" w:color="auto"/>
        <w:left w:val="none" w:sz="0" w:space="0" w:color="auto"/>
        <w:bottom w:val="none" w:sz="0" w:space="0" w:color="auto"/>
        <w:right w:val="none" w:sz="0" w:space="0" w:color="auto"/>
      </w:divBdr>
    </w:div>
    <w:div w:id="2017998823">
      <w:bodyDiv w:val="1"/>
      <w:marLeft w:val="0"/>
      <w:marRight w:val="0"/>
      <w:marTop w:val="0"/>
      <w:marBottom w:val="0"/>
      <w:divBdr>
        <w:top w:val="none" w:sz="0" w:space="0" w:color="auto"/>
        <w:left w:val="none" w:sz="0" w:space="0" w:color="auto"/>
        <w:bottom w:val="none" w:sz="0" w:space="0" w:color="auto"/>
        <w:right w:val="none" w:sz="0" w:space="0" w:color="auto"/>
      </w:divBdr>
    </w:div>
    <w:div w:id="2018731017">
      <w:bodyDiv w:val="1"/>
      <w:marLeft w:val="0"/>
      <w:marRight w:val="0"/>
      <w:marTop w:val="0"/>
      <w:marBottom w:val="0"/>
      <w:divBdr>
        <w:top w:val="none" w:sz="0" w:space="0" w:color="auto"/>
        <w:left w:val="none" w:sz="0" w:space="0" w:color="auto"/>
        <w:bottom w:val="none" w:sz="0" w:space="0" w:color="auto"/>
        <w:right w:val="none" w:sz="0" w:space="0" w:color="auto"/>
      </w:divBdr>
    </w:div>
    <w:div w:id="2018799427">
      <w:bodyDiv w:val="1"/>
      <w:marLeft w:val="0"/>
      <w:marRight w:val="0"/>
      <w:marTop w:val="0"/>
      <w:marBottom w:val="0"/>
      <w:divBdr>
        <w:top w:val="none" w:sz="0" w:space="0" w:color="auto"/>
        <w:left w:val="none" w:sz="0" w:space="0" w:color="auto"/>
        <w:bottom w:val="none" w:sz="0" w:space="0" w:color="auto"/>
        <w:right w:val="none" w:sz="0" w:space="0" w:color="auto"/>
      </w:divBdr>
    </w:div>
    <w:div w:id="2018994995">
      <w:bodyDiv w:val="1"/>
      <w:marLeft w:val="0"/>
      <w:marRight w:val="0"/>
      <w:marTop w:val="0"/>
      <w:marBottom w:val="0"/>
      <w:divBdr>
        <w:top w:val="none" w:sz="0" w:space="0" w:color="auto"/>
        <w:left w:val="none" w:sz="0" w:space="0" w:color="auto"/>
        <w:bottom w:val="none" w:sz="0" w:space="0" w:color="auto"/>
        <w:right w:val="none" w:sz="0" w:space="0" w:color="auto"/>
      </w:divBdr>
    </w:div>
    <w:div w:id="2019580581">
      <w:bodyDiv w:val="1"/>
      <w:marLeft w:val="0"/>
      <w:marRight w:val="0"/>
      <w:marTop w:val="0"/>
      <w:marBottom w:val="0"/>
      <w:divBdr>
        <w:top w:val="none" w:sz="0" w:space="0" w:color="auto"/>
        <w:left w:val="none" w:sz="0" w:space="0" w:color="auto"/>
        <w:bottom w:val="none" w:sz="0" w:space="0" w:color="auto"/>
        <w:right w:val="none" w:sz="0" w:space="0" w:color="auto"/>
      </w:divBdr>
    </w:div>
    <w:div w:id="2020159484">
      <w:bodyDiv w:val="1"/>
      <w:marLeft w:val="0"/>
      <w:marRight w:val="0"/>
      <w:marTop w:val="0"/>
      <w:marBottom w:val="0"/>
      <w:divBdr>
        <w:top w:val="none" w:sz="0" w:space="0" w:color="auto"/>
        <w:left w:val="none" w:sz="0" w:space="0" w:color="auto"/>
        <w:bottom w:val="none" w:sz="0" w:space="0" w:color="auto"/>
        <w:right w:val="none" w:sz="0" w:space="0" w:color="auto"/>
      </w:divBdr>
    </w:div>
    <w:div w:id="2020499421">
      <w:bodyDiv w:val="1"/>
      <w:marLeft w:val="0"/>
      <w:marRight w:val="0"/>
      <w:marTop w:val="0"/>
      <w:marBottom w:val="0"/>
      <w:divBdr>
        <w:top w:val="none" w:sz="0" w:space="0" w:color="auto"/>
        <w:left w:val="none" w:sz="0" w:space="0" w:color="auto"/>
        <w:bottom w:val="none" w:sz="0" w:space="0" w:color="auto"/>
        <w:right w:val="none" w:sz="0" w:space="0" w:color="auto"/>
      </w:divBdr>
    </w:div>
    <w:div w:id="2021617498">
      <w:bodyDiv w:val="1"/>
      <w:marLeft w:val="0"/>
      <w:marRight w:val="0"/>
      <w:marTop w:val="0"/>
      <w:marBottom w:val="0"/>
      <w:divBdr>
        <w:top w:val="none" w:sz="0" w:space="0" w:color="auto"/>
        <w:left w:val="none" w:sz="0" w:space="0" w:color="auto"/>
        <w:bottom w:val="none" w:sz="0" w:space="0" w:color="auto"/>
        <w:right w:val="none" w:sz="0" w:space="0" w:color="auto"/>
      </w:divBdr>
    </w:div>
    <w:div w:id="2025278159">
      <w:bodyDiv w:val="1"/>
      <w:marLeft w:val="0"/>
      <w:marRight w:val="0"/>
      <w:marTop w:val="0"/>
      <w:marBottom w:val="0"/>
      <w:divBdr>
        <w:top w:val="none" w:sz="0" w:space="0" w:color="auto"/>
        <w:left w:val="none" w:sz="0" w:space="0" w:color="auto"/>
        <w:bottom w:val="none" w:sz="0" w:space="0" w:color="auto"/>
        <w:right w:val="none" w:sz="0" w:space="0" w:color="auto"/>
      </w:divBdr>
    </w:div>
    <w:div w:id="2025327663">
      <w:bodyDiv w:val="1"/>
      <w:marLeft w:val="0"/>
      <w:marRight w:val="0"/>
      <w:marTop w:val="0"/>
      <w:marBottom w:val="0"/>
      <w:divBdr>
        <w:top w:val="none" w:sz="0" w:space="0" w:color="auto"/>
        <w:left w:val="none" w:sz="0" w:space="0" w:color="auto"/>
        <w:bottom w:val="none" w:sz="0" w:space="0" w:color="auto"/>
        <w:right w:val="none" w:sz="0" w:space="0" w:color="auto"/>
      </w:divBdr>
    </w:div>
    <w:div w:id="2025352074">
      <w:bodyDiv w:val="1"/>
      <w:marLeft w:val="0"/>
      <w:marRight w:val="0"/>
      <w:marTop w:val="0"/>
      <w:marBottom w:val="0"/>
      <w:divBdr>
        <w:top w:val="none" w:sz="0" w:space="0" w:color="auto"/>
        <w:left w:val="none" w:sz="0" w:space="0" w:color="auto"/>
        <w:bottom w:val="none" w:sz="0" w:space="0" w:color="auto"/>
        <w:right w:val="none" w:sz="0" w:space="0" w:color="auto"/>
      </w:divBdr>
    </w:div>
    <w:div w:id="2026636357">
      <w:bodyDiv w:val="1"/>
      <w:marLeft w:val="0"/>
      <w:marRight w:val="0"/>
      <w:marTop w:val="0"/>
      <w:marBottom w:val="0"/>
      <w:divBdr>
        <w:top w:val="none" w:sz="0" w:space="0" w:color="auto"/>
        <w:left w:val="none" w:sz="0" w:space="0" w:color="auto"/>
        <w:bottom w:val="none" w:sz="0" w:space="0" w:color="auto"/>
        <w:right w:val="none" w:sz="0" w:space="0" w:color="auto"/>
      </w:divBdr>
    </w:div>
    <w:div w:id="2027906858">
      <w:bodyDiv w:val="1"/>
      <w:marLeft w:val="0"/>
      <w:marRight w:val="0"/>
      <w:marTop w:val="0"/>
      <w:marBottom w:val="0"/>
      <w:divBdr>
        <w:top w:val="none" w:sz="0" w:space="0" w:color="auto"/>
        <w:left w:val="none" w:sz="0" w:space="0" w:color="auto"/>
        <w:bottom w:val="none" w:sz="0" w:space="0" w:color="auto"/>
        <w:right w:val="none" w:sz="0" w:space="0" w:color="auto"/>
      </w:divBdr>
    </w:div>
    <w:div w:id="2028100094">
      <w:bodyDiv w:val="1"/>
      <w:marLeft w:val="0"/>
      <w:marRight w:val="0"/>
      <w:marTop w:val="0"/>
      <w:marBottom w:val="0"/>
      <w:divBdr>
        <w:top w:val="none" w:sz="0" w:space="0" w:color="auto"/>
        <w:left w:val="none" w:sz="0" w:space="0" w:color="auto"/>
        <w:bottom w:val="none" w:sz="0" w:space="0" w:color="auto"/>
        <w:right w:val="none" w:sz="0" w:space="0" w:color="auto"/>
      </w:divBdr>
    </w:div>
    <w:div w:id="2028944102">
      <w:bodyDiv w:val="1"/>
      <w:marLeft w:val="0"/>
      <w:marRight w:val="0"/>
      <w:marTop w:val="0"/>
      <w:marBottom w:val="0"/>
      <w:divBdr>
        <w:top w:val="none" w:sz="0" w:space="0" w:color="auto"/>
        <w:left w:val="none" w:sz="0" w:space="0" w:color="auto"/>
        <w:bottom w:val="none" w:sz="0" w:space="0" w:color="auto"/>
        <w:right w:val="none" w:sz="0" w:space="0" w:color="auto"/>
      </w:divBdr>
    </w:div>
    <w:div w:id="2029404418">
      <w:bodyDiv w:val="1"/>
      <w:marLeft w:val="0"/>
      <w:marRight w:val="0"/>
      <w:marTop w:val="0"/>
      <w:marBottom w:val="0"/>
      <w:divBdr>
        <w:top w:val="none" w:sz="0" w:space="0" w:color="auto"/>
        <w:left w:val="none" w:sz="0" w:space="0" w:color="auto"/>
        <w:bottom w:val="none" w:sz="0" w:space="0" w:color="auto"/>
        <w:right w:val="none" w:sz="0" w:space="0" w:color="auto"/>
      </w:divBdr>
    </w:div>
    <w:div w:id="2029480666">
      <w:bodyDiv w:val="1"/>
      <w:marLeft w:val="0"/>
      <w:marRight w:val="0"/>
      <w:marTop w:val="0"/>
      <w:marBottom w:val="0"/>
      <w:divBdr>
        <w:top w:val="none" w:sz="0" w:space="0" w:color="auto"/>
        <w:left w:val="none" w:sz="0" w:space="0" w:color="auto"/>
        <w:bottom w:val="none" w:sz="0" w:space="0" w:color="auto"/>
        <w:right w:val="none" w:sz="0" w:space="0" w:color="auto"/>
      </w:divBdr>
    </w:div>
    <w:div w:id="2029527392">
      <w:bodyDiv w:val="1"/>
      <w:marLeft w:val="0"/>
      <w:marRight w:val="0"/>
      <w:marTop w:val="0"/>
      <w:marBottom w:val="0"/>
      <w:divBdr>
        <w:top w:val="none" w:sz="0" w:space="0" w:color="auto"/>
        <w:left w:val="none" w:sz="0" w:space="0" w:color="auto"/>
        <w:bottom w:val="none" w:sz="0" w:space="0" w:color="auto"/>
        <w:right w:val="none" w:sz="0" w:space="0" w:color="auto"/>
      </w:divBdr>
    </w:div>
    <w:div w:id="2029941315">
      <w:bodyDiv w:val="1"/>
      <w:marLeft w:val="0"/>
      <w:marRight w:val="0"/>
      <w:marTop w:val="0"/>
      <w:marBottom w:val="0"/>
      <w:divBdr>
        <w:top w:val="none" w:sz="0" w:space="0" w:color="auto"/>
        <w:left w:val="none" w:sz="0" w:space="0" w:color="auto"/>
        <w:bottom w:val="none" w:sz="0" w:space="0" w:color="auto"/>
        <w:right w:val="none" w:sz="0" w:space="0" w:color="auto"/>
      </w:divBdr>
    </w:div>
    <w:div w:id="2029982094">
      <w:bodyDiv w:val="1"/>
      <w:marLeft w:val="0"/>
      <w:marRight w:val="0"/>
      <w:marTop w:val="0"/>
      <w:marBottom w:val="0"/>
      <w:divBdr>
        <w:top w:val="none" w:sz="0" w:space="0" w:color="auto"/>
        <w:left w:val="none" w:sz="0" w:space="0" w:color="auto"/>
        <w:bottom w:val="none" w:sz="0" w:space="0" w:color="auto"/>
        <w:right w:val="none" w:sz="0" w:space="0" w:color="auto"/>
      </w:divBdr>
    </w:div>
    <w:div w:id="2030451909">
      <w:bodyDiv w:val="1"/>
      <w:marLeft w:val="0"/>
      <w:marRight w:val="0"/>
      <w:marTop w:val="0"/>
      <w:marBottom w:val="0"/>
      <w:divBdr>
        <w:top w:val="none" w:sz="0" w:space="0" w:color="auto"/>
        <w:left w:val="none" w:sz="0" w:space="0" w:color="auto"/>
        <w:bottom w:val="none" w:sz="0" w:space="0" w:color="auto"/>
        <w:right w:val="none" w:sz="0" w:space="0" w:color="auto"/>
      </w:divBdr>
    </w:div>
    <w:div w:id="2031487136">
      <w:bodyDiv w:val="1"/>
      <w:marLeft w:val="0"/>
      <w:marRight w:val="0"/>
      <w:marTop w:val="0"/>
      <w:marBottom w:val="0"/>
      <w:divBdr>
        <w:top w:val="none" w:sz="0" w:space="0" w:color="auto"/>
        <w:left w:val="none" w:sz="0" w:space="0" w:color="auto"/>
        <w:bottom w:val="none" w:sz="0" w:space="0" w:color="auto"/>
        <w:right w:val="none" w:sz="0" w:space="0" w:color="auto"/>
      </w:divBdr>
    </w:div>
    <w:div w:id="2031906889">
      <w:bodyDiv w:val="1"/>
      <w:marLeft w:val="0"/>
      <w:marRight w:val="0"/>
      <w:marTop w:val="0"/>
      <w:marBottom w:val="0"/>
      <w:divBdr>
        <w:top w:val="none" w:sz="0" w:space="0" w:color="auto"/>
        <w:left w:val="none" w:sz="0" w:space="0" w:color="auto"/>
        <w:bottom w:val="none" w:sz="0" w:space="0" w:color="auto"/>
        <w:right w:val="none" w:sz="0" w:space="0" w:color="auto"/>
      </w:divBdr>
    </w:div>
    <w:div w:id="2032753332">
      <w:bodyDiv w:val="1"/>
      <w:marLeft w:val="0"/>
      <w:marRight w:val="0"/>
      <w:marTop w:val="0"/>
      <w:marBottom w:val="0"/>
      <w:divBdr>
        <w:top w:val="none" w:sz="0" w:space="0" w:color="auto"/>
        <w:left w:val="none" w:sz="0" w:space="0" w:color="auto"/>
        <w:bottom w:val="none" w:sz="0" w:space="0" w:color="auto"/>
        <w:right w:val="none" w:sz="0" w:space="0" w:color="auto"/>
      </w:divBdr>
    </w:div>
    <w:div w:id="2032954701">
      <w:bodyDiv w:val="1"/>
      <w:marLeft w:val="0"/>
      <w:marRight w:val="0"/>
      <w:marTop w:val="0"/>
      <w:marBottom w:val="0"/>
      <w:divBdr>
        <w:top w:val="none" w:sz="0" w:space="0" w:color="auto"/>
        <w:left w:val="none" w:sz="0" w:space="0" w:color="auto"/>
        <w:bottom w:val="none" w:sz="0" w:space="0" w:color="auto"/>
        <w:right w:val="none" w:sz="0" w:space="0" w:color="auto"/>
      </w:divBdr>
    </w:div>
    <w:div w:id="2033417362">
      <w:bodyDiv w:val="1"/>
      <w:marLeft w:val="0"/>
      <w:marRight w:val="0"/>
      <w:marTop w:val="0"/>
      <w:marBottom w:val="0"/>
      <w:divBdr>
        <w:top w:val="none" w:sz="0" w:space="0" w:color="auto"/>
        <w:left w:val="none" w:sz="0" w:space="0" w:color="auto"/>
        <w:bottom w:val="none" w:sz="0" w:space="0" w:color="auto"/>
        <w:right w:val="none" w:sz="0" w:space="0" w:color="auto"/>
      </w:divBdr>
    </w:div>
    <w:div w:id="2033650778">
      <w:bodyDiv w:val="1"/>
      <w:marLeft w:val="0"/>
      <w:marRight w:val="0"/>
      <w:marTop w:val="0"/>
      <w:marBottom w:val="0"/>
      <w:divBdr>
        <w:top w:val="none" w:sz="0" w:space="0" w:color="auto"/>
        <w:left w:val="none" w:sz="0" w:space="0" w:color="auto"/>
        <w:bottom w:val="none" w:sz="0" w:space="0" w:color="auto"/>
        <w:right w:val="none" w:sz="0" w:space="0" w:color="auto"/>
      </w:divBdr>
    </w:div>
    <w:div w:id="2034064466">
      <w:bodyDiv w:val="1"/>
      <w:marLeft w:val="0"/>
      <w:marRight w:val="0"/>
      <w:marTop w:val="0"/>
      <w:marBottom w:val="0"/>
      <w:divBdr>
        <w:top w:val="none" w:sz="0" w:space="0" w:color="auto"/>
        <w:left w:val="none" w:sz="0" w:space="0" w:color="auto"/>
        <w:bottom w:val="none" w:sz="0" w:space="0" w:color="auto"/>
        <w:right w:val="none" w:sz="0" w:space="0" w:color="auto"/>
      </w:divBdr>
    </w:div>
    <w:div w:id="2034452543">
      <w:bodyDiv w:val="1"/>
      <w:marLeft w:val="0"/>
      <w:marRight w:val="0"/>
      <w:marTop w:val="0"/>
      <w:marBottom w:val="0"/>
      <w:divBdr>
        <w:top w:val="none" w:sz="0" w:space="0" w:color="auto"/>
        <w:left w:val="none" w:sz="0" w:space="0" w:color="auto"/>
        <w:bottom w:val="none" w:sz="0" w:space="0" w:color="auto"/>
        <w:right w:val="none" w:sz="0" w:space="0" w:color="auto"/>
      </w:divBdr>
    </w:div>
    <w:div w:id="2036078643">
      <w:bodyDiv w:val="1"/>
      <w:marLeft w:val="0"/>
      <w:marRight w:val="0"/>
      <w:marTop w:val="0"/>
      <w:marBottom w:val="0"/>
      <w:divBdr>
        <w:top w:val="none" w:sz="0" w:space="0" w:color="auto"/>
        <w:left w:val="none" w:sz="0" w:space="0" w:color="auto"/>
        <w:bottom w:val="none" w:sz="0" w:space="0" w:color="auto"/>
        <w:right w:val="none" w:sz="0" w:space="0" w:color="auto"/>
      </w:divBdr>
    </w:div>
    <w:div w:id="2036081441">
      <w:bodyDiv w:val="1"/>
      <w:marLeft w:val="0"/>
      <w:marRight w:val="0"/>
      <w:marTop w:val="0"/>
      <w:marBottom w:val="0"/>
      <w:divBdr>
        <w:top w:val="none" w:sz="0" w:space="0" w:color="auto"/>
        <w:left w:val="none" w:sz="0" w:space="0" w:color="auto"/>
        <w:bottom w:val="none" w:sz="0" w:space="0" w:color="auto"/>
        <w:right w:val="none" w:sz="0" w:space="0" w:color="auto"/>
      </w:divBdr>
    </w:div>
    <w:div w:id="2036299912">
      <w:bodyDiv w:val="1"/>
      <w:marLeft w:val="0"/>
      <w:marRight w:val="0"/>
      <w:marTop w:val="0"/>
      <w:marBottom w:val="0"/>
      <w:divBdr>
        <w:top w:val="none" w:sz="0" w:space="0" w:color="auto"/>
        <w:left w:val="none" w:sz="0" w:space="0" w:color="auto"/>
        <w:bottom w:val="none" w:sz="0" w:space="0" w:color="auto"/>
        <w:right w:val="none" w:sz="0" w:space="0" w:color="auto"/>
      </w:divBdr>
    </w:div>
    <w:div w:id="2037072242">
      <w:bodyDiv w:val="1"/>
      <w:marLeft w:val="0"/>
      <w:marRight w:val="0"/>
      <w:marTop w:val="0"/>
      <w:marBottom w:val="0"/>
      <w:divBdr>
        <w:top w:val="none" w:sz="0" w:space="0" w:color="auto"/>
        <w:left w:val="none" w:sz="0" w:space="0" w:color="auto"/>
        <w:bottom w:val="none" w:sz="0" w:space="0" w:color="auto"/>
        <w:right w:val="none" w:sz="0" w:space="0" w:color="auto"/>
      </w:divBdr>
    </w:div>
    <w:div w:id="2037192184">
      <w:bodyDiv w:val="1"/>
      <w:marLeft w:val="0"/>
      <w:marRight w:val="0"/>
      <w:marTop w:val="0"/>
      <w:marBottom w:val="0"/>
      <w:divBdr>
        <w:top w:val="none" w:sz="0" w:space="0" w:color="auto"/>
        <w:left w:val="none" w:sz="0" w:space="0" w:color="auto"/>
        <w:bottom w:val="none" w:sz="0" w:space="0" w:color="auto"/>
        <w:right w:val="none" w:sz="0" w:space="0" w:color="auto"/>
      </w:divBdr>
    </w:div>
    <w:div w:id="2037658917">
      <w:bodyDiv w:val="1"/>
      <w:marLeft w:val="0"/>
      <w:marRight w:val="0"/>
      <w:marTop w:val="0"/>
      <w:marBottom w:val="0"/>
      <w:divBdr>
        <w:top w:val="none" w:sz="0" w:space="0" w:color="auto"/>
        <w:left w:val="none" w:sz="0" w:space="0" w:color="auto"/>
        <w:bottom w:val="none" w:sz="0" w:space="0" w:color="auto"/>
        <w:right w:val="none" w:sz="0" w:space="0" w:color="auto"/>
      </w:divBdr>
    </w:div>
    <w:div w:id="2038771637">
      <w:bodyDiv w:val="1"/>
      <w:marLeft w:val="0"/>
      <w:marRight w:val="0"/>
      <w:marTop w:val="0"/>
      <w:marBottom w:val="0"/>
      <w:divBdr>
        <w:top w:val="none" w:sz="0" w:space="0" w:color="auto"/>
        <w:left w:val="none" w:sz="0" w:space="0" w:color="auto"/>
        <w:bottom w:val="none" w:sz="0" w:space="0" w:color="auto"/>
        <w:right w:val="none" w:sz="0" w:space="0" w:color="auto"/>
      </w:divBdr>
    </w:div>
    <w:div w:id="2039155550">
      <w:bodyDiv w:val="1"/>
      <w:marLeft w:val="0"/>
      <w:marRight w:val="0"/>
      <w:marTop w:val="0"/>
      <w:marBottom w:val="0"/>
      <w:divBdr>
        <w:top w:val="none" w:sz="0" w:space="0" w:color="auto"/>
        <w:left w:val="none" w:sz="0" w:space="0" w:color="auto"/>
        <w:bottom w:val="none" w:sz="0" w:space="0" w:color="auto"/>
        <w:right w:val="none" w:sz="0" w:space="0" w:color="auto"/>
      </w:divBdr>
    </w:div>
    <w:div w:id="2039810988">
      <w:bodyDiv w:val="1"/>
      <w:marLeft w:val="0"/>
      <w:marRight w:val="0"/>
      <w:marTop w:val="0"/>
      <w:marBottom w:val="0"/>
      <w:divBdr>
        <w:top w:val="none" w:sz="0" w:space="0" w:color="auto"/>
        <w:left w:val="none" w:sz="0" w:space="0" w:color="auto"/>
        <w:bottom w:val="none" w:sz="0" w:space="0" w:color="auto"/>
        <w:right w:val="none" w:sz="0" w:space="0" w:color="auto"/>
      </w:divBdr>
    </w:div>
    <w:div w:id="2040086931">
      <w:bodyDiv w:val="1"/>
      <w:marLeft w:val="0"/>
      <w:marRight w:val="0"/>
      <w:marTop w:val="0"/>
      <w:marBottom w:val="0"/>
      <w:divBdr>
        <w:top w:val="none" w:sz="0" w:space="0" w:color="auto"/>
        <w:left w:val="none" w:sz="0" w:space="0" w:color="auto"/>
        <w:bottom w:val="none" w:sz="0" w:space="0" w:color="auto"/>
        <w:right w:val="none" w:sz="0" w:space="0" w:color="auto"/>
      </w:divBdr>
    </w:div>
    <w:div w:id="2040278299">
      <w:bodyDiv w:val="1"/>
      <w:marLeft w:val="0"/>
      <w:marRight w:val="0"/>
      <w:marTop w:val="0"/>
      <w:marBottom w:val="0"/>
      <w:divBdr>
        <w:top w:val="none" w:sz="0" w:space="0" w:color="auto"/>
        <w:left w:val="none" w:sz="0" w:space="0" w:color="auto"/>
        <w:bottom w:val="none" w:sz="0" w:space="0" w:color="auto"/>
        <w:right w:val="none" w:sz="0" w:space="0" w:color="auto"/>
      </w:divBdr>
    </w:div>
    <w:div w:id="2040469790">
      <w:bodyDiv w:val="1"/>
      <w:marLeft w:val="0"/>
      <w:marRight w:val="0"/>
      <w:marTop w:val="0"/>
      <w:marBottom w:val="0"/>
      <w:divBdr>
        <w:top w:val="none" w:sz="0" w:space="0" w:color="auto"/>
        <w:left w:val="none" w:sz="0" w:space="0" w:color="auto"/>
        <w:bottom w:val="none" w:sz="0" w:space="0" w:color="auto"/>
        <w:right w:val="none" w:sz="0" w:space="0" w:color="auto"/>
      </w:divBdr>
    </w:div>
    <w:div w:id="2041080110">
      <w:bodyDiv w:val="1"/>
      <w:marLeft w:val="0"/>
      <w:marRight w:val="0"/>
      <w:marTop w:val="0"/>
      <w:marBottom w:val="0"/>
      <w:divBdr>
        <w:top w:val="none" w:sz="0" w:space="0" w:color="auto"/>
        <w:left w:val="none" w:sz="0" w:space="0" w:color="auto"/>
        <w:bottom w:val="none" w:sz="0" w:space="0" w:color="auto"/>
        <w:right w:val="none" w:sz="0" w:space="0" w:color="auto"/>
      </w:divBdr>
    </w:div>
    <w:div w:id="2041514799">
      <w:bodyDiv w:val="1"/>
      <w:marLeft w:val="0"/>
      <w:marRight w:val="0"/>
      <w:marTop w:val="0"/>
      <w:marBottom w:val="0"/>
      <w:divBdr>
        <w:top w:val="none" w:sz="0" w:space="0" w:color="auto"/>
        <w:left w:val="none" w:sz="0" w:space="0" w:color="auto"/>
        <w:bottom w:val="none" w:sz="0" w:space="0" w:color="auto"/>
        <w:right w:val="none" w:sz="0" w:space="0" w:color="auto"/>
      </w:divBdr>
    </w:div>
    <w:div w:id="2042239424">
      <w:bodyDiv w:val="1"/>
      <w:marLeft w:val="0"/>
      <w:marRight w:val="0"/>
      <w:marTop w:val="0"/>
      <w:marBottom w:val="0"/>
      <w:divBdr>
        <w:top w:val="none" w:sz="0" w:space="0" w:color="auto"/>
        <w:left w:val="none" w:sz="0" w:space="0" w:color="auto"/>
        <w:bottom w:val="none" w:sz="0" w:space="0" w:color="auto"/>
        <w:right w:val="none" w:sz="0" w:space="0" w:color="auto"/>
      </w:divBdr>
    </w:div>
    <w:div w:id="2042321203">
      <w:bodyDiv w:val="1"/>
      <w:marLeft w:val="0"/>
      <w:marRight w:val="0"/>
      <w:marTop w:val="0"/>
      <w:marBottom w:val="0"/>
      <w:divBdr>
        <w:top w:val="none" w:sz="0" w:space="0" w:color="auto"/>
        <w:left w:val="none" w:sz="0" w:space="0" w:color="auto"/>
        <w:bottom w:val="none" w:sz="0" w:space="0" w:color="auto"/>
        <w:right w:val="none" w:sz="0" w:space="0" w:color="auto"/>
      </w:divBdr>
    </w:div>
    <w:div w:id="2042776264">
      <w:bodyDiv w:val="1"/>
      <w:marLeft w:val="0"/>
      <w:marRight w:val="0"/>
      <w:marTop w:val="0"/>
      <w:marBottom w:val="0"/>
      <w:divBdr>
        <w:top w:val="none" w:sz="0" w:space="0" w:color="auto"/>
        <w:left w:val="none" w:sz="0" w:space="0" w:color="auto"/>
        <w:bottom w:val="none" w:sz="0" w:space="0" w:color="auto"/>
        <w:right w:val="none" w:sz="0" w:space="0" w:color="auto"/>
      </w:divBdr>
    </w:div>
    <w:div w:id="2043044136">
      <w:bodyDiv w:val="1"/>
      <w:marLeft w:val="0"/>
      <w:marRight w:val="0"/>
      <w:marTop w:val="0"/>
      <w:marBottom w:val="0"/>
      <w:divBdr>
        <w:top w:val="none" w:sz="0" w:space="0" w:color="auto"/>
        <w:left w:val="none" w:sz="0" w:space="0" w:color="auto"/>
        <w:bottom w:val="none" w:sz="0" w:space="0" w:color="auto"/>
        <w:right w:val="none" w:sz="0" w:space="0" w:color="auto"/>
      </w:divBdr>
    </w:div>
    <w:div w:id="2043633683">
      <w:bodyDiv w:val="1"/>
      <w:marLeft w:val="0"/>
      <w:marRight w:val="0"/>
      <w:marTop w:val="0"/>
      <w:marBottom w:val="0"/>
      <w:divBdr>
        <w:top w:val="none" w:sz="0" w:space="0" w:color="auto"/>
        <w:left w:val="none" w:sz="0" w:space="0" w:color="auto"/>
        <w:bottom w:val="none" w:sz="0" w:space="0" w:color="auto"/>
        <w:right w:val="none" w:sz="0" w:space="0" w:color="auto"/>
      </w:divBdr>
    </w:div>
    <w:div w:id="2044018213">
      <w:bodyDiv w:val="1"/>
      <w:marLeft w:val="0"/>
      <w:marRight w:val="0"/>
      <w:marTop w:val="0"/>
      <w:marBottom w:val="0"/>
      <w:divBdr>
        <w:top w:val="none" w:sz="0" w:space="0" w:color="auto"/>
        <w:left w:val="none" w:sz="0" w:space="0" w:color="auto"/>
        <w:bottom w:val="none" w:sz="0" w:space="0" w:color="auto"/>
        <w:right w:val="none" w:sz="0" w:space="0" w:color="auto"/>
      </w:divBdr>
    </w:div>
    <w:div w:id="2045253746">
      <w:bodyDiv w:val="1"/>
      <w:marLeft w:val="0"/>
      <w:marRight w:val="0"/>
      <w:marTop w:val="0"/>
      <w:marBottom w:val="0"/>
      <w:divBdr>
        <w:top w:val="none" w:sz="0" w:space="0" w:color="auto"/>
        <w:left w:val="none" w:sz="0" w:space="0" w:color="auto"/>
        <w:bottom w:val="none" w:sz="0" w:space="0" w:color="auto"/>
        <w:right w:val="none" w:sz="0" w:space="0" w:color="auto"/>
      </w:divBdr>
    </w:div>
    <w:div w:id="2045787321">
      <w:bodyDiv w:val="1"/>
      <w:marLeft w:val="0"/>
      <w:marRight w:val="0"/>
      <w:marTop w:val="0"/>
      <w:marBottom w:val="0"/>
      <w:divBdr>
        <w:top w:val="none" w:sz="0" w:space="0" w:color="auto"/>
        <w:left w:val="none" w:sz="0" w:space="0" w:color="auto"/>
        <w:bottom w:val="none" w:sz="0" w:space="0" w:color="auto"/>
        <w:right w:val="none" w:sz="0" w:space="0" w:color="auto"/>
      </w:divBdr>
    </w:div>
    <w:div w:id="2045862372">
      <w:bodyDiv w:val="1"/>
      <w:marLeft w:val="0"/>
      <w:marRight w:val="0"/>
      <w:marTop w:val="0"/>
      <w:marBottom w:val="0"/>
      <w:divBdr>
        <w:top w:val="none" w:sz="0" w:space="0" w:color="auto"/>
        <w:left w:val="none" w:sz="0" w:space="0" w:color="auto"/>
        <w:bottom w:val="none" w:sz="0" w:space="0" w:color="auto"/>
        <w:right w:val="none" w:sz="0" w:space="0" w:color="auto"/>
      </w:divBdr>
    </w:div>
    <w:div w:id="2045862471">
      <w:bodyDiv w:val="1"/>
      <w:marLeft w:val="0"/>
      <w:marRight w:val="0"/>
      <w:marTop w:val="0"/>
      <w:marBottom w:val="0"/>
      <w:divBdr>
        <w:top w:val="none" w:sz="0" w:space="0" w:color="auto"/>
        <w:left w:val="none" w:sz="0" w:space="0" w:color="auto"/>
        <w:bottom w:val="none" w:sz="0" w:space="0" w:color="auto"/>
        <w:right w:val="none" w:sz="0" w:space="0" w:color="auto"/>
      </w:divBdr>
    </w:div>
    <w:div w:id="2045866894">
      <w:bodyDiv w:val="1"/>
      <w:marLeft w:val="0"/>
      <w:marRight w:val="0"/>
      <w:marTop w:val="0"/>
      <w:marBottom w:val="0"/>
      <w:divBdr>
        <w:top w:val="none" w:sz="0" w:space="0" w:color="auto"/>
        <w:left w:val="none" w:sz="0" w:space="0" w:color="auto"/>
        <w:bottom w:val="none" w:sz="0" w:space="0" w:color="auto"/>
        <w:right w:val="none" w:sz="0" w:space="0" w:color="auto"/>
      </w:divBdr>
    </w:div>
    <w:div w:id="2046102232">
      <w:bodyDiv w:val="1"/>
      <w:marLeft w:val="0"/>
      <w:marRight w:val="0"/>
      <w:marTop w:val="0"/>
      <w:marBottom w:val="0"/>
      <w:divBdr>
        <w:top w:val="none" w:sz="0" w:space="0" w:color="auto"/>
        <w:left w:val="none" w:sz="0" w:space="0" w:color="auto"/>
        <w:bottom w:val="none" w:sz="0" w:space="0" w:color="auto"/>
        <w:right w:val="none" w:sz="0" w:space="0" w:color="auto"/>
      </w:divBdr>
    </w:div>
    <w:div w:id="2046782835">
      <w:bodyDiv w:val="1"/>
      <w:marLeft w:val="0"/>
      <w:marRight w:val="0"/>
      <w:marTop w:val="0"/>
      <w:marBottom w:val="0"/>
      <w:divBdr>
        <w:top w:val="none" w:sz="0" w:space="0" w:color="auto"/>
        <w:left w:val="none" w:sz="0" w:space="0" w:color="auto"/>
        <w:bottom w:val="none" w:sz="0" w:space="0" w:color="auto"/>
        <w:right w:val="none" w:sz="0" w:space="0" w:color="auto"/>
      </w:divBdr>
    </w:div>
    <w:div w:id="2048067460">
      <w:bodyDiv w:val="1"/>
      <w:marLeft w:val="0"/>
      <w:marRight w:val="0"/>
      <w:marTop w:val="0"/>
      <w:marBottom w:val="0"/>
      <w:divBdr>
        <w:top w:val="none" w:sz="0" w:space="0" w:color="auto"/>
        <w:left w:val="none" w:sz="0" w:space="0" w:color="auto"/>
        <w:bottom w:val="none" w:sz="0" w:space="0" w:color="auto"/>
        <w:right w:val="none" w:sz="0" w:space="0" w:color="auto"/>
      </w:divBdr>
    </w:div>
    <w:div w:id="2048068659">
      <w:bodyDiv w:val="1"/>
      <w:marLeft w:val="0"/>
      <w:marRight w:val="0"/>
      <w:marTop w:val="0"/>
      <w:marBottom w:val="0"/>
      <w:divBdr>
        <w:top w:val="none" w:sz="0" w:space="0" w:color="auto"/>
        <w:left w:val="none" w:sz="0" w:space="0" w:color="auto"/>
        <w:bottom w:val="none" w:sz="0" w:space="0" w:color="auto"/>
        <w:right w:val="none" w:sz="0" w:space="0" w:color="auto"/>
      </w:divBdr>
    </w:div>
    <w:div w:id="2049262156">
      <w:bodyDiv w:val="1"/>
      <w:marLeft w:val="0"/>
      <w:marRight w:val="0"/>
      <w:marTop w:val="0"/>
      <w:marBottom w:val="0"/>
      <w:divBdr>
        <w:top w:val="none" w:sz="0" w:space="0" w:color="auto"/>
        <w:left w:val="none" w:sz="0" w:space="0" w:color="auto"/>
        <w:bottom w:val="none" w:sz="0" w:space="0" w:color="auto"/>
        <w:right w:val="none" w:sz="0" w:space="0" w:color="auto"/>
      </w:divBdr>
    </w:div>
    <w:div w:id="2049452531">
      <w:bodyDiv w:val="1"/>
      <w:marLeft w:val="0"/>
      <w:marRight w:val="0"/>
      <w:marTop w:val="0"/>
      <w:marBottom w:val="0"/>
      <w:divBdr>
        <w:top w:val="none" w:sz="0" w:space="0" w:color="auto"/>
        <w:left w:val="none" w:sz="0" w:space="0" w:color="auto"/>
        <w:bottom w:val="none" w:sz="0" w:space="0" w:color="auto"/>
        <w:right w:val="none" w:sz="0" w:space="0" w:color="auto"/>
      </w:divBdr>
    </w:div>
    <w:div w:id="2050103973">
      <w:bodyDiv w:val="1"/>
      <w:marLeft w:val="0"/>
      <w:marRight w:val="0"/>
      <w:marTop w:val="0"/>
      <w:marBottom w:val="0"/>
      <w:divBdr>
        <w:top w:val="none" w:sz="0" w:space="0" w:color="auto"/>
        <w:left w:val="none" w:sz="0" w:space="0" w:color="auto"/>
        <w:bottom w:val="none" w:sz="0" w:space="0" w:color="auto"/>
        <w:right w:val="none" w:sz="0" w:space="0" w:color="auto"/>
      </w:divBdr>
    </w:div>
    <w:div w:id="2050378327">
      <w:bodyDiv w:val="1"/>
      <w:marLeft w:val="0"/>
      <w:marRight w:val="0"/>
      <w:marTop w:val="0"/>
      <w:marBottom w:val="0"/>
      <w:divBdr>
        <w:top w:val="none" w:sz="0" w:space="0" w:color="auto"/>
        <w:left w:val="none" w:sz="0" w:space="0" w:color="auto"/>
        <w:bottom w:val="none" w:sz="0" w:space="0" w:color="auto"/>
        <w:right w:val="none" w:sz="0" w:space="0" w:color="auto"/>
      </w:divBdr>
    </w:div>
    <w:div w:id="2050569533">
      <w:bodyDiv w:val="1"/>
      <w:marLeft w:val="0"/>
      <w:marRight w:val="0"/>
      <w:marTop w:val="0"/>
      <w:marBottom w:val="0"/>
      <w:divBdr>
        <w:top w:val="none" w:sz="0" w:space="0" w:color="auto"/>
        <w:left w:val="none" w:sz="0" w:space="0" w:color="auto"/>
        <w:bottom w:val="none" w:sz="0" w:space="0" w:color="auto"/>
        <w:right w:val="none" w:sz="0" w:space="0" w:color="auto"/>
      </w:divBdr>
    </w:div>
    <w:div w:id="2052073496">
      <w:bodyDiv w:val="1"/>
      <w:marLeft w:val="0"/>
      <w:marRight w:val="0"/>
      <w:marTop w:val="0"/>
      <w:marBottom w:val="0"/>
      <w:divBdr>
        <w:top w:val="none" w:sz="0" w:space="0" w:color="auto"/>
        <w:left w:val="none" w:sz="0" w:space="0" w:color="auto"/>
        <w:bottom w:val="none" w:sz="0" w:space="0" w:color="auto"/>
        <w:right w:val="none" w:sz="0" w:space="0" w:color="auto"/>
      </w:divBdr>
    </w:div>
    <w:div w:id="2052611866">
      <w:bodyDiv w:val="1"/>
      <w:marLeft w:val="0"/>
      <w:marRight w:val="0"/>
      <w:marTop w:val="0"/>
      <w:marBottom w:val="0"/>
      <w:divBdr>
        <w:top w:val="none" w:sz="0" w:space="0" w:color="auto"/>
        <w:left w:val="none" w:sz="0" w:space="0" w:color="auto"/>
        <w:bottom w:val="none" w:sz="0" w:space="0" w:color="auto"/>
        <w:right w:val="none" w:sz="0" w:space="0" w:color="auto"/>
      </w:divBdr>
    </w:div>
    <w:div w:id="2052654341">
      <w:bodyDiv w:val="1"/>
      <w:marLeft w:val="0"/>
      <w:marRight w:val="0"/>
      <w:marTop w:val="0"/>
      <w:marBottom w:val="0"/>
      <w:divBdr>
        <w:top w:val="none" w:sz="0" w:space="0" w:color="auto"/>
        <w:left w:val="none" w:sz="0" w:space="0" w:color="auto"/>
        <w:bottom w:val="none" w:sz="0" w:space="0" w:color="auto"/>
        <w:right w:val="none" w:sz="0" w:space="0" w:color="auto"/>
      </w:divBdr>
    </w:div>
    <w:div w:id="2055038304">
      <w:bodyDiv w:val="1"/>
      <w:marLeft w:val="0"/>
      <w:marRight w:val="0"/>
      <w:marTop w:val="0"/>
      <w:marBottom w:val="0"/>
      <w:divBdr>
        <w:top w:val="none" w:sz="0" w:space="0" w:color="auto"/>
        <w:left w:val="none" w:sz="0" w:space="0" w:color="auto"/>
        <w:bottom w:val="none" w:sz="0" w:space="0" w:color="auto"/>
        <w:right w:val="none" w:sz="0" w:space="0" w:color="auto"/>
      </w:divBdr>
    </w:div>
    <w:div w:id="2055344884">
      <w:bodyDiv w:val="1"/>
      <w:marLeft w:val="0"/>
      <w:marRight w:val="0"/>
      <w:marTop w:val="0"/>
      <w:marBottom w:val="0"/>
      <w:divBdr>
        <w:top w:val="none" w:sz="0" w:space="0" w:color="auto"/>
        <w:left w:val="none" w:sz="0" w:space="0" w:color="auto"/>
        <w:bottom w:val="none" w:sz="0" w:space="0" w:color="auto"/>
        <w:right w:val="none" w:sz="0" w:space="0" w:color="auto"/>
      </w:divBdr>
    </w:div>
    <w:div w:id="2056156559">
      <w:bodyDiv w:val="1"/>
      <w:marLeft w:val="0"/>
      <w:marRight w:val="0"/>
      <w:marTop w:val="0"/>
      <w:marBottom w:val="0"/>
      <w:divBdr>
        <w:top w:val="none" w:sz="0" w:space="0" w:color="auto"/>
        <w:left w:val="none" w:sz="0" w:space="0" w:color="auto"/>
        <w:bottom w:val="none" w:sz="0" w:space="0" w:color="auto"/>
        <w:right w:val="none" w:sz="0" w:space="0" w:color="auto"/>
      </w:divBdr>
    </w:div>
    <w:div w:id="2056805291">
      <w:bodyDiv w:val="1"/>
      <w:marLeft w:val="0"/>
      <w:marRight w:val="0"/>
      <w:marTop w:val="0"/>
      <w:marBottom w:val="0"/>
      <w:divBdr>
        <w:top w:val="none" w:sz="0" w:space="0" w:color="auto"/>
        <w:left w:val="none" w:sz="0" w:space="0" w:color="auto"/>
        <w:bottom w:val="none" w:sz="0" w:space="0" w:color="auto"/>
        <w:right w:val="none" w:sz="0" w:space="0" w:color="auto"/>
      </w:divBdr>
    </w:div>
    <w:div w:id="2058621916">
      <w:bodyDiv w:val="1"/>
      <w:marLeft w:val="0"/>
      <w:marRight w:val="0"/>
      <w:marTop w:val="0"/>
      <w:marBottom w:val="0"/>
      <w:divBdr>
        <w:top w:val="none" w:sz="0" w:space="0" w:color="auto"/>
        <w:left w:val="none" w:sz="0" w:space="0" w:color="auto"/>
        <w:bottom w:val="none" w:sz="0" w:space="0" w:color="auto"/>
        <w:right w:val="none" w:sz="0" w:space="0" w:color="auto"/>
      </w:divBdr>
    </w:div>
    <w:div w:id="2058695984">
      <w:bodyDiv w:val="1"/>
      <w:marLeft w:val="0"/>
      <w:marRight w:val="0"/>
      <w:marTop w:val="0"/>
      <w:marBottom w:val="0"/>
      <w:divBdr>
        <w:top w:val="none" w:sz="0" w:space="0" w:color="auto"/>
        <w:left w:val="none" w:sz="0" w:space="0" w:color="auto"/>
        <w:bottom w:val="none" w:sz="0" w:space="0" w:color="auto"/>
        <w:right w:val="none" w:sz="0" w:space="0" w:color="auto"/>
      </w:divBdr>
    </w:div>
    <w:div w:id="2060278944">
      <w:bodyDiv w:val="1"/>
      <w:marLeft w:val="0"/>
      <w:marRight w:val="0"/>
      <w:marTop w:val="0"/>
      <w:marBottom w:val="0"/>
      <w:divBdr>
        <w:top w:val="none" w:sz="0" w:space="0" w:color="auto"/>
        <w:left w:val="none" w:sz="0" w:space="0" w:color="auto"/>
        <w:bottom w:val="none" w:sz="0" w:space="0" w:color="auto"/>
        <w:right w:val="none" w:sz="0" w:space="0" w:color="auto"/>
      </w:divBdr>
    </w:div>
    <w:div w:id="2060588591">
      <w:bodyDiv w:val="1"/>
      <w:marLeft w:val="0"/>
      <w:marRight w:val="0"/>
      <w:marTop w:val="0"/>
      <w:marBottom w:val="0"/>
      <w:divBdr>
        <w:top w:val="none" w:sz="0" w:space="0" w:color="auto"/>
        <w:left w:val="none" w:sz="0" w:space="0" w:color="auto"/>
        <w:bottom w:val="none" w:sz="0" w:space="0" w:color="auto"/>
        <w:right w:val="none" w:sz="0" w:space="0" w:color="auto"/>
      </w:divBdr>
    </w:div>
    <w:div w:id="2061053294">
      <w:bodyDiv w:val="1"/>
      <w:marLeft w:val="0"/>
      <w:marRight w:val="0"/>
      <w:marTop w:val="0"/>
      <w:marBottom w:val="0"/>
      <w:divBdr>
        <w:top w:val="none" w:sz="0" w:space="0" w:color="auto"/>
        <w:left w:val="none" w:sz="0" w:space="0" w:color="auto"/>
        <w:bottom w:val="none" w:sz="0" w:space="0" w:color="auto"/>
        <w:right w:val="none" w:sz="0" w:space="0" w:color="auto"/>
      </w:divBdr>
    </w:div>
    <w:div w:id="2061439101">
      <w:bodyDiv w:val="1"/>
      <w:marLeft w:val="0"/>
      <w:marRight w:val="0"/>
      <w:marTop w:val="0"/>
      <w:marBottom w:val="0"/>
      <w:divBdr>
        <w:top w:val="none" w:sz="0" w:space="0" w:color="auto"/>
        <w:left w:val="none" w:sz="0" w:space="0" w:color="auto"/>
        <w:bottom w:val="none" w:sz="0" w:space="0" w:color="auto"/>
        <w:right w:val="none" w:sz="0" w:space="0" w:color="auto"/>
      </w:divBdr>
    </w:div>
    <w:div w:id="2062361629">
      <w:bodyDiv w:val="1"/>
      <w:marLeft w:val="0"/>
      <w:marRight w:val="0"/>
      <w:marTop w:val="0"/>
      <w:marBottom w:val="0"/>
      <w:divBdr>
        <w:top w:val="none" w:sz="0" w:space="0" w:color="auto"/>
        <w:left w:val="none" w:sz="0" w:space="0" w:color="auto"/>
        <w:bottom w:val="none" w:sz="0" w:space="0" w:color="auto"/>
        <w:right w:val="none" w:sz="0" w:space="0" w:color="auto"/>
      </w:divBdr>
    </w:div>
    <w:div w:id="2062361739">
      <w:bodyDiv w:val="1"/>
      <w:marLeft w:val="0"/>
      <w:marRight w:val="0"/>
      <w:marTop w:val="0"/>
      <w:marBottom w:val="0"/>
      <w:divBdr>
        <w:top w:val="none" w:sz="0" w:space="0" w:color="auto"/>
        <w:left w:val="none" w:sz="0" w:space="0" w:color="auto"/>
        <w:bottom w:val="none" w:sz="0" w:space="0" w:color="auto"/>
        <w:right w:val="none" w:sz="0" w:space="0" w:color="auto"/>
      </w:divBdr>
    </w:div>
    <w:div w:id="2062553170">
      <w:bodyDiv w:val="1"/>
      <w:marLeft w:val="0"/>
      <w:marRight w:val="0"/>
      <w:marTop w:val="0"/>
      <w:marBottom w:val="0"/>
      <w:divBdr>
        <w:top w:val="none" w:sz="0" w:space="0" w:color="auto"/>
        <w:left w:val="none" w:sz="0" w:space="0" w:color="auto"/>
        <w:bottom w:val="none" w:sz="0" w:space="0" w:color="auto"/>
        <w:right w:val="none" w:sz="0" w:space="0" w:color="auto"/>
      </w:divBdr>
    </w:div>
    <w:div w:id="2063482808">
      <w:bodyDiv w:val="1"/>
      <w:marLeft w:val="0"/>
      <w:marRight w:val="0"/>
      <w:marTop w:val="0"/>
      <w:marBottom w:val="0"/>
      <w:divBdr>
        <w:top w:val="none" w:sz="0" w:space="0" w:color="auto"/>
        <w:left w:val="none" w:sz="0" w:space="0" w:color="auto"/>
        <w:bottom w:val="none" w:sz="0" w:space="0" w:color="auto"/>
        <w:right w:val="none" w:sz="0" w:space="0" w:color="auto"/>
      </w:divBdr>
    </w:div>
    <w:div w:id="2065517481">
      <w:bodyDiv w:val="1"/>
      <w:marLeft w:val="0"/>
      <w:marRight w:val="0"/>
      <w:marTop w:val="0"/>
      <w:marBottom w:val="0"/>
      <w:divBdr>
        <w:top w:val="none" w:sz="0" w:space="0" w:color="auto"/>
        <w:left w:val="none" w:sz="0" w:space="0" w:color="auto"/>
        <w:bottom w:val="none" w:sz="0" w:space="0" w:color="auto"/>
        <w:right w:val="none" w:sz="0" w:space="0" w:color="auto"/>
      </w:divBdr>
    </w:div>
    <w:div w:id="2065716339">
      <w:bodyDiv w:val="1"/>
      <w:marLeft w:val="0"/>
      <w:marRight w:val="0"/>
      <w:marTop w:val="0"/>
      <w:marBottom w:val="0"/>
      <w:divBdr>
        <w:top w:val="none" w:sz="0" w:space="0" w:color="auto"/>
        <w:left w:val="none" w:sz="0" w:space="0" w:color="auto"/>
        <w:bottom w:val="none" w:sz="0" w:space="0" w:color="auto"/>
        <w:right w:val="none" w:sz="0" w:space="0" w:color="auto"/>
      </w:divBdr>
    </w:div>
    <w:div w:id="2065760547">
      <w:bodyDiv w:val="1"/>
      <w:marLeft w:val="0"/>
      <w:marRight w:val="0"/>
      <w:marTop w:val="0"/>
      <w:marBottom w:val="0"/>
      <w:divBdr>
        <w:top w:val="none" w:sz="0" w:space="0" w:color="auto"/>
        <w:left w:val="none" w:sz="0" w:space="0" w:color="auto"/>
        <w:bottom w:val="none" w:sz="0" w:space="0" w:color="auto"/>
        <w:right w:val="none" w:sz="0" w:space="0" w:color="auto"/>
      </w:divBdr>
    </w:div>
    <w:div w:id="2066099991">
      <w:bodyDiv w:val="1"/>
      <w:marLeft w:val="0"/>
      <w:marRight w:val="0"/>
      <w:marTop w:val="0"/>
      <w:marBottom w:val="0"/>
      <w:divBdr>
        <w:top w:val="none" w:sz="0" w:space="0" w:color="auto"/>
        <w:left w:val="none" w:sz="0" w:space="0" w:color="auto"/>
        <w:bottom w:val="none" w:sz="0" w:space="0" w:color="auto"/>
        <w:right w:val="none" w:sz="0" w:space="0" w:color="auto"/>
      </w:divBdr>
    </w:div>
    <w:div w:id="2068143292">
      <w:bodyDiv w:val="1"/>
      <w:marLeft w:val="0"/>
      <w:marRight w:val="0"/>
      <w:marTop w:val="0"/>
      <w:marBottom w:val="0"/>
      <w:divBdr>
        <w:top w:val="none" w:sz="0" w:space="0" w:color="auto"/>
        <w:left w:val="none" w:sz="0" w:space="0" w:color="auto"/>
        <w:bottom w:val="none" w:sz="0" w:space="0" w:color="auto"/>
        <w:right w:val="none" w:sz="0" w:space="0" w:color="auto"/>
      </w:divBdr>
    </w:div>
    <w:div w:id="2068532977">
      <w:bodyDiv w:val="1"/>
      <w:marLeft w:val="0"/>
      <w:marRight w:val="0"/>
      <w:marTop w:val="0"/>
      <w:marBottom w:val="0"/>
      <w:divBdr>
        <w:top w:val="none" w:sz="0" w:space="0" w:color="auto"/>
        <w:left w:val="none" w:sz="0" w:space="0" w:color="auto"/>
        <w:bottom w:val="none" w:sz="0" w:space="0" w:color="auto"/>
        <w:right w:val="none" w:sz="0" w:space="0" w:color="auto"/>
      </w:divBdr>
    </w:div>
    <w:div w:id="2068843540">
      <w:bodyDiv w:val="1"/>
      <w:marLeft w:val="0"/>
      <w:marRight w:val="0"/>
      <w:marTop w:val="0"/>
      <w:marBottom w:val="0"/>
      <w:divBdr>
        <w:top w:val="none" w:sz="0" w:space="0" w:color="auto"/>
        <w:left w:val="none" w:sz="0" w:space="0" w:color="auto"/>
        <w:bottom w:val="none" w:sz="0" w:space="0" w:color="auto"/>
        <w:right w:val="none" w:sz="0" w:space="0" w:color="auto"/>
      </w:divBdr>
    </w:div>
    <w:div w:id="2069763743">
      <w:bodyDiv w:val="1"/>
      <w:marLeft w:val="0"/>
      <w:marRight w:val="0"/>
      <w:marTop w:val="0"/>
      <w:marBottom w:val="0"/>
      <w:divBdr>
        <w:top w:val="none" w:sz="0" w:space="0" w:color="auto"/>
        <w:left w:val="none" w:sz="0" w:space="0" w:color="auto"/>
        <w:bottom w:val="none" w:sz="0" w:space="0" w:color="auto"/>
        <w:right w:val="none" w:sz="0" w:space="0" w:color="auto"/>
      </w:divBdr>
    </w:div>
    <w:div w:id="2071348215">
      <w:bodyDiv w:val="1"/>
      <w:marLeft w:val="0"/>
      <w:marRight w:val="0"/>
      <w:marTop w:val="0"/>
      <w:marBottom w:val="0"/>
      <w:divBdr>
        <w:top w:val="none" w:sz="0" w:space="0" w:color="auto"/>
        <w:left w:val="none" w:sz="0" w:space="0" w:color="auto"/>
        <w:bottom w:val="none" w:sz="0" w:space="0" w:color="auto"/>
        <w:right w:val="none" w:sz="0" w:space="0" w:color="auto"/>
      </w:divBdr>
    </w:div>
    <w:div w:id="2073460011">
      <w:bodyDiv w:val="1"/>
      <w:marLeft w:val="0"/>
      <w:marRight w:val="0"/>
      <w:marTop w:val="0"/>
      <w:marBottom w:val="0"/>
      <w:divBdr>
        <w:top w:val="none" w:sz="0" w:space="0" w:color="auto"/>
        <w:left w:val="none" w:sz="0" w:space="0" w:color="auto"/>
        <w:bottom w:val="none" w:sz="0" w:space="0" w:color="auto"/>
        <w:right w:val="none" w:sz="0" w:space="0" w:color="auto"/>
      </w:divBdr>
    </w:div>
    <w:div w:id="2073699136">
      <w:bodyDiv w:val="1"/>
      <w:marLeft w:val="0"/>
      <w:marRight w:val="0"/>
      <w:marTop w:val="0"/>
      <w:marBottom w:val="0"/>
      <w:divBdr>
        <w:top w:val="none" w:sz="0" w:space="0" w:color="auto"/>
        <w:left w:val="none" w:sz="0" w:space="0" w:color="auto"/>
        <w:bottom w:val="none" w:sz="0" w:space="0" w:color="auto"/>
        <w:right w:val="none" w:sz="0" w:space="0" w:color="auto"/>
      </w:divBdr>
    </w:div>
    <w:div w:id="2074112134">
      <w:bodyDiv w:val="1"/>
      <w:marLeft w:val="0"/>
      <w:marRight w:val="0"/>
      <w:marTop w:val="0"/>
      <w:marBottom w:val="0"/>
      <w:divBdr>
        <w:top w:val="none" w:sz="0" w:space="0" w:color="auto"/>
        <w:left w:val="none" w:sz="0" w:space="0" w:color="auto"/>
        <w:bottom w:val="none" w:sz="0" w:space="0" w:color="auto"/>
        <w:right w:val="none" w:sz="0" w:space="0" w:color="auto"/>
      </w:divBdr>
    </w:div>
    <w:div w:id="2076706646">
      <w:bodyDiv w:val="1"/>
      <w:marLeft w:val="0"/>
      <w:marRight w:val="0"/>
      <w:marTop w:val="0"/>
      <w:marBottom w:val="0"/>
      <w:divBdr>
        <w:top w:val="none" w:sz="0" w:space="0" w:color="auto"/>
        <w:left w:val="none" w:sz="0" w:space="0" w:color="auto"/>
        <w:bottom w:val="none" w:sz="0" w:space="0" w:color="auto"/>
        <w:right w:val="none" w:sz="0" w:space="0" w:color="auto"/>
      </w:divBdr>
    </w:div>
    <w:div w:id="2076731488">
      <w:bodyDiv w:val="1"/>
      <w:marLeft w:val="0"/>
      <w:marRight w:val="0"/>
      <w:marTop w:val="0"/>
      <w:marBottom w:val="0"/>
      <w:divBdr>
        <w:top w:val="none" w:sz="0" w:space="0" w:color="auto"/>
        <w:left w:val="none" w:sz="0" w:space="0" w:color="auto"/>
        <w:bottom w:val="none" w:sz="0" w:space="0" w:color="auto"/>
        <w:right w:val="none" w:sz="0" w:space="0" w:color="auto"/>
      </w:divBdr>
    </w:div>
    <w:div w:id="2077777148">
      <w:bodyDiv w:val="1"/>
      <w:marLeft w:val="0"/>
      <w:marRight w:val="0"/>
      <w:marTop w:val="0"/>
      <w:marBottom w:val="0"/>
      <w:divBdr>
        <w:top w:val="none" w:sz="0" w:space="0" w:color="auto"/>
        <w:left w:val="none" w:sz="0" w:space="0" w:color="auto"/>
        <w:bottom w:val="none" w:sz="0" w:space="0" w:color="auto"/>
        <w:right w:val="none" w:sz="0" w:space="0" w:color="auto"/>
      </w:divBdr>
    </w:div>
    <w:div w:id="2077779023">
      <w:bodyDiv w:val="1"/>
      <w:marLeft w:val="0"/>
      <w:marRight w:val="0"/>
      <w:marTop w:val="0"/>
      <w:marBottom w:val="0"/>
      <w:divBdr>
        <w:top w:val="none" w:sz="0" w:space="0" w:color="auto"/>
        <w:left w:val="none" w:sz="0" w:space="0" w:color="auto"/>
        <w:bottom w:val="none" w:sz="0" w:space="0" w:color="auto"/>
        <w:right w:val="none" w:sz="0" w:space="0" w:color="auto"/>
      </w:divBdr>
    </w:div>
    <w:div w:id="2077893555">
      <w:bodyDiv w:val="1"/>
      <w:marLeft w:val="0"/>
      <w:marRight w:val="0"/>
      <w:marTop w:val="0"/>
      <w:marBottom w:val="0"/>
      <w:divBdr>
        <w:top w:val="none" w:sz="0" w:space="0" w:color="auto"/>
        <w:left w:val="none" w:sz="0" w:space="0" w:color="auto"/>
        <w:bottom w:val="none" w:sz="0" w:space="0" w:color="auto"/>
        <w:right w:val="none" w:sz="0" w:space="0" w:color="auto"/>
      </w:divBdr>
    </w:div>
    <w:div w:id="2078085063">
      <w:bodyDiv w:val="1"/>
      <w:marLeft w:val="0"/>
      <w:marRight w:val="0"/>
      <w:marTop w:val="0"/>
      <w:marBottom w:val="0"/>
      <w:divBdr>
        <w:top w:val="none" w:sz="0" w:space="0" w:color="auto"/>
        <w:left w:val="none" w:sz="0" w:space="0" w:color="auto"/>
        <w:bottom w:val="none" w:sz="0" w:space="0" w:color="auto"/>
        <w:right w:val="none" w:sz="0" w:space="0" w:color="auto"/>
      </w:divBdr>
    </w:div>
    <w:div w:id="2078475694">
      <w:bodyDiv w:val="1"/>
      <w:marLeft w:val="0"/>
      <w:marRight w:val="0"/>
      <w:marTop w:val="0"/>
      <w:marBottom w:val="0"/>
      <w:divBdr>
        <w:top w:val="none" w:sz="0" w:space="0" w:color="auto"/>
        <w:left w:val="none" w:sz="0" w:space="0" w:color="auto"/>
        <w:bottom w:val="none" w:sz="0" w:space="0" w:color="auto"/>
        <w:right w:val="none" w:sz="0" w:space="0" w:color="auto"/>
      </w:divBdr>
    </w:div>
    <w:div w:id="2078743791">
      <w:bodyDiv w:val="1"/>
      <w:marLeft w:val="0"/>
      <w:marRight w:val="0"/>
      <w:marTop w:val="0"/>
      <w:marBottom w:val="0"/>
      <w:divBdr>
        <w:top w:val="none" w:sz="0" w:space="0" w:color="auto"/>
        <w:left w:val="none" w:sz="0" w:space="0" w:color="auto"/>
        <w:bottom w:val="none" w:sz="0" w:space="0" w:color="auto"/>
        <w:right w:val="none" w:sz="0" w:space="0" w:color="auto"/>
      </w:divBdr>
    </w:div>
    <w:div w:id="2078819958">
      <w:bodyDiv w:val="1"/>
      <w:marLeft w:val="0"/>
      <w:marRight w:val="0"/>
      <w:marTop w:val="0"/>
      <w:marBottom w:val="0"/>
      <w:divBdr>
        <w:top w:val="none" w:sz="0" w:space="0" w:color="auto"/>
        <w:left w:val="none" w:sz="0" w:space="0" w:color="auto"/>
        <w:bottom w:val="none" w:sz="0" w:space="0" w:color="auto"/>
        <w:right w:val="none" w:sz="0" w:space="0" w:color="auto"/>
      </w:divBdr>
    </w:div>
    <w:div w:id="2081243490">
      <w:bodyDiv w:val="1"/>
      <w:marLeft w:val="0"/>
      <w:marRight w:val="0"/>
      <w:marTop w:val="0"/>
      <w:marBottom w:val="0"/>
      <w:divBdr>
        <w:top w:val="none" w:sz="0" w:space="0" w:color="auto"/>
        <w:left w:val="none" w:sz="0" w:space="0" w:color="auto"/>
        <w:bottom w:val="none" w:sz="0" w:space="0" w:color="auto"/>
        <w:right w:val="none" w:sz="0" w:space="0" w:color="auto"/>
      </w:divBdr>
    </w:div>
    <w:div w:id="2081903052">
      <w:bodyDiv w:val="1"/>
      <w:marLeft w:val="0"/>
      <w:marRight w:val="0"/>
      <w:marTop w:val="0"/>
      <w:marBottom w:val="0"/>
      <w:divBdr>
        <w:top w:val="none" w:sz="0" w:space="0" w:color="auto"/>
        <w:left w:val="none" w:sz="0" w:space="0" w:color="auto"/>
        <w:bottom w:val="none" w:sz="0" w:space="0" w:color="auto"/>
        <w:right w:val="none" w:sz="0" w:space="0" w:color="auto"/>
      </w:divBdr>
    </w:div>
    <w:div w:id="2082215097">
      <w:bodyDiv w:val="1"/>
      <w:marLeft w:val="0"/>
      <w:marRight w:val="0"/>
      <w:marTop w:val="0"/>
      <w:marBottom w:val="0"/>
      <w:divBdr>
        <w:top w:val="none" w:sz="0" w:space="0" w:color="auto"/>
        <w:left w:val="none" w:sz="0" w:space="0" w:color="auto"/>
        <w:bottom w:val="none" w:sz="0" w:space="0" w:color="auto"/>
        <w:right w:val="none" w:sz="0" w:space="0" w:color="auto"/>
      </w:divBdr>
    </w:div>
    <w:div w:id="2082438162">
      <w:bodyDiv w:val="1"/>
      <w:marLeft w:val="0"/>
      <w:marRight w:val="0"/>
      <w:marTop w:val="0"/>
      <w:marBottom w:val="0"/>
      <w:divBdr>
        <w:top w:val="none" w:sz="0" w:space="0" w:color="auto"/>
        <w:left w:val="none" w:sz="0" w:space="0" w:color="auto"/>
        <w:bottom w:val="none" w:sz="0" w:space="0" w:color="auto"/>
        <w:right w:val="none" w:sz="0" w:space="0" w:color="auto"/>
      </w:divBdr>
    </w:div>
    <w:div w:id="2082945511">
      <w:bodyDiv w:val="1"/>
      <w:marLeft w:val="0"/>
      <w:marRight w:val="0"/>
      <w:marTop w:val="0"/>
      <w:marBottom w:val="0"/>
      <w:divBdr>
        <w:top w:val="none" w:sz="0" w:space="0" w:color="auto"/>
        <w:left w:val="none" w:sz="0" w:space="0" w:color="auto"/>
        <w:bottom w:val="none" w:sz="0" w:space="0" w:color="auto"/>
        <w:right w:val="none" w:sz="0" w:space="0" w:color="auto"/>
      </w:divBdr>
    </w:div>
    <w:div w:id="2083211750">
      <w:bodyDiv w:val="1"/>
      <w:marLeft w:val="0"/>
      <w:marRight w:val="0"/>
      <w:marTop w:val="0"/>
      <w:marBottom w:val="0"/>
      <w:divBdr>
        <w:top w:val="none" w:sz="0" w:space="0" w:color="auto"/>
        <w:left w:val="none" w:sz="0" w:space="0" w:color="auto"/>
        <w:bottom w:val="none" w:sz="0" w:space="0" w:color="auto"/>
        <w:right w:val="none" w:sz="0" w:space="0" w:color="auto"/>
      </w:divBdr>
    </w:div>
    <w:div w:id="2083328797">
      <w:bodyDiv w:val="1"/>
      <w:marLeft w:val="0"/>
      <w:marRight w:val="0"/>
      <w:marTop w:val="0"/>
      <w:marBottom w:val="0"/>
      <w:divBdr>
        <w:top w:val="none" w:sz="0" w:space="0" w:color="auto"/>
        <w:left w:val="none" w:sz="0" w:space="0" w:color="auto"/>
        <w:bottom w:val="none" w:sz="0" w:space="0" w:color="auto"/>
        <w:right w:val="none" w:sz="0" w:space="0" w:color="auto"/>
      </w:divBdr>
    </w:div>
    <w:div w:id="2083330587">
      <w:bodyDiv w:val="1"/>
      <w:marLeft w:val="0"/>
      <w:marRight w:val="0"/>
      <w:marTop w:val="0"/>
      <w:marBottom w:val="0"/>
      <w:divBdr>
        <w:top w:val="none" w:sz="0" w:space="0" w:color="auto"/>
        <w:left w:val="none" w:sz="0" w:space="0" w:color="auto"/>
        <w:bottom w:val="none" w:sz="0" w:space="0" w:color="auto"/>
        <w:right w:val="none" w:sz="0" w:space="0" w:color="auto"/>
      </w:divBdr>
    </w:div>
    <w:div w:id="2083674097">
      <w:bodyDiv w:val="1"/>
      <w:marLeft w:val="0"/>
      <w:marRight w:val="0"/>
      <w:marTop w:val="0"/>
      <w:marBottom w:val="0"/>
      <w:divBdr>
        <w:top w:val="none" w:sz="0" w:space="0" w:color="auto"/>
        <w:left w:val="none" w:sz="0" w:space="0" w:color="auto"/>
        <w:bottom w:val="none" w:sz="0" w:space="0" w:color="auto"/>
        <w:right w:val="none" w:sz="0" w:space="0" w:color="auto"/>
      </w:divBdr>
    </w:div>
    <w:div w:id="2084326888">
      <w:bodyDiv w:val="1"/>
      <w:marLeft w:val="0"/>
      <w:marRight w:val="0"/>
      <w:marTop w:val="0"/>
      <w:marBottom w:val="0"/>
      <w:divBdr>
        <w:top w:val="none" w:sz="0" w:space="0" w:color="auto"/>
        <w:left w:val="none" w:sz="0" w:space="0" w:color="auto"/>
        <w:bottom w:val="none" w:sz="0" w:space="0" w:color="auto"/>
        <w:right w:val="none" w:sz="0" w:space="0" w:color="auto"/>
      </w:divBdr>
    </w:div>
    <w:div w:id="2085057304">
      <w:bodyDiv w:val="1"/>
      <w:marLeft w:val="0"/>
      <w:marRight w:val="0"/>
      <w:marTop w:val="0"/>
      <w:marBottom w:val="0"/>
      <w:divBdr>
        <w:top w:val="none" w:sz="0" w:space="0" w:color="auto"/>
        <w:left w:val="none" w:sz="0" w:space="0" w:color="auto"/>
        <w:bottom w:val="none" w:sz="0" w:space="0" w:color="auto"/>
        <w:right w:val="none" w:sz="0" w:space="0" w:color="auto"/>
      </w:divBdr>
    </w:div>
    <w:div w:id="2085298029">
      <w:bodyDiv w:val="1"/>
      <w:marLeft w:val="0"/>
      <w:marRight w:val="0"/>
      <w:marTop w:val="0"/>
      <w:marBottom w:val="0"/>
      <w:divBdr>
        <w:top w:val="none" w:sz="0" w:space="0" w:color="auto"/>
        <w:left w:val="none" w:sz="0" w:space="0" w:color="auto"/>
        <w:bottom w:val="none" w:sz="0" w:space="0" w:color="auto"/>
        <w:right w:val="none" w:sz="0" w:space="0" w:color="auto"/>
      </w:divBdr>
    </w:div>
    <w:div w:id="2085909793">
      <w:bodyDiv w:val="1"/>
      <w:marLeft w:val="0"/>
      <w:marRight w:val="0"/>
      <w:marTop w:val="0"/>
      <w:marBottom w:val="0"/>
      <w:divBdr>
        <w:top w:val="none" w:sz="0" w:space="0" w:color="auto"/>
        <w:left w:val="none" w:sz="0" w:space="0" w:color="auto"/>
        <w:bottom w:val="none" w:sz="0" w:space="0" w:color="auto"/>
        <w:right w:val="none" w:sz="0" w:space="0" w:color="auto"/>
      </w:divBdr>
    </w:div>
    <w:div w:id="2087530355">
      <w:bodyDiv w:val="1"/>
      <w:marLeft w:val="0"/>
      <w:marRight w:val="0"/>
      <w:marTop w:val="0"/>
      <w:marBottom w:val="0"/>
      <w:divBdr>
        <w:top w:val="none" w:sz="0" w:space="0" w:color="auto"/>
        <w:left w:val="none" w:sz="0" w:space="0" w:color="auto"/>
        <w:bottom w:val="none" w:sz="0" w:space="0" w:color="auto"/>
        <w:right w:val="none" w:sz="0" w:space="0" w:color="auto"/>
      </w:divBdr>
    </w:div>
    <w:div w:id="2089769499">
      <w:bodyDiv w:val="1"/>
      <w:marLeft w:val="0"/>
      <w:marRight w:val="0"/>
      <w:marTop w:val="0"/>
      <w:marBottom w:val="0"/>
      <w:divBdr>
        <w:top w:val="none" w:sz="0" w:space="0" w:color="auto"/>
        <w:left w:val="none" w:sz="0" w:space="0" w:color="auto"/>
        <w:bottom w:val="none" w:sz="0" w:space="0" w:color="auto"/>
        <w:right w:val="none" w:sz="0" w:space="0" w:color="auto"/>
      </w:divBdr>
    </w:div>
    <w:div w:id="2090149569">
      <w:bodyDiv w:val="1"/>
      <w:marLeft w:val="0"/>
      <w:marRight w:val="0"/>
      <w:marTop w:val="0"/>
      <w:marBottom w:val="0"/>
      <w:divBdr>
        <w:top w:val="none" w:sz="0" w:space="0" w:color="auto"/>
        <w:left w:val="none" w:sz="0" w:space="0" w:color="auto"/>
        <w:bottom w:val="none" w:sz="0" w:space="0" w:color="auto"/>
        <w:right w:val="none" w:sz="0" w:space="0" w:color="auto"/>
      </w:divBdr>
    </w:div>
    <w:div w:id="2090886595">
      <w:bodyDiv w:val="1"/>
      <w:marLeft w:val="0"/>
      <w:marRight w:val="0"/>
      <w:marTop w:val="0"/>
      <w:marBottom w:val="0"/>
      <w:divBdr>
        <w:top w:val="none" w:sz="0" w:space="0" w:color="auto"/>
        <w:left w:val="none" w:sz="0" w:space="0" w:color="auto"/>
        <w:bottom w:val="none" w:sz="0" w:space="0" w:color="auto"/>
        <w:right w:val="none" w:sz="0" w:space="0" w:color="auto"/>
      </w:divBdr>
    </w:div>
    <w:div w:id="2092044088">
      <w:bodyDiv w:val="1"/>
      <w:marLeft w:val="0"/>
      <w:marRight w:val="0"/>
      <w:marTop w:val="0"/>
      <w:marBottom w:val="0"/>
      <w:divBdr>
        <w:top w:val="none" w:sz="0" w:space="0" w:color="auto"/>
        <w:left w:val="none" w:sz="0" w:space="0" w:color="auto"/>
        <w:bottom w:val="none" w:sz="0" w:space="0" w:color="auto"/>
        <w:right w:val="none" w:sz="0" w:space="0" w:color="auto"/>
      </w:divBdr>
    </w:div>
    <w:div w:id="2092581613">
      <w:bodyDiv w:val="1"/>
      <w:marLeft w:val="0"/>
      <w:marRight w:val="0"/>
      <w:marTop w:val="0"/>
      <w:marBottom w:val="0"/>
      <w:divBdr>
        <w:top w:val="none" w:sz="0" w:space="0" w:color="auto"/>
        <w:left w:val="none" w:sz="0" w:space="0" w:color="auto"/>
        <w:bottom w:val="none" w:sz="0" w:space="0" w:color="auto"/>
        <w:right w:val="none" w:sz="0" w:space="0" w:color="auto"/>
      </w:divBdr>
    </w:div>
    <w:div w:id="2093352497">
      <w:bodyDiv w:val="1"/>
      <w:marLeft w:val="0"/>
      <w:marRight w:val="0"/>
      <w:marTop w:val="0"/>
      <w:marBottom w:val="0"/>
      <w:divBdr>
        <w:top w:val="none" w:sz="0" w:space="0" w:color="auto"/>
        <w:left w:val="none" w:sz="0" w:space="0" w:color="auto"/>
        <w:bottom w:val="none" w:sz="0" w:space="0" w:color="auto"/>
        <w:right w:val="none" w:sz="0" w:space="0" w:color="auto"/>
      </w:divBdr>
    </w:div>
    <w:div w:id="2093502917">
      <w:bodyDiv w:val="1"/>
      <w:marLeft w:val="0"/>
      <w:marRight w:val="0"/>
      <w:marTop w:val="0"/>
      <w:marBottom w:val="0"/>
      <w:divBdr>
        <w:top w:val="none" w:sz="0" w:space="0" w:color="auto"/>
        <w:left w:val="none" w:sz="0" w:space="0" w:color="auto"/>
        <w:bottom w:val="none" w:sz="0" w:space="0" w:color="auto"/>
        <w:right w:val="none" w:sz="0" w:space="0" w:color="auto"/>
      </w:divBdr>
    </w:div>
    <w:div w:id="2094742435">
      <w:bodyDiv w:val="1"/>
      <w:marLeft w:val="0"/>
      <w:marRight w:val="0"/>
      <w:marTop w:val="0"/>
      <w:marBottom w:val="0"/>
      <w:divBdr>
        <w:top w:val="none" w:sz="0" w:space="0" w:color="auto"/>
        <w:left w:val="none" w:sz="0" w:space="0" w:color="auto"/>
        <w:bottom w:val="none" w:sz="0" w:space="0" w:color="auto"/>
        <w:right w:val="none" w:sz="0" w:space="0" w:color="auto"/>
      </w:divBdr>
    </w:div>
    <w:div w:id="2095936838">
      <w:bodyDiv w:val="1"/>
      <w:marLeft w:val="0"/>
      <w:marRight w:val="0"/>
      <w:marTop w:val="0"/>
      <w:marBottom w:val="0"/>
      <w:divBdr>
        <w:top w:val="none" w:sz="0" w:space="0" w:color="auto"/>
        <w:left w:val="none" w:sz="0" w:space="0" w:color="auto"/>
        <w:bottom w:val="none" w:sz="0" w:space="0" w:color="auto"/>
        <w:right w:val="none" w:sz="0" w:space="0" w:color="auto"/>
      </w:divBdr>
    </w:div>
    <w:div w:id="2096246985">
      <w:bodyDiv w:val="1"/>
      <w:marLeft w:val="0"/>
      <w:marRight w:val="0"/>
      <w:marTop w:val="0"/>
      <w:marBottom w:val="0"/>
      <w:divBdr>
        <w:top w:val="none" w:sz="0" w:space="0" w:color="auto"/>
        <w:left w:val="none" w:sz="0" w:space="0" w:color="auto"/>
        <w:bottom w:val="none" w:sz="0" w:space="0" w:color="auto"/>
        <w:right w:val="none" w:sz="0" w:space="0" w:color="auto"/>
      </w:divBdr>
    </w:div>
    <w:div w:id="2096396207">
      <w:bodyDiv w:val="1"/>
      <w:marLeft w:val="0"/>
      <w:marRight w:val="0"/>
      <w:marTop w:val="0"/>
      <w:marBottom w:val="0"/>
      <w:divBdr>
        <w:top w:val="none" w:sz="0" w:space="0" w:color="auto"/>
        <w:left w:val="none" w:sz="0" w:space="0" w:color="auto"/>
        <w:bottom w:val="none" w:sz="0" w:space="0" w:color="auto"/>
        <w:right w:val="none" w:sz="0" w:space="0" w:color="auto"/>
      </w:divBdr>
    </w:div>
    <w:div w:id="2098624714">
      <w:bodyDiv w:val="1"/>
      <w:marLeft w:val="0"/>
      <w:marRight w:val="0"/>
      <w:marTop w:val="0"/>
      <w:marBottom w:val="0"/>
      <w:divBdr>
        <w:top w:val="none" w:sz="0" w:space="0" w:color="auto"/>
        <w:left w:val="none" w:sz="0" w:space="0" w:color="auto"/>
        <w:bottom w:val="none" w:sz="0" w:space="0" w:color="auto"/>
        <w:right w:val="none" w:sz="0" w:space="0" w:color="auto"/>
      </w:divBdr>
    </w:div>
    <w:div w:id="2098791456">
      <w:bodyDiv w:val="1"/>
      <w:marLeft w:val="0"/>
      <w:marRight w:val="0"/>
      <w:marTop w:val="0"/>
      <w:marBottom w:val="0"/>
      <w:divBdr>
        <w:top w:val="none" w:sz="0" w:space="0" w:color="auto"/>
        <w:left w:val="none" w:sz="0" w:space="0" w:color="auto"/>
        <w:bottom w:val="none" w:sz="0" w:space="0" w:color="auto"/>
        <w:right w:val="none" w:sz="0" w:space="0" w:color="auto"/>
      </w:divBdr>
    </w:div>
    <w:div w:id="2099061829">
      <w:bodyDiv w:val="1"/>
      <w:marLeft w:val="0"/>
      <w:marRight w:val="0"/>
      <w:marTop w:val="0"/>
      <w:marBottom w:val="0"/>
      <w:divBdr>
        <w:top w:val="none" w:sz="0" w:space="0" w:color="auto"/>
        <w:left w:val="none" w:sz="0" w:space="0" w:color="auto"/>
        <w:bottom w:val="none" w:sz="0" w:space="0" w:color="auto"/>
        <w:right w:val="none" w:sz="0" w:space="0" w:color="auto"/>
      </w:divBdr>
    </w:div>
    <w:div w:id="2100907280">
      <w:bodyDiv w:val="1"/>
      <w:marLeft w:val="0"/>
      <w:marRight w:val="0"/>
      <w:marTop w:val="0"/>
      <w:marBottom w:val="0"/>
      <w:divBdr>
        <w:top w:val="none" w:sz="0" w:space="0" w:color="auto"/>
        <w:left w:val="none" w:sz="0" w:space="0" w:color="auto"/>
        <w:bottom w:val="none" w:sz="0" w:space="0" w:color="auto"/>
        <w:right w:val="none" w:sz="0" w:space="0" w:color="auto"/>
      </w:divBdr>
    </w:div>
    <w:div w:id="2101171986">
      <w:bodyDiv w:val="1"/>
      <w:marLeft w:val="0"/>
      <w:marRight w:val="0"/>
      <w:marTop w:val="0"/>
      <w:marBottom w:val="0"/>
      <w:divBdr>
        <w:top w:val="none" w:sz="0" w:space="0" w:color="auto"/>
        <w:left w:val="none" w:sz="0" w:space="0" w:color="auto"/>
        <w:bottom w:val="none" w:sz="0" w:space="0" w:color="auto"/>
        <w:right w:val="none" w:sz="0" w:space="0" w:color="auto"/>
      </w:divBdr>
    </w:div>
    <w:div w:id="2101678584">
      <w:bodyDiv w:val="1"/>
      <w:marLeft w:val="0"/>
      <w:marRight w:val="0"/>
      <w:marTop w:val="0"/>
      <w:marBottom w:val="0"/>
      <w:divBdr>
        <w:top w:val="none" w:sz="0" w:space="0" w:color="auto"/>
        <w:left w:val="none" w:sz="0" w:space="0" w:color="auto"/>
        <w:bottom w:val="none" w:sz="0" w:space="0" w:color="auto"/>
        <w:right w:val="none" w:sz="0" w:space="0" w:color="auto"/>
      </w:divBdr>
    </w:div>
    <w:div w:id="2101756173">
      <w:bodyDiv w:val="1"/>
      <w:marLeft w:val="0"/>
      <w:marRight w:val="0"/>
      <w:marTop w:val="0"/>
      <w:marBottom w:val="0"/>
      <w:divBdr>
        <w:top w:val="none" w:sz="0" w:space="0" w:color="auto"/>
        <w:left w:val="none" w:sz="0" w:space="0" w:color="auto"/>
        <w:bottom w:val="none" w:sz="0" w:space="0" w:color="auto"/>
        <w:right w:val="none" w:sz="0" w:space="0" w:color="auto"/>
      </w:divBdr>
    </w:div>
    <w:div w:id="2101947186">
      <w:bodyDiv w:val="1"/>
      <w:marLeft w:val="0"/>
      <w:marRight w:val="0"/>
      <w:marTop w:val="0"/>
      <w:marBottom w:val="0"/>
      <w:divBdr>
        <w:top w:val="none" w:sz="0" w:space="0" w:color="auto"/>
        <w:left w:val="none" w:sz="0" w:space="0" w:color="auto"/>
        <w:bottom w:val="none" w:sz="0" w:space="0" w:color="auto"/>
        <w:right w:val="none" w:sz="0" w:space="0" w:color="auto"/>
      </w:divBdr>
    </w:div>
    <w:div w:id="2102946958">
      <w:bodyDiv w:val="1"/>
      <w:marLeft w:val="0"/>
      <w:marRight w:val="0"/>
      <w:marTop w:val="0"/>
      <w:marBottom w:val="0"/>
      <w:divBdr>
        <w:top w:val="none" w:sz="0" w:space="0" w:color="auto"/>
        <w:left w:val="none" w:sz="0" w:space="0" w:color="auto"/>
        <w:bottom w:val="none" w:sz="0" w:space="0" w:color="auto"/>
        <w:right w:val="none" w:sz="0" w:space="0" w:color="auto"/>
      </w:divBdr>
    </w:div>
    <w:div w:id="2103137821">
      <w:bodyDiv w:val="1"/>
      <w:marLeft w:val="0"/>
      <w:marRight w:val="0"/>
      <w:marTop w:val="0"/>
      <w:marBottom w:val="0"/>
      <w:divBdr>
        <w:top w:val="none" w:sz="0" w:space="0" w:color="auto"/>
        <w:left w:val="none" w:sz="0" w:space="0" w:color="auto"/>
        <w:bottom w:val="none" w:sz="0" w:space="0" w:color="auto"/>
        <w:right w:val="none" w:sz="0" w:space="0" w:color="auto"/>
      </w:divBdr>
    </w:div>
    <w:div w:id="2103337910">
      <w:bodyDiv w:val="1"/>
      <w:marLeft w:val="0"/>
      <w:marRight w:val="0"/>
      <w:marTop w:val="0"/>
      <w:marBottom w:val="0"/>
      <w:divBdr>
        <w:top w:val="none" w:sz="0" w:space="0" w:color="auto"/>
        <w:left w:val="none" w:sz="0" w:space="0" w:color="auto"/>
        <w:bottom w:val="none" w:sz="0" w:space="0" w:color="auto"/>
        <w:right w:val="none" w:sz="0" w:space="0" w:color="auto"/>
      </w:divBdr>
    </w:div>
    <w:div w:id="2103985041">
      <w:bodyDiv w:val="1"/>
      <w:marLeft w:val="0"/>
      <w:marRight w:val="0"/>
      <w:marTop w:val="0"/>
      <w:marBottom w:val="0"/>
      <w:divBdr>
        <w:top w:val="none" w:sz="0" w:space="0" w:color="auto"/>
        <w:left w:val="none" w:sz="0" w:space="0" w:color="auto"/>
        <w:bottom w:val="none" w:sz="0" w:space="0" w:color="auto"/>
        <w:right w:val="none" w:sz="0" w:space="0" w:color="auto"/>
      </w:divBdr>
    </w:div>
    <w:div w:id="2104448608">
      <w:bodyDiv w:val="1"/>
      <w:marLeft w:val="0"/>
      <w:marRight w:val="0"/>
      <w:marTop w:val="0"/>
      <w:marBottom w:val="0"/>
      <w:divBdr>
        <w:top w:val="none" w:sz="0" w:space="0" w:color="auto"/>
        <w:left w:val="none" w:sz="0" w:space="0" w:color="auto"/>
        <w:bottom w:val="none" w:sz="0" w:space="0" w:color="auto"/>
        <w:right w:val="none" w:sz="0" w:space="0" w:color="auto"/>
      </w:divBdr>
    </w:div>
    <w:div w:id="2105956277">
      <w:bodyDiv w:val="1"/>
      <w:marLeft w:val="0"/>
      <w:marRight w:val="0"/>
      <w:marTop w:val="0"/>
      <w:marBottom w:val="0"/>
      <w:divBdr>
        <w:top w:val="none" w:sz="0" w:space="0" w:color="auto"/>
        <w:left w:val="none" w:sz="0" w:space="0" w:color="auto"/>
        <w:bottom w:val="none" w:sz="0" w:space="0" w:color="auto"/>
        <w:right w:val="none" w:sz="0" w:space="0" w:color="auto"/>
      </w:divBdr>
    </w:div>
    <w:div w:id="2106076519">
      <w:bodyDiv w:val="1"/>
      <w:marLeft w:val="0"/>
      <w:marRight w:val="0"/>
      <w:marTop w:val="0"/>
      <w:marBottom w:val="0"/>
      <w:divBdr>
        <w:top w:val="none" w:sz="0" w:space="0" w:color="auto"/>
        <w:left w:val="none" w:sz="0" w:space="0" w:color="auto"/>
        <w:bottom w:val="none" w:sz="0" w:space="0" w:color="auto"/>
        <w:right w:val="none" w:sz="0" w:space="0" w:color="auto"/>
      </w:divBdr>
    </w:div>
    <w:div w:id="2106458249">
      <w:bodyDiv w:val="1"/>
      <w:marLeft w:val="0"/>
      <w:marRight w:val="0"/>
      <w:marTop w:val="0"/>
      <w:marBottom w:val="0"/>
      <w:divBdr>
        <w:top w:val="none" w:sz="0" w:space="0" w:color="auto"/>
        <w:left w:val="none" w:sz="0" w:space="0" w:color="auto"/>
        <w:bottom w:val="none" w:sz="0" w:space="0" w:color="auto"/>
        <w:right w:val="none" w:sz="0" w:space="0" w:color="auto"/>
      </w:divBdr>
    </w:div>
    <w:div w:id="2106529849">
      <w:bodyDiv w:val="1"/>
      <w:marLeft w:val="0"/>
      <w:marRight w:val="0"/>
      <w:marTop w:val="0"/>
      <w:marBottom w:val="0"/>
      <w:divBdr>
        <w:top w:val="none" w:sz="0" w:space="0" w:color="auto"/>
        <w:left w:val="none" w:sz="0" w:space="0" w:color="auto"/>
        <w:bottom w:val="none" w:sz="0" w:space="0" w:color="auto"/>
        <w:right w:val="none" w:sz="0" w:space="0" w:color="auto"/>
      </w:divBdr>
    </w:div>
    <w:div w:id="2107338440">
      <w:bodyDiv w:val="1"/>
      <w:marLeft w:val="0"/>
      <w:marRight w:val="0"/>
      <w:marTop w:val="0"/>
      <w:marBottom w:val="0"/>
      <w:divBdr>
        <w:top w:val="none" w:sz="0" w:space="0" w:color="auto"/>
        <w:left w:val="none" w:sz="0" w:space="0" w:color="auto"/>
        <w:bottom w:val="none" w:sz="0" w:space="0" w:color="auto"/>
        <w:right w:val="none" w:sz="0" w:space="0" w:color="auto"/>
      </w:divBdr>
    </w:div>
    <w:div w:id="2107455390">
      <w:bodyDiv w:val="1"/>
      <w:marLeft w:val="0"/>
      <w:marRight w:val="0"/>
      <w:marTop w:val="0"/>
      <w:marBottom w:val="0"/>
      <w:divBdr>
        <w:top w:val="none" w:sz="0" w:space="0" w:color="auto"/>
        <w:left w:val="none" w:sz="0" w:space="0" w:color="auto"/>
        <w:bottom w:val="none" w:sz="0" w:space="0" w:color="auto"/>
        <w:right w:val="none" w:sz="0" w:space="0" w:color="auto"/>
      </w:divBdr>
    </w:div>
    <w:div w:id="2107727588">
      <w:bodyDiv w:val="1"/>
      <w:marLeft w:val="0"/>
      <w:marRight w:val="0"/>
      <w:marTop w:val="0"/>
      <w:marBottom w:val="0"/>
      <w:divBdr>
        <w:top w:val="none" w:sz="0" w:space="0" w:color="auto"/>
        <w:left w:val="none" w:sz="0" w:space="0" w:color="auto"/>
        <w:bottom w:val="none" w:sz="0" w:space="0" w:color="auto"/>
        <w:right w:val="none" w:sz="0" w:space="0" w:color="auto"/>
      </w:divBdr>
    </w:div>
    <w:div w:id="2108235070">
      <w:bodyDiv w:val="1"/>
      <w:marLeft w:val="0"/>
      <w:marRight w:val="0"/>
      <w:marTop w:val="0"/>
      <w:marBottom w:val="0"/>
      <w:divBdr>
        <w:top w:val="none" w:sz="0" w:space="0" w:color="auto"/>
        <w:left w:val="none" w:sz="0" w:space="0" w:color="auto"/>
        <w:bottom w:val="none" w:sz="0" w:space="0" w:color="auto"/>
        <w:right w:val="none" w:sz="0" w:space="0" w:color="auto"/>
      </w:divBdr>
    </w:div>
    <w:div w:id="2108960493">
      <w:bodyDiv w:val="1"/>
      <w:marLeft w:val="0"/>
      <w:marRight w:val="0"/>
      <w:marTop w:val="0"/>
      <w:marBottom w:val="0"/>
      <w:divBdr>
        <w:top w:val="none" w:sz="0" w:space="0" w:color="auto"/>
        <w:left w:val="none" w:sz="0" w:space="0" w:color="auto"/>
        <w:bottom w:val="none" w:sz="0" w:space="0" w:color="auto"/>
        <w:right w:val="none" w:sz="0" w:space="0" w:color="auto"/>
      </w:divBdr>
    </w:div>
    <w:div w:id="2110079979">
      <w:bodyDiv w:val="1"/>
      <w:marLeft w:val="0"/>
      <w:marRight w:val="0"/>
      <w:marTop w:val="0"/>
      <w:marBottom w:val="0"/>
      <w:divBdr>
        <w:top w:val="none" w:sz="0" w:space="0" w:color="auto"/>
        <w:left w:val="none" w:sz="0" w:space="0" w:color="auto"/>
        <w:bottom w:val="none" w:sz="0" w:space="0" w:color="auto"/>
        <w:right w:val="none" w:sz="0" w:space="0" w:color="auto"/>
      </w:divBdr>
    </w:div>
    <w:div w:id="2111194484">
      <w:bodyDiv w:val="1"/>
      <w:marLeft w:val="0"/>
      <w:marRight w:val="0"/>
      <w:marTop w:val="0"/>
      <w:marBottom w:val="0"/>
      <w:divBdr>
        <w:top w:val="none" w:sz="0" w:space="0" w:color="auto"/>
        <w:left w:val="none" w:sz="0" w:space="0" w:color="auto"/>
        <w:bottom w:val="none" w:sz="0" w:space="0" w:color="auto"/>
        <w:right w:val="none" w:sz="0" w:space="0" w:color="auto"/>
      </w:divBdr>
    </w:div>
    <w:div w:id="2112043477">
      <w:bodyDiv w:val="1"/>
      <w:marLeft w:val="0"/>
      <w:marRight w:val="0"/>
      <w:marTop w:val="0"/>
      <w:marBottom w:val="0"/>
      <w:divBdr>
        <w:top w:val="none" w:sz="0" w:space="0" w:color="auto"/>
        <w:left w:val="none" w:sz="0" w:space="0" w:color="auto"/>
        <w:bottom w:val="none" w:sz="0" w:space="0" w:color="auto"/>
        <w:right w:val="none" w:sz="0" w:space="0" w:color="auto"/>
      </w:divBdr>
    </w:div>
    <w:div w:id="2112893347">
      <w:bodyDiv w:val="1"/>
      <w:marLeft w:val="0"/>
      <w:marRight w:val="0"/>
      <w:marTop w:val="0"/>
      <w:marBottom w:val="0"/>
      <w:divBdr>
        <w:top w:val="none" w:sz="0" w:space="0" w:color="auto"/>
        <w:left w:val="none" w:sz="0" w:space="0" w:color="auto"/>
        <w:bottom w:val="none" w:sz="0" w:space="0" w:color="auto"/>
        <w:right w:val="none" w:sz="0" w:space="0" w:color="auto"/>
      </w:divBdr>
    </w:div>
    <w:div w:id="2113209429">
      <w:bodyDiv w:val="1"/>
      <w:marLeft w:val="0"/>
      <w:marRight w:val="0"/>
      <w:marTop w:val="0"/>
      <w:marBottom w:val="0"/>
      <w:divBdr>
        <w:top w:val="none" w:sz="0" w:space="0" w:color="auto"/>
        <w:left w:val="none" w:sz="0" w:space="0" w:color="auto"/>
        <w:bottom w:val="none" w:sz="0" w:space="0" w:color="auto"/>
        <w:right w:val="none" w:sz="0" w:space="0" w:color="auto"/>
      </w:divBdr>
    </w:div>
    <w:div w:id="2113358140">
      <w:bodyDiv w:val="1"/>
      <w:marLeft w:val="0"/>
      <w:marRight w:val="0"/>
      <w:marTop w:val="0"/>
      <w:marBottom w:val="0"/>
      <w:divBdr>
        <w:top w:val="none" w:sz="0" w:space="0" w:color="auto"/>
        <w:left w:val="none" w:sz="0" w:space="0" w:color="auto"/>
        <w:bottom w:val="none" w:sz="0" w:space="0" w:color="auto"/>
        <w:right w:val="none" w:sz="0" w:space="0" w:color="auto"/>
      </w:divBdr>
    </w:div>
    <w:div w:id="2113746608">
      <w:bodyDiv w:val="1"/>
      <w:marLeft w:val="0"/>
      <w:marRight w:val="0"/>
      <w:marTop w:val="0"/>
      <w:marBottom w:val="0"/>
      <w:divBdr>
        <w:top w:val="none" w:sz="0" w:space="0" w:color="auto"/>
        <w:left w:val="none" w:sz="0" w:space="0" w:color="auto"/>
        <w:bottom w:val="none" w:sz="0" w:space="0" w:color="auto"/>
        <w:right w:val="none" w:sz="0" w:space="0" w:color="auto"/>
      </w:divBdr>
    </w:div>
    <w:div w:id="2114204382">
      <w:bodyDiv w:val="1"/>
      <w:marLeft w:val="0"/>
      <w:marRight w:val="0"/>
      <w:marTop w:val="0"/>
      <w:marBottom w:val="0"/>
      <w:divBdr>
        <w:top w:val="none" w:sz="0" w:space="0" w:color="auto"/>
        <w:left w:val="none" w:sz="0" w:space="0" w:color="auto"/>
        <w:bottom w:val="none" w:sz="0" w:space="0" w:color="auto"/>
        <w:right w:val="none" w:sz="0" w:space="0" w:color="auto"/>
      </w:divBdr>
    </w:div>
    <w:div w:id="2114519490">
      <w:bodyDiv w:val="1"/>
      <w:marLeft w:val="0"/>
      <w:marRight w:val="0"/>
      <w:marTop w:val="0"/>
      <w:marBottom w:val="0"/>
      <w:divBdr>
        <w:top w:val="none" w:sz="0" w:space="0" w:color="auto"/>
        <w:left w:val="none" w:sz="0" w:space="0" w:color="auto"/>
        <w:bottom w:val="none" w:sz="0" w:space="0" w:color="auto"/>
        <w:right w:val="none" w:sz="0" w:space="0" w:color="auto"/>
      </w:divBdr>
    </w:div>
    <w:div w:id="2115399455">
      <w:bodyDiv w:val="1"/>
      <w:marLeft w:val="0"/>
      <w:marRight w:val="0"/>
      <w:marTop w:val="0"/>
      <w:marBottom w:val="0"/>
      <w:divBdr>
        <w:top w:val="none" w:sz="0" w:space="0" w:color="auto"/>
        <w:left w:val="none" w:sz="0" w:space="0" w:color="auto"/>
        <w:bottom w:val="none" w:sz="0" w:space="0" w:color="auto"/>
        <w:right w:val="none" w:sz="0" w:space="0" w:color="auto"/>
      </w:divBdr>
    </w:div>
    <w:div w:id="2116244066">
      <w:bodyDiv w:val="1"/>
      <w:marLeft w:val="0"/>
      <w:marRight w:val="0"/>
      <w:marTop w:val="0"/>
      <w:marBottom w:val="0"/>
      <w:divBdr>
        <w:top w:val="none" w:sz="0" w:space="0" w:color="auto"/>
        <w:left w:val="none" w:sz="0" w:space="0" w:color="auto"/>
        <w:bottom w:val="none" w:sz="0" w:space="0" w:color="auto"/>
        <w:right w:val="none" w:sz="0" w:space="0" w:color="auto"/>
      </w:divBdr>
    </w:div>
    <w:div w:id="2116290858">
      <w:bodyDiv w:val="1"/>
      <w:marLeft w:val="0"/>
      <w:marRight w:val="0"/>
      <w:marTop w:val="0"/>
      <w:marBottom w:val="0"/>
      <w:divBdr>
        <w:top w:val="none" w:sz="0" w:space="0" w:color="auto"/>
        <w:left w:val="none" w:sz="0" w:space="0" w:color="auto"/>
        <w:bottom w:val="none" w:sz="0" w:space="0" w:color="auto"/>
        <w:right w:val="none" w:sz="0" w:space="0" w:color="auto"/>
      </w:divBdr>
    </w:div>
    <w:div w:id="2116748564">
      <w:bodyDiv w:val="1"/>
      <w:marLeft w:val="0"/>
      <w:marRight w:val="0"/>
      <w:marTop w:val="0"/>
      <w:marBottom w:val="0"/>
      <w:divBdr>
        <w:top w:val="none" w:sz="0" w:space="0" w:color="auto"/>
        <w:left w:val="none" w:sz="0" w:space="0" w:color="auto"/>
        <w:bottom w:val="none" w:sz="0" w:space="0" w:color="auto"/>
        <w:right w:val="none" w:sz="0" w:space="0" w:color="auto"/>
      </w:divBdr>
    </w:div>
    <w:div w:id="2117017896">
      <w:bodyDiv w:val="1"/>
      <w:marLeft w:val="0"/>
      <w:marRight w:val="0"/>
      <w:marTop w:val="0"/>
      <w:marBottom w:val="0"/>
      <w:divBdr>
        <w:top w:val="none" w:sz="0" w:space="0" w:color="auto"/>
        <w:left w:val="none" w:sz="0" w:space="0" w:color="auto"/>
        <w:bottom w:val="none" w:sz="0" w:space="0" w:color="auto"/>
        <w:right w:val="none" w:sz="0" w:space="0" w:color="auto"/>
      </w:divBdr>
    </w:div>
    <w:div w:id="2117828360">
      <w:bodyDiv w:val="1"/>
      <w:marLeft w:val="0"/>
      <w:marRight w:val="0"/>
      <w:marTop w:val="0"/>
      <w:marBottom w:val="0"/>
      <w:divBdr>
        <w:top w:val="none" w:sz="0" w:space="0" w:color="auto"/>
        <w:left w:val="none" w:sz="0" w:space="0" w:color="auto"/>
        <w:bottom w:val="none" w:sz="0" w:space="0" w:color="auto"/>
        <w:right w:val="none" w:sz="0" w:space="0" w:color="auto"/>
      </w:divBdr>
    </w:div>
    <w:div w:id="2118282277">
      <w:bodyDiv w:val="1"/>
      <w:marLeft w:val="0"/>
      <w:marRight w:val="0"/>
      <w:marTop w:val="0"/>
      <w:marBottom w:val="0"/>
      <w:divBdr>
        <w:top w:val="none" w:sz="0" w:space="0" w:color="auto"/>
        <w:left w:val="none" w:sz="0" w:space="0" w:color="auto"/>
        <w:bottom w:val="none" w:sz="0" w:space="0" w:color="auto"/>
        <w:right w:val="none" w:sz="0" w:space="0" w:color="auto"/>
      </w:divBdr>
    </w:div>
    <w:div w:id="2118479564">
      <w:bodyDiv w:val="1"/>
      <w:marLeft w:val="0"/>
      <w:marRight w:val="0"/>
      <w:marTop w:val="0"/>
      <w:marBottom w:val="0"/>
      <w:divBdr>
        <w:top w:val="none" w:sz="0" w:space="0" w:color="auto"/>
        <w:left w:val="none" w:sz="0" w:space="0" w:color="auto"/>
        <w:bottom w:val="none" w:sz="0" w:space="0" w:color="auto"/>
        <w:right w:val="none" w:sz="0" w:space="0" w:color="auto"/>
      </w:divBdr>
    </w:div>
    <w:div w:id="2119254033">
      <w:bodyDiv w:val="1"/>
      <w:marLeft w:val="0"/>
      <w:marRight w:val="0"/>
      <w:marTop w:val="0"/>
      <w:marBottom w:val="0"/>
      <w:divBdr>
        <w:top w:val="none" w:sz="0" w:space="0" w:color="auto"/>
        <w:left w:val="none" w:sz="0" w:space="0" w:color="auto"/>
        <w:bottom w:val="none" w:sz="0" w:space="0" w:color="auto"/>
        <w:right w:val="none" w:sz="0" w:space="0" w:color="auto"/>
      </w:divBdr>
    </w:div>
    <w:div w:id="2120030397">
      <w:bodyDiv w:val="1"/>
      <w:marLeft w:val="0"/>
      <w:marRight w:val="0"/>
      <w:marTop w:val="0"/>
      <w:marBottom w:val="0"/>
      <w:divBdr>
        <w:top w:val="none" w:sz="0" w:space="0" w:color="auto"/>
        <w:left w:val="none" w:sz="0" w:space="0" w:color="auto"/>
        <w:bottom w:val="none" w:sz="0" w:space="0" w:color="auto"/>
        <w:right w:val="none" w:sz="0" w:space="0" w:color="auto"/>
      </w:divBdr>
    </w:div>
    <w:div w:id="2121299166">
      <w:bodyDiv w:val="1"/>
      <w:marLeft w:val="0"/>
      <w:marRight w:val="0"/>
      <w:marTop w:val="0"/>
      <w:marBottom w:val="0"/>
      <w:divBdr>
        <w:top w:val="none" w:sz="0" w:space="0" w:color="auto"/>
        <w:left w:val="none" w:sz="0" w:space="0" w:color="auto"/>
        <w:bottom w:val="none" w:sz="0" w:space="0" w:color="auto"/>
        <w:right w:val="none" w:sz="0" w:space="0" w:color="auto"/>
      </w:divBdr>
    </w:div>
    <w:div w:id="2121609906">
      <w:bodyDiv w:val="1"/>
      <w:marLeft w:val="0"/>
      <w:marRight w:val="0"/>
      <w:marTop w:val="0"/>
      <w:marBottom w:val="0"/>
      <w:divBdr>
        <w:top w:val="none" w:sz="0" w:space="0" w:color="auto"/>
        <w:left w:val="none" w:sz="0" w:space="0" w:color="auto"/>
        <w:bottom w:val="none" w:sz="0" w:space="0" w:color="auto"/>
        <w:right w:val="none" w:sz="0" w:space="0" w:color="auto"/>
      </w:divBdr>
    </w:div>
    <w:div w:id="2122646348">
      <w:bodyDiv w:val="1"/>
      <w:marLeft w:val="0"/>
      <w:marRight w:val="0"/>
      <w:marTop w:val="0"/>
      <w:marBottom w:val="0"/>
      <w:divBdr>
        <w:top w:val="none" w:sz="0" w:space="0" w:color="auto"/>
        <w:left w:val="none" w:sz="0" w:space="0" w:color="auto"/>
        <w:bottom w:val="none" w:sz="0" w:space="0" w:color="auto"/>
        <w:right w:val="none" w:sz="0" w:space="0" w:color="auto"/>
      </w:divBdr>
    </w:div>
    <w:div w:id="2124495820">
      <w:bodyDiv w:val="1"/>
      <w:marLeft w:val="0"/>
      <w:marRight w:val="0"/>
      <w:marTop w:val="0"/>
      <w:marBottom w:val="0"/>
      <w:divBdr>
        <w:top w:val="none" w:sz="0" w:space="0" w:color="auto"/>
        <w:left w:val="none" w:sz="0" w:space="0" w:color="auto"/>
        <w:bottom w:val="none" w:sz="0" w:space="0" w:color="auto"/>
        <w:right w:val="none" w:sz="0" w:space="0" w:color="auto"/>
      </w:divBdr>
    </w:div>
    <w:div w:id="2125035091">
      <w:bodyDiv w:val="1"/>
      <w:marLeft w:val="0"/>
      <w:marRight w:val="0"/>
      <w:marTop w:val="0"/>
      <w:marBottom w:val="0"/>
      <w:divBdr>
        <w:top w:val="none" w:sz="0" w:space="0" w:color="auto"/>
        <w:left w:val="none" w:sz="0" w:space="0" w:color="auto"/>
        <w:bottom w:val="none" w:sz="0" w:space="0" w:color="auto"/>
        <w:right w:val="none" w:sz="0" w:space="0" w:color="auto"/>
      </w:divBdr>
    </w:div>
    <w:div w:id="2125342482">
      <w:bodyDiv w:val="1"/>
      <w:marLeft w:val="0"/>
      <w:marRight w:val="0"/>
      <w:marTop w:val="0"/>
      <w:marBottom w:val="0"/>
      <w:divBdr>
        <w:top w:val="none" w:sz="0" w:space="0" w:color="auto"/>
        <w:left w:val="none" w:sz="0" w:space="0" w:color="auto"/>
        <w:bottom w:val="none" w:sz="0" w:space="0" w:color="auto"/>
        <w:right w:val="none" w:sz="0" w:space="0" w:color="auto"/>
      </w:divBdr>
    </w:div>
    <w:div w:id="2126381683">
      <w:bodyDiv w:val="1"/>
      <w:marLeft w:val="0"/>
      <w:marRight w:val="0"/>
      <w:marTop w:val="0"/>
      <w:marBottom w:val="0"/>
      <w:divBdr>
        <w:top w:val="none" w:sz="0" w:space="0" w:color="auto"/>
        <w:left w:val="none" w:sz="0" w:space="0" w:color="auto"/>
        <w:bottom w:val="none" w:sz="0" w:space="0" w:color="auto"/>
        <w:right w:val="none" w:sz="0" w:space="0" w:color="auto"/>
      </w:divBdr>
    </w:div>
    <w:div w:id="2127265562">
      <w:bodyDiv w:val="1"/>
      <w:marLeft w:val="0"/>
      <w:marRight w:val="0"/>
      <w:marTop w:val="0"/>
      <w:marBottom w:val="0"/>
      <w:divBdr>
        <w:top w:val="none" w:sz="0" w:space="0" w:color="auto"/>
        <w:left w:val="none" w:sz="0" w:space="0" w:color="auto"/>
        <w:bottom w:val="none" w:sz="0" w:space="0" w:color="auto"/>
        <w:right w:val="none" w:sz="0" w:space="0" w:color="auto"/>
      </w:divBdr>
    </w:div>
    <w:div w:id="2127580669">
      <w:bodyDiv w:val="1"/>
      <w:marLeft w:val="0"/>
      <w:marRight w:val="0"/>
      <w:marTop w:val="0"/>
      <w:marBottom w:val="0"/>
      <w:divBdr>
        <w:top w:val="none" w:sz="0" w:space="0" w:color="auto"/>
        <w:left w:val="none" w:sz="0" w:space="0" w:color="auto"/>
        <w:bottom w:val="none" w:sz="0" w:space="0" w:color="auto"/>
        <w:right w:val="none" w:sz="0" w:space="0" w:color="auto"/>
      </w:divBdr>
    </w:div>
    <w:div w:id="2129813632">
      <w:bodyDiv w:val="1"/>
      <w:marLeft w:val="0"/>
      <w:marRight w:val="0"/>
      <w:marTop w:val="0"/>
      <w:marBottom w:val="0"/>
      <w:divBdr>
        <w:top w:val="none" w:sz="0" w:space="0" w:color="auto"/>
        <w:left w:val="none" w:sz="0" w:space="0" w:color="auto"/>
        <w:bottom w:val="none" w:sz="0" w:space="0" w:color="auto"/>
        <w:right w:val="none" w:sz="0" w:space="0" w:color="auto"/>
      </w:divBdr>
    </w:div>
    <w:div w:id="2129886354">
      <w:bodyDiv w:val="1"/>
      <w:marLeft w:val="0"/>
      <w:marRight w:val="0"/>
      <w:marTop w:val="0"/>
      <w:marBottom w:val="0"/>
      <w:divBdr>
        <w:top w:val="none" w:sz="0" w:space="0" w:color="auto"/>
        <w:left w:val="none" w:sz="0" w:space="0" w:color="auto"/>
        <w:bottom w:val="none" w:sz="0" w:space="0" w:color="auto"/>
        <w:right w:val="none" w:sz="0" w:space="0" w:color="auto"/>
      </w:divBdr>
    </w:div>
    <w:div w:id="2130053177">
      <w:bodyDiv w:val="1"/>
      <w:marLeft w:val="0"/>
      <w:marRight w:val="0"/>
      <w:marTop w:val="0"/>
      <w:marBottom w:val="0"/>
      <w:divBdr>
        <w:top w:val="none" w:sz="0" w:space="0" w:color="auto"/>
        <w:left w:val="none" w:sz="0" w:space="0" w:color="auto"/>
        <w:bottom w:val="none" w:sz="0" w:space="0" w:color="auto"/>
        <w:right w:val="none" w:sz="0" w:space="0" w:color="auto"/>
      </w:divBdr>
    </w:div>
    <w:div w:id="2130313950">
      <w:bodyDiv w:val="1"/>
      <w:marLeft w:val="0"/>
      <w:marRight w:val="0"/>
      <w:marTop w:val="0"/>
      <w:marBottom w:val="0"/>
      <w:divBdr>
        <w:top w:val="none" w:sz="0" w:space="0" w:color="auto"/>
        <w:left w:val="none" w:sz="0" w:space="0" w:color="auto"/>
        <w:bottom w:val="none" w:sz="0" w:space="0" w:color="auto"/>
        <w:right w:val="none" w:sz="0" w:space="0" w:color="auto"/>
      </w:divBdr>
    </w:div>
    <w:div w:id="2130315166">
      <w:bodyDiv w:val="1"/>
      <w:marLeft w:val="0"/>
      <w:marRight w:val="0"/>
      <w:marTop w:val="0"/>
      <w:marBottom w:val="0"/>
      <w:divBdr>
        <w:top w:val="none" w:sz="0" w:space="0" w:color="auto"/>
        <w:left w:val="none" w:sz="0" w:space="0" w:color="auto"/>
        <w:bottom w:val="none" w:sz="0" w:space="0" w:color="auto"/>
        <w:right w:val="none" w:sz="0" w:space="0" w:color="auto"/>
      </w:divBdr>
    </w:div>
    <w:div w:id="2130394759">
      <w:bodyDiv w:val="1"/>
      <w:marLeft w:val="0"/>
      <w:marRight w:val="0"/>
      <w:marTop w:val="0"/>
      <w:marBottom w:val="0"/>
      <w:divBdr>
        <w:top w:val="none" w:sz="0" w:space="0" w:color="auto"/>
        <w:left w:val="none" w:sz="0" w:space="0" w:color="auto"/>
        <w:bottom w:val="none" w:sz="0" w:space="0" w:color="auto"/>
        <w:right w:val="none" w:sz="0" w:space="0" w:color="auto"/>
      </w:divBdr>
    </w:div>
    <w:div w:id="2130858261">
      <w:bodyDiv w:val="1"/>
      <w:marLeft w:val="0"/>
      <w:marRight w:val="0"/>
      <w:marTop w:val="0"/>
      <w:marBottom w:val="0"/>
      <w:divBdr>
        <w:top w:val="none" w:sz="0" w:space="0" w:color="auto"/>
        <w:left w:val="none" w:sz="0" w:space="0" w:color="auto"/>
        <w:bottom w:val="none" w:sz="0" w:space="0" w:color="auto"/>
        <w:right w:val="none" w:sz="0" w:space="0" w:color="auto"/>
      </w:divBdr>
    </w:div>
    <w:div w:id="2131392734">
      <w:bodyDiv w:val="1"/>
      <w:marLeft w:val="0"/>
      <w:marRight w:val="0"/>
      <w:marTop w:val="0"/>
      <w:marBottom w:val="0"/>
      <w:divBdr>
        <w:top w:val="none" w:sz="0" w:space="0" w:color="auto"/>
        <w:left w:val="none" w:sz="0" w:space="0" w:color="auto"/>
        <w:bottom w:val="none" w:sz="0" w:space="0" w:color="auto"/>
        <w:right w:val="none" w:sz="0" w:space="0" w:color="auto"/>
      </w:divBdr>
    </w:div>
    <w:div w:id="2131625586">
      <w:bodyDiv w:val="1"/>
      <w:marLeft w:val="0"/>
      <w:marRight w:val="0"/>
      <w:marTop w:val="0"/>
      <w:marBottom w:val="0"/>
      <w:divBdr>
        <w:top w:val="none" w:sz="0" w:space="0" w:color="auto"/>
        <w:left w:val="none" w:sz="0" w:space="0" w:color="auto"/>
        <w:bottom w:val="none" w:sz="0" w:space="0" w:color="auto"/>
        <w:right w:val="none" w:sz="0" w:space="0" w:color="auto"/>
      </w:divBdr>
    </w:div>
    <w:div w:id="2131971547">
      <w:bodyDiv w:val="1"/>
      <w:marLeft w:val="0"/>
      <w:marRight w:val="0"/>
      <w:marTop w:val="0"/>
      <w:marBottom w:val="0"/>
      <w:divBdr>
        <w:top w:val="none" w:sz="0" w:space="0" w:color="auto"/>
        <w:left w:val="none" w:sz="0" w:space="0" w:color="auto"/>
        <w:bottom w:val="none" w:sz="0" w:space="0" w:color="auto"/>
        <w:right w:val="none" w:sz="0" w:space="0" w:color="auto"/>
      </w:divBdr>
    </w:div>
    <w:div w:id="2132360782">
      <w:bodyDiv w:val="1"/>
      <w:marLeft w:val="0"/>
      <w:marRight w:val="0"/>
      <w:marTop w:val="0"/>
      <w:marBottom w:val="0"/>
      <w:divBdr>
        <w:top w:val="none" w:sz="0" w:space="0" w:color="auto"/>
        <w:left w:val="none" w:sz="0" w:space="0" w:color="auto"/>
        <w:bottom w:val="none" w:sz="0" w:space="0" w:color="auto"/>
        <w:right w:val="none" w:sz="0" w:space="0" w:color="auto"/>
      </w:divBdr>
    </w:div>
    <w:div w:id="2132480958">
      <w:bodyDiv w:val="1"/>
      <w:marLeft w:val="0"/>
      <w:marRight w:val="0"/>
      <w:marTop w:val="0"/>
      <w:marBottom w:val="0"/>
      <w:divBdr>
        <w:top w:val="none" w:sz="0" w:space="0" w:color="auto"/>
        <w:left w:val="none" w:sz="0" w:space="0" w:color="auto"/>
        <w:bottom w:val="none" w:sz="0" w:space="0" w:color="auto"/>
        <w:right w:val="none" w:sz="0" w:space="0" w:color="auto"/>
      </w:divBdr>
    </w:div>
    <w:div w:id="2133159956">
      <w:bodyDiv w:val="1"/>
      <w:marLeft w:val="0"/>
      <w:marRight w:val="0"/>
      <w:marTop w:val="0"/>
      <w:marBottom w:val="0"/>
      <w:divBdr>
        <w:top w:val="none" w:sz="0" w:space="0" w:color="auto"/>
        <w:left w:val="none" w:sz="0" w:space="0" w:color="auto"/>
        <w:bottom w:val="none" w:sz="0" w:space="0" w:color="auto"/>
        <w:right w:val="none" w:sz="0" w:space="0" w:color="auto"/>
      </w:divBdr>
    </w:div>
    <w:div w:id="2134321889">
      <w:bodyDiv w:val="1"/>
      <w:marLeft w:val="0"/>
      <w:marRight w:val="0"/>
      <w:marTop w:val="0"/>
      <w:marBottom w:val="0"/>
      <w:divBdr>
        <w:top w:val="none" w:sz="0" w:space="0" w:color="auto"/>
        <w:left w:val="none" w:sz="0" w:space="0" w:color="auto"/>
        <w:bottom w:val="none" w:sz="0" w:space="0" w:color="auto"/>
        <w:right w:val="none" w:sz="0" w:space="0" w:color="auto"/>
      </w:divBdr>
    </w:div>
    <w:div w:id="2134865503">
      <w:bodyDiv w:val="1"/>
      <w:marLeft w:val="0"/>
      <w:marRight w:val="0"/>
      <w:marTop w:val="0"/>
      <w:marBottom w:val="0"/>
      <w:divBdr>
        <w:top w:val="none" w:sz="0" w:space="0" w:color="auto"/>
        <w:left w:val="none" w:sz="0" w:space="0" w:color="auto"/>
        <w:bottom w:val="none" w:sz="0" w:space="0" w:color="auto"/>
        <w:right w:val="none" w:sz="0" w:space="0" w:color="auto"/>
      </w:divBdr>
    </w:div>
    <w:div w:id="2134903941">
      <w:bodyDiv w:val="1"/>
      <w:marLeft w:val="0"/>
      <w:marRight w:val="0"/>
      <w:marTop w:val="0"/>
      <w:marBottom w:val="0"/>
      <w:divBdr>
        <w:top w:val="none" w:sz="0" w:space="0" w:color="auto"/>
        <w:left w:val="none" w:sz="0" w:space="0" w:color="auto"/>
        <w:bottom w:val="none" w:sz="0" w:space="0" w:color="auto"/>
        <w:right w:val="none" w:sz="0" w:space="0" w:color="auto"/>
      </w:divBdr>
    </w:div>
    <w:div w:id="2135517019">
      <w:bodyDiv w:val="1"/>
      <w:marLeft w:val="0"/>
      <w:marRight w:val="0"/>
      <w:marTop w:val="0"/>
      <w:marBottom w:val="0"/>
      <w:divBdr>
        <w:top w:val="none" w:sz="0" w:space="0" w:color="auto"/>
        <w:left w:val="none" w:sz="0" w:space="0" w:color="auto"/>
        <w:bottom w:val="none" w:sz="0" w:space="0" w:color="auto"/>
        <w:right w:val="none" w:sz="0" w:space="0" w:color="auto"/>
      </w:divBdr>
    </w:div>
    <w:div w:id="2135709037">
      <w:bodyDiv w:val="1"/>
      <w:marLeft w:val="0"/>
      <w:marRight w:val="0"/>
      <w:marTop w:val="0"/>
      <w:marBottom w:val="0"/>
      <w:divBdr>
        <w:top w:val="none" w:sz="0" w:space="0" w:color="auto"/>
        <w:left w:val="none" w:sz="0" w:space="0" w:color="auto"/>
        <w:bottom w:val="none" w:sz="0" w:space="0" w:color="auto"/>
        <w:right w:val="none" w:sz="0" w:space="0" w:color="auto"/>
      </w:divBdr>
    </w:div>
    <w:div w:id="2136825870">
      <w:bodyDiv w:val="1"/>
      <w:marLeft w:val="0"/>
      <w:marRight w:val="0"/>
      <w:marTop w:val="0"/>
      <w:marBottom w:val="0"/>
      <w:divBdr>
        <w:top w:val="none" w:sz="0" w:space="0" w:color="auto"/>
        <w:left w:val="none" w:sz="0" w:space="0" w:color="auto"/>
        <w:bottom w:val="none" w:sz="0" w:space="0" w:color="auto"/>
        <w:right w:val="none" w:sz="0" w:space="0" w:color="auto"/>
      </w:divBdr>
    </w:div>
    <w:div w:id="2137525303">
      <w:bodyDiv w:val="1"/>
      <w:marLeft w:val="0"/>
      <w:marRight w:val="0"/>
      <w:marTop w:val="0"/>
      <w:marBottom w:val="0"/>
      <w:divBdr>
        <w:top w:val="none" w:sz="0" w:space="0" w:color="auto"/>
        <w:left w:val="none" w:sz="0" w:space="0" w:color="auto"/>
        <w:bottom w:val="none" w:sz="0" w:space="0" w:color="auto"/>
        <w:right w:val="none" w:sz="0" w:space="0" w:color="auto"/>
      </w:divBdr>
    </w:div>
    <w:div w:id="2137872625">
      <w:bodyDiv w:val="1"/>
      <w:marLeft w:val="0"/>
      <w:marRight w:val="0"/>
      <w:marTop w:val="0"/>
      <w:marBottom w:val="0"/>
      <w:divBdr>
        <w:top w:val="none" w:sz="0" w:space="0" w:color="auto"/>
        <w:left w:val="none" w:sz="0" w:space="0" w:color="auto"/>
        <w:bottom w:val="none" w:sz="0" w:space="0" w:color="auto"/>
        <w:right w:val="none" w:sz="0" w:space="0" w:color="auto"/>
      </w:divBdr>
    </w:div>
    <w:div w:id="2138525237">
      <w:bodyDiv w:val="1"/>
      <w:marLeft w:val="0"/>
      <w:marRight w:val="0"/>
      <w:marTop w:val="0"/>
      <w:marBottom w:val="0"/>
      <w:divBdr>
        <w:top w:val="none" w:sz="0" w:space="0" w:color="auto"/>
        <w:left w:val="none" w:sz="0" w:space="0" w:color="auto"/>
        <w:bottom w:val="none" w:sz="0" w:space="0" w:color="auto"/>
        <w:right w:val="none" w:sz="0" w:space="0" w:color="auto"/>
      </w:divBdr>
    </w:div>
    <w:div w:id="2138571052">
      <w:bodyDiv w:val="1"/>
      <w:marLeft w:val="0"/>
      <w:marRight w:val="0"/>
      <w:marTop w:val="0"/>
      <w:marBottom w:val="0"/>
      <w:divBdr>
        <w:top w:val="none" w:sz="0" w:space="0" w:color="auto"/>
        <w:left w:val="none" w:sz="0" w:space="0" w:color="auto"/>
        <w:bottom w:val="none" w:sz="0" w:space="0" w:color="auto"/>
        <w:right w:val="none" w:sz="0" w:space="0" w:color="auto"/>
      </w:divBdr>
    </w:div>
    <w:div w:id="2139882499">
      <w:bodyDiv w:val="1"/>
      <w:marLeft w:val="0"/>
      <w:marRight w:val="0"/>
      <w:marTop w:val="0"/>
      <w:marBottom w:val="0"/>
      <w:divBdr>
        <w:top w:val="none" w:sz="0" w:space="0" w:color="auto"/>
        <w:left w:val="none" w:sz="0" w:space="0" w:color="auto"/>
        <w:bottom w:val="none" w:sz="0" w:space="0" w:color="auto"/>
        <w:right w:val="none" w:sz="0" w:space="0" w:color="auto"/>
      </w:divBdr>
    </w:div>
    <w:div w:id="2140024799">
      <w:bodyDiv w:val="1"/>
      <w:marLeft w:val="0"/>
      <w:marRight w:val="0"/>
      <w:marTop w:val="0"/>
      <w:marBottom w:val="0"/>
      <w:divBdr>
        <w:top w:val="none" w:sz="0" w:space="0" w:color="auto"/>
        <w:left w:val="none" w:sz="0" w:space="0" w:color="auto"/>
        <w:bottom w:val="none" w:sz="0" w:space="0" w:color="auto"/>
        <w:right w:val="none" w:sz="0" w:space="0" w:color="auto"/>
      </w:divBdr>
    </w:div>
    <w:div w:id="2144958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25.png"/></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jpeg"/><Relationship Id="rId21" Type="http://schemas.openxmlformats.org/officeDocument/2006/relationships/image" Target="media/image6.png"/><Relationship Id="rId34" Type="http://schemas.openxmlformats.org/officeDocument/2006/relationships/image" Target="media/image19.tif"/><Relationship Id="rId42" Type="http://schemas.openxmlformats.org/officeDocument/2006/relationships/image" Target="media/image28.tiff"/><Relationship Id="rId47" Type="http://schemas.openxmlformats.org/officeDocument/2006/relationships/image" Target="media/image33.tiff"/><Relationship Id="rId50" Type="http://schemas.openxmlformats.org/officeDocument/2006/relationships/image" Target="media/image36.tiff"/><Relationship Id="rId55" Type="http://schemas.openxmlformats.org/officeDocument/2006/relationships/image" Target="media/image41.tiff"/><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14.jpeg"/><Relationship Id="rId11" Type="http://schemas.openxmlformats.org/officeDocument/2006/relationships/image" Target="media/image1.jp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jpeg"/><Relationship Id="rId40" Type="http://schemas.openxmlformats.org/officeDocument/2006/relationships/image" Target="media/image26.png"/><Relationship Id="rId45" Type="http://schemas.openxmlformats.org/officeDocument/2006/relationships/image" Target="media/image31.tiff"/><Relationship Id="rId53" Type="http://schemas.openxmlformats.org/officeDocument/2006/relationships/image" Target="media/image39.tiff"/><Relationship Id="rId58" Type="http://schemas.openxmlformats.org/officeDocument/2006/relationships/image" Target="media/image44.tiff"/><Relationship Id="rId5" Type="http://schemas.openxmlformats.org/officeDocument/2006/relationships/numbering" Target="numbering.xml"/><Relationship Id="rId61" Type="http://schemas.openxmlformats.org/officeDocument/2006/relationships/glossaryDocument" Target="glossary/document.xml"/><Relationship Id="rId19" Type="http://schemas.openxmlformats.org/officeDocument/2006/relationships/image" Target="media/image4.png"/><Relationship Id="rId14" Type="http://schemas.openxmlformats.org/officeDocument/2006/relationships/comments" Target="comments.xml"/><Relationship Id="rId22" Type="http://schemas.openxmlformats.org/officeDocument/2006/relationships/image" Target="media/image7.png"/><Relationship Id="rId27" Type="http://schemas.openxmlformats.org/officeDocument/2006/relationships/image" Target="media/image12.tiff"/><Relationship Id="rId30" Type="http://schemas.openxmlformats.org/officeDocument/2006/relationships/image" Target="media/image15.tif"/><Relationship Id="rId35" Type="http://schemas.openxmlformats.org/officeDocument/2006/relationships/image" Target="media/image20.png"/><Relationship Id="rId43" Type="http://schemas.openxmlformats.org/officeDocument/2006/relationships/image" Target="media/image29.tiff"/><Relationship Id="rId48" Type="http://schemas.openxmlformats.org/officeDocument/2006/relationships/image" Target="media/image34.tiff"/><Relationship Id="rId56" Type="http://schemas.openxmlformats.org/officeDocument/2006/relationships/image" Target="media/image42.tiff"/><Relationship Id="rId8" Type="http://schemas.openxmlformats.org/officeDocument/2006/relationships/webSettings" Target="webSettings.xml"/><Relationship Id="rId51" Type="http://schemas.openxmlformats.org/officeDocument/2006/relationships/image" Target="media/image37.tiff"/><Relationship Id="rId3" Type="http://schemas.openxmlformats.org/officeDocument/2006/relationships/customXml" Target="../customXml/item3.xml"/><Relationship Id="rId12" Type="http://schemas.openxmlformats.org/officeDocument/2006/relationships/header" Target="header1.xml"/><Relationship Id="rId17" Type="http://schemas.microsoft.com/office/2018/08/relationships/commentsExtensible" Target="commentsExtensible.xml"/><Relationship Id="rId25" Type="http://schemas.openxmlformats.org/officeDocument/2006/relationships/image" Target="media/image10.tiff"/><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2.tiff"/><Relationship Id="rId59"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7.tiff"/><Relationship Id="rId54" Type="http://schemas.openxmlformats.org/officeDocument/2006/relationships/image" Target="media/image40.tiff"/><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1/relationships/commentsExtended" Target="commentsExtended.xml"/><Relationship Id="rId23" Type="http://schemas.openxmlformats.org/officeDocument/2006/relationships/image" Target="media/image8.png"/><Relationship Id="rId28" Type="http://schemas.openxmlformats.org/officeDocument/2006/relationships/image" Target="media/image13.jpeg"/><Relationship Id="rId36" Type="http://schemas.openxmlformats.org/officeDocument/2006/relationships/image" Target="media/image21.png"/><Relationship Id="rId49" Type="http://schemas.openxmlformats.org/officeDocument/2006/relationships/image" Target="media/image35.tiff"/><Relationship Id="rId57" Type="http://schemas.openxmlformats.org/officeDocument/2006/relationships/image" Target="media/image43.tiff"/><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30.tiff"/><Relationship Id="rId52" Type="http://schemas.openxmlformats.org/officeDocument/2006/relationships/image" Target="media/image38.tiff"/><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1026C50-E1BD-4C9D-AAF6-6C1080DB93E5}"/>
      </w:docPartPr>
      <w:docPartBody>
        <w:p w:rsidR="009F44EF" w:rsidRDefault="00022522">
          <w:r w:rsidRPr="0088733E">
            <w:rPr>
              <w:rStyle w:val="PlaceholderText"/>
            </w:rPr>
            <w:t>Click or tap here to enter text.</w:t>
          </w:r>
        </w:p>
      </w:docPartBody>
    </w:docPart>
    <w:docPart>
      <w:docPartPr>
        <w:name w:val="18133C28157F42F0823869FD609A8A35"/>
        <w:category>
          <w:name w:val="General"/>
          <w:gallery w:val="placeholder"/>
        </w:category>
        <w:types>
          <w:type w:val="bbPlcHdr"/>
        </w:types>
        <w:behaviors>
          <w:behavior w:val="content"/>
        </w:behaviors>
        <w:guid w:val="{701E3253-2E98-4DA3-BF35-6D0465AEE85D}"/>
      </w:docPartPr>
      <w:docPartBody>
        <w:p w:rsidR="003E4A7C" w:rsidRDefault="009547D8" w:rsidP="009547D8">
          <w:pPr>
            <w:pStyle w:val="18133C28157F42F0823869FD609A8A35"/>
          </w:pPr>
          <w:r w:rsidRPr="0088733E">
            <w:rPr>
              <w:rStyle w:val="PlaceholderText"/>
            </w:rPr>
            <w:t>Click or tap here to enter text.</w:t>
          </w:r>
        </w:p>
      </w:docPartBody>
    </w:docPart>
    <w:docPart>
      <w:docPartPr>
        <w:name w:val="F8575A907A484302A04B1DD77CD95316"/>
        <w:category>
          <w:name w:val="General"/>
          <w:gallery w:val="placeholder"/>
        </w:category>
        <w:types>
          <w:type w:val="bbPlcHdr"/>
        </w:types>
        <w:behaviors>
          <w:behavior w:val="content"/>
        </w:behaviors>
        <w:guid w:val="{1CF33758-ED29-4F0F-B397-809C160CAE10}"/>
      </w:docPartPr>
      <w:docPartBody>
        <w:p w:rsidR="003E4A7C" w:rsidRDefault="009547D8" w:rsidP="009547D8">
          <w:pPr>
            <w:pStyle w:val="F8575A907A484302A04B1DD77CD95316"/>
          </w:pPr>
          <w:r w:rsidRPr="0088733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522"/>
    <w:rsid w:val="00022522"/>
    <w:rsid w:val="000D4C06"/>
    <w:rsid w:val="000E0CFB"/>
    <w:rsid w:val="00292AA3"/>
    <w:rsid w:val="002F0478"/>
    <w:rsid w:val="0033012E"/>
    <w:rsid w:val="003E4A7C"/>
    <w:rsid w:val="004B5083"/>
    <w:rsid w:val="004D03E6"/>
    <w:rsid w:val="005924DB"/>
    <w:rsid w:val="00626E64"/>
    <w:rsid w:val="00627E69"/>
    <w:rsid w:val="00672F57"/>
    <w:rsid w:val="00683246"/>
    <w:rsid w:val="00696BD6"/>
    <w:rsid w:val="0073165C"/>
    <w:rsid w:val="00796C69"/>
    <w:rsid w:val="007D3323"/>
    <w:rsid w:val="007D3407"/>
    <w:rsid w:val="007D544A"/>
    <w:rsid w:val="00810F5E"/>
    <w:rsid w:val="00827692"/>
    <w:rsid w:val="00855391"/>
    <w:rsid w:val="00936D93"/>
    <w:rsid w:val="009547D8"/>
    <w:rsid w:val="009F44EF"/>
    <w:rsid w:val="00A32FFC"/>
    <w:rsid w:val="00AC29D1"/>
    <w:rsid w:val="00B71EEB"/>
    <w:rsid w:val="00B95F1D"/>
    <w:rsid w:val="00BD1E6C"/>
    <w:rsid w:val="00C70731"/>
    <w:rsid w:val="00CD6634"/>
    <w:rsid w:val="00CE389C"/>
    <w:rsid w:val="00DC1D83"/>
    <w:rsid w:val="00E1111A"/>
    <w:rsid w:val="00E7624F"/>
    <w:rsid w:val="00F03EAA"/>
    <w:rsid w:val="00F733A2"/>
    <w:rsid w:val="00F7579E"/>
    <w:rsid w:val="00FF21E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547D8"/>
    <w:rPr>
      <w:color w:val="666666"/>
    </w:rPr>
  </w:style>
  <w:style w:type="paragraph" w:customStyle="1" w:styleId="18133C28157F42F0823869FD609A8A35">
    <w:name w:val="18133C28157F42F0823869FD609A8A35"/>
    <w:rsid w:val="009547D8"/>
  </w:style>
  <w:style w:type="paragraph" w:customStyle="1" w:styleId="F8575A907A484302A04B1DD77CD95316">
    <w:name w:val="F8575A907A484302A04B1DD77CD95316"/>
    <w:rsid w:val="009547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C17D45D-DA6C-4968-9FA8-17A9319513F7}">
  <we:reference id="wa104382081" version="1.55.1.0" store="en-US" storeType="OMEX"/>
  <we:alternateReferences>
    <we:reference id="WA104382081" version="1.55.1.0" store="" storeType="OMEX"/>
  </we:alternateReferences>
  <we:properties>
    <we:property name="MENDELEY_CITATIONS" value="[{&quot;citationID&quot;:&quot;MENDELEY_CITATION_9472e747-c879-4c83-8200-393e9ae59261&quot;,&quot;properties&quot;:{&quot;noteIndex&quot;:0},&quot;isEdited&quot;:false,&quot;manualOverride&quot;:{&quot;isManuallyOverridden&quot;:false,&quot;citeprocText&quot;:&quot;(Fairchild M. D., 2013)&quot;,&quot;manualOverrideText&quot;:&quot;&quot;},&quot;citationTag&quot;:&quot;MENDELEY_CITATION_v3_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&quot;,&quot;citationItems&quot;:[{&quot;id&quot;:&quot;21da6d55-b4c0-3c40-9123-878a7da3fb0c&quot;,&quot;itemData&quot;:{&quot;type&quot;:&quot;book&quot;,&quot;id&quot;:&quot;21da6d55-b4c0-3c40-9123-878a7da3fb0c&quot;,&quot;title&quot;:&quot; Color appearance models&quot;,&quot;author&quot;:[{&quot;family&quot;:&quot;Fairchild M. D.&quot;,&quot;given&quot;:&quot;&quot;,&quot;parse-names&quot;:false,&quot;dropping-particle&quot;:&quot;&quot;,&quot;non-dropping-particle&quot;:&quot;&quot;}],&quot;issued&quot;:{&quot;date-parts&quot;:[[2013]]},&quot;number-of-pages&quot;:&quot;157-159&quot;,&quot;edition&quot;:&quot;3&quot;,&quot;publisher&quot;:&quot;John Wiley &amp; Sons, Ltd.&quot;,&quot;container-title-short&quot;:&quot;&quot;},&quot;isTemporary&quot;:false,&quot;suppress-author&quot;:false,&quot;composite&quot;:false,&quot;author-only&quot;:false}]},{&quot;citationID&quot;:&quot;MENDELEY_CITATION_06323c35-9443-4228-8064-4072350c14a0&quot;,&quot;properties&quot;:{&quot;noteIndex&quot;:0,&quot;mode&quot;:&quot;composite&quot;},&quot;isEdited&quot;:false,&quot;manualOverride&quot;:{&quot;isManuallyOverridden&quot;:false,&quot;citeprocText&quot;:&quot;von Kries (1902)&quot;,&quot;manualOverrideText&quot;:&quot;&quot;},&quot;citationTag&quot;:&quot;MENDELEY_CITATION_v3_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&quot;,&quot;citationItems&quot;:[{&quot;id&quot;:&quot;a0d20eba-cc84-3680-9a31-298ff3dcb3d6&quot;,&quot;itemData&quot;:{&quot;type&quot;:&quot;book&quot;,&quot;id&quot;:&quot;a0d20eba-cc84-3680-9a31-298ff3dcb3d6&quot;,&quot;title&quot;:&quot; Chromatic adaptation. Festschrift der AlbrechtLudwig-Universität&quot;,&quot;author&quot;:[{&quot;family&quot;:&quot;Kries&quot;,&quot;given&quot;:&quot;J&quot;,&quot;parse-names&quot;:false,&quot;dropping-particle&quot;:&quot;&quot;,&quot;non-dropping-particle&quot;:&quot;von&quot;}],&quot;issued&quot;:{&quot;date-parts&quot;:[[1902]]},&quot;publisher-place&quot;:&quot;Fribourg&quot;,&quot;publisher&quot;:&quot;[Translation: D.L.MacAdam, Sources of Color Science, MIT Press, Cambridge, (1970)].&quot;,&quot;container-title-short&quot;:&quot;&quot;},&quot;isTemporary&quot;:false,&quot;displayAs&quot;:&quot;composite&quot;,&quot;suppress-author&quot;:false,&quot;composite&quot;:true,&quot;author-only&quot;:false}]},{&quot;citationID&quot;:&quot;MENDELEY_CITATION_90e5775b-f108-44c8-baf2-921e5aed4ab7&quot;,&quot;properties&quot;:{&quot;noteIndex&quot;:0},&quot;isEdited&quot;:false,&quot;manualOverride&quot;:{&quot;isManuallyOverridden&quot;:false,&quot;citeprocText&quot;:&quot;(Luo, 2015)&quot;,&quot;manualOverrideText&quot;:&quot;&quot;},&quot;citationTag&quot;:&quot;MENDELEY_CITATION_v3_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&quot;,&quot;citationItems&quot;:[{&quot;id&quot;:&quot;1aed0342-2643-3891-b02b-f6c651684680&quot;,&quot;itemData&quot;:{&quot;type&quot;:&quot;chapter&quot;,&quot;id&quot;:&quot;1aed0342-2643-3891-b02b-f6c651684680&quot;,&quot;title&quot;:&quot;CIE Chromatic Adaptation; Comparison of von Kries, CIELAB, CMCCAT97 and CAT02&quot;,&quot;author&quot;:[{&quot;family&quot;:&quot;Luo&quot;,&quot;given&quot;:&quot;Ming Ronnier&quot;,&quot;parse-names&quot;:false,&quot;dropping-particle&quot;:&quot;&quot;,&quot;non-dropping-particle&quot;:&quot;&quot;}],&quot;container-title&quot;:&quot;Encyclopedia of Color Science and Technology&quot;,&quot;DOI&quot;:&quot;10.1007/978-3-642-27851-8_321-1&quot;,&quot;issued&quot;:{&quot;date-parts&quot;:[[2015]]},&quot;publisher-place&quot;:&quot;Berlin, Heidelberg&quot;,&quot;page&quot;:&quot;1-8&quot;,&quot;publisher&quot;:&quot;Springer Berlin Heidelberg&quot;,&quot;container-title-short&quot;:&quot;&quot;},&quot;isTemporary&quot;:false,&quot;suppress-author&quot;:false,&quot;composite&quot;:false,&quot;author-only&quot;:false}]},{&quot;citationID&quot;:&quot;MENDELEY_CITATION_8e04d5bd-8d7b-4705-a824-0a110e24df7f&quot;,&quot;properties&quot;:{&quot;noteIndex&quot;:0,&quot;mode&quot;:&quot;composite&quot;},&quot;isEdited&quot;:false,&quot;manualOverride&quot;:{&quot;isManuallyOverridden&quot;:false,&quot;citeprocText&quot;:&quot;Helmholtz (1867)&quot;,&quot;manualOverrideText&quot;:&quot;&quot;},&quot;citationTag&quot;:&quot;MENDELEY_CITATION_v3_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&quot;,&quot;citationItems&quot;:[{&quot;id&quot;:&quot;cf1bfc32-430b-3324-ab64-3b8c1130bce6&quot;,&quot;itemData&quot;:{&quot;type&quot;:&quot;book&quot;,&quot;id&quot;:&quot;cf1bfc32-430b-3324-ab64-3b8c1130bce6&quot;,&quot;title&quot;:&quot;Handbuch der physiologischen Optik&quot;,&quot;author&quot;:[{&quot;family&quot;:&quot;Helmholtz&quot;,&quot;given&quot;:&quot;H.&quot;,&quot;parse-names&quot;:false,&quot;dropping-particle&quot;:&quot;v.&quot;,&quot;non-dropping-particle&quot;:&quot;&quot;}],&quot;issued&quot;:{&quot;date-parts&quot;:[[1867]]},&quot;publisher-place&quot;:&quot;Leipzig&quot;,&quot;edition&quot;:&quot;1&quot;,&quot;publisher&quot;:&quot;Leopold Voss&quot;,&quot;container-title-short&quot;:&quot;&quot;},&quot;isTemporary&quot;:false,&quot;displayAs&quot;:&quot;composite&quot;,&quot;suppress-author&quot;:false,&quot;composite&quot;:true,&quot;author-only&quot;:false}]},{&quot;citationID&quot;:&quot;MENDELEY_CITATION_fcd182fa-e818-4423-8a90-b15cdac2603d&quot;,&quot;properties&quot;:{&quot;noteIndex&quot;:0},&quot;isEdited&quot;:false,&quot;manualOverride&quot;:{&quot;isManuallyOverridden&quot;:false,&quot;citeprocText&quot;:&quot;(Golz &amp;#38; MacLeod, 2002; Granzier et al., 2009; McCann, 2005; Rutherford &amp;#38; Brainard, 2002; Zaidi, 1998)&quot;,&quot;manualOverrideText&quot;:&quot;&quot;},&quot;citationTag&quot;:&quot;MENDELEY_CITATION_v3_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&quot;,&quot;citationItems&quot;:[{&quot;id&quot;:&quot;1131490f-866b-3c30-af44-7b3ca306be9d&quot;,&quot;itemData&quot;:{&quot;type&quot;:&quot;paper-conference&quot;,&quot;id&quot;:&quot;1131490f-866b-3c30-af44-7b3ca306be9d&quot;,&quot;title&quot;:&quot;Do humans discount the illuminant?&quot;,&quot;author&quot;:[{&quot;family&quot;:&quot;McCann&quot;,&quot;given&quot;:&quot;John J.&quot;,&quot;parse-names&quot;:false,&quot;dropping-particle&quot;:&quot;&quot;,&quot;non-dropping-particle&quot;:&quot;&quot;}],&quot;editor&quot;:[{&quot;family&quot;:&quot;Rogowitz&quot;,&quot;given&quot;:&quot;Bernice E.&quot;,&quot;parse-names&quot;:false,&quot;dropping-particle&quot;:&quot;&quot;,&quot;non-dropping-particle&quot;:&quot;&quot;},{&quot;family&quot;:&quot;Pappas&quot;,&quot;given&quot;:&quot;Thrasyvoulos N.&quot;,&quot;parse-names&quot;:false,&quot;dropping-particle&quot;:&quot;&quot;,&quot;non-dropping-particle&quot;:&quot;&quot;},{&quot;family&quot;:&quot;Daly&quot;,&quot;given&quot;:&quot;Scott J.&quot;,&quot;parse-names&quot;:false,&quot;dropping-particle&quot;:&quot;&quot;,&quot;non-dropping-particle&quot;:&quot;&quot;}],&quot;DOI&quot;:&quot;10.1117/12.594383&quot;,&quot;issued&quot;:{&quot;date-parts&quot;:[[2005,3,18]]},&quot;page&quot;:&quot;9&quot;,&quot;container-title-short&quot;:&quot;&quot;},&quot;isTemporary&quot;:false,&quot;suppress-author&quot;:false,&quot;composite&quot;:false,&quot;author-only&quot;:false},{&quot;id&quot;:&quot;3d5994b2-49ec-38ae-8a35-2a986838cc0c&quot;,&quot;itemData&quot;:{&quot;type&quot;:&quot;article-journal&quot;,&quot;id&quot;:&quot;3d5994b2-49ec-38ae-8a35-2a986838cc0c&quot;,&quot;title&quot;:&quot;Identification of illuminant and object colors: heuristic-based algorithms&quot;,&quot;author&quot;:[{&quot;family&quot;:&quot;Zaidi&quot;,&quot;given&quot;:&quot;Qasim&quot;,&quot;parse-names&quot;:false,&quot;dropping-particle&quot;:&quot;&quot;,&quot;non-dropping-particle&quot;:&quot;&quot;}],&quot;container-title&quot;:&quot;Journal of the Optical Society of America A&quot;,&quot;DOI&quot;:&quot;10.1364/JOSAA.15.001767&quot;,&quot;ISSN&quot;:&quot;1084-7529&quot;,&quot;issued&quot;:{&quot;date-parts&quot;:[[1998,7,1]]},&quot;page&quot;:&quot;1767&quot;,&quot;issue&quot;:&quot;7&quot;,&quot;volume&quot;:&quot;15&quot;,&quot;container-title-short&quot;:&quot;&quot;},&quot;isTemporary&quot;:false},{&quot;id&quot;:&quot;a2d617fa-ef75-3bce-aec4-0c72d50e01bd&quot;,&quot;itemData&quot;:{&quot;type&quot;:&quot;article-journal&quot;,&quot;id&quot;:&quot;a2d617fa-ef75-3bce-aec4-0c72d50e01bd&quot;,&quot;title&quot;:&quot;Influence of scene statistics on colour constancy&quot;,&quot;author&quot;:[{&quot;family&quot;:&quot;Golz&quot;,&quot;given&quot;:&quot;Jürgen&quot;,&quot;parse-names&quot;:false,&quot;dropping-particle&quot;:&quot;&quot;,&quot;non-dropping-particle&quot;:&quot;&quot;},{&quot;family&quot;:&quot;MacLeod&quot;,&quot;given&quot;:&quot;Donald I. A.&quot;,&quot;parse-names&quot;:false,&quot;dropping-particle&quot;:&quot;&quot;,&quot;non-dropping-particle&quot;:&quot;&quot;}],&quot;container-title&quot;:&quot;Nature&quot;,&quot;container-title-short&quot;:&quot;Nature&quot;,&quot;DOI&quot;:&quot;10.1038/415637a&quot;,&quot;ISSN&quot;:&quot;0028-0836&quot;,&quot;issued&quot;:{&quot;date-parts&quot;:[[2002,2]]},&quot;page&quot;:&quot;637-640&quot;,&quot;issue&quot;:&quot;6872&quot;,&quot;volume&quot;:&quot;415&quot;},&quot;isTemporary&quot;:false},{&quot;id&quot;:&quot;0376e313-1436-38d7-822c-8c220385976c&quot;,&quot;itemData&quot;:{&quot;type&quot;:&quot;article-journal&quot;,&quot;id&quot;:&quot;0376e313-1436-38d7-822c-8c220385976c&quot;,&quot;title&quot;:&quot;Can illumination estimates provide the basis for color constancy?&quot;,&quot;author&quot;:[{&quot;family&quot;:&quot;Granzier&quot;,&quot;given&quot;:&quot;Jeroen J.M.&quot;,&quot;parse-names&quot;:false,&quot;dropping-particle&quot;:&quot;&quot;,&quot;non-dropping-particle&quot;:&quot;&quot;},{&quot;family&quot;:&quot;Brenner&quot;,&quot;given&quot;:&quot;Eli&quot;,&quot;parse-names&quot;:false,&quot;dropping-particle&quot;:&quot;&quot;,&quot;non-dropping-particle&quot;:&quot;&quot;},{&quot;family&quot;:&quot;Smeets&quot;,&quot;given&quot;:&quot;Jeroen B.J.&quot;,&quot;parse-names&quot;:false,&quot;dropping-particle&quot;:&quot;&quot;,&quot;non-dropping-particle&quot;:&quot;&quot;}],&quot;container-title&quot;:&quot;Journal of Vision&quot;,&quot;DOI&quot;:&quot;10.1167/9.3.18&quot;,&quot;ISSN&quot;:&quot;15347362&quot;,&quot;PMID&quot;:&quot;19757957&quot;,&quot;issued&quot;:{&quot;date-parts&quot;:[[2009,3,24]]},&quot;abstract&quot;:&quot;Objects hardly appear to change color when the spectral distribution of the illumination changes: a phenomenon known as color constancy. Color constancy could either be achieved by relying on properties that are insensitive to changes in the illumination (such as spatial color contrast) or by compensating for the estimated chromaticity of the illuminant. We examined whether subjects can judge the illuminant's color well enough to account for their own color constancy. We found that subjects were very poor at judging the color of a lamp from the light reflected by the scene it illuminated. They were much better at judging the color of a surface within the scene. We conclude that color constancy must be achieved by relying on relationships that are insensitive to the illumination rather than by explicitly judging the color of the illumination. © ARVO.&quot;,&quot;issue&quot;:&quot;3&quot;,&quot;volume&quot;:&quot;9&quot;,&quot;container-title-short&quot;:&quot;J Vis&quot;},&quot;isTemporary&quot;:false},{&quot;id&quot;:&quot;7f259086-3a9b-3612-b19e-bbd4254359e6&quot;,&quot;itemData&quot;:{&quot;type&quot;:&quot;article-journal&quot;,&quot;id&quot;:&quot;7f259086-3a9b-3612-b19e-bbd4254359e6&quot;,&quot;title&quot;:&quot;Lightness Constancy: A Direct Test of the Illumination-Estimation Hypothesis&quot;,&quot;author&quot;:[{&quot;family&quot;:&quot;Rutherford&quot;,&quot;given&quot;:&quot;M.D.&quot;,&quot;parse-names&quot;:false,&quot;dropping-particle&quot;:&quot;&quot;,&quot;non-dropping-particle&quot;:&quot;&quot;},{&quot;family&quot;:&quot;Brainard&quot;,&quot;given&quot;:&quot;D.H.&quot;,&quot;parse-names&quot;:false,&quot;dropping-particle&quot;:&quot;&quot;,&quot;non-dropping-particle&quot;:&quot;&quot;}],&quot;container-title&quot;:&quot;Psychological Science&quot;,&quot;container-title-short&quot;:&quot;Psychol Sci&quot;,&quot;DOI&quot;:&quot;10.1111/1467-9280.00426&quot;,&quot;ISSN&quot;:&quot;0956-7976&quot;,&quot;issued&quot;:{&quot;date-parts&quot;:[[2002,3,1]]},&quot;page&quot;:&quot;142-149&quot;,&quot;abstract&quot;:&quot;&lt;p&gt;Many models of color constancy assume that the visual system estimates the scene illuminant and uses this estimate to determine an object's color appearance. A version of this illumination-estimation hypothesis, in which the illuminant estimate is associated with the explicitly perceived illuminant, was tested. Observers made appearance matches between two experimental chambers. Observers adjusted the illumination in one chamber to match that in the other and then adjusted a test patch in one chamber to match the surface lightness of a patch in the other. The illumination-estimation hypothesis, as formulated here, predicted that after both matches the luminances of the light reflected from the test patches would be identical. The data contradict this prediction. A second experiment showed that manipulating the immediate surround of a test patch can affect perceived lightness without affecting perceived illumination. This finding also falsifies the illumination-estimation hypothesis.&lt;/p&gt;&quot;,&quot;issue&quot;:&quot;2&quot;,&quot;volume&quot;:&quot;13&quot;},&quot;isTemporary&quot;:false}]},{&quot;citationID&quot;:&quot;MENDELEY_CITATION_9462940e-9978-4094-8b67-0d6cec7589a3&quot;,&quot;properties&quot;:{&quot;noteIndex&quot;:0,&quot;mode&quot;:&quot;composite&quot;},&quot;isEdited&quot;:false,&quot;manualOverride&quot;:{&quot;isManuallyOverridden&quot;:false,&quot;citeprocText&quot;:&quot;Hering (1878)&quot;,&quot;manualOverrideText&quot;:&quot;&quot;},&quot;citationTag&quot;:&quot;MENDELEY_CITATION_v3_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&quot;,&quot;citationItems&quot;:[{&quot;id&quot;:&quot;31950b20-b507-34f5-b4a2-030c3c3ded79&quot;,&quot;itemData&quot;:{&quot;type&quot;:&quot;book&quot;,&quot;id&quot;:&quot;31950b20-b507-34f5-b4a2-030c3c3ded79&quot;,&quot;title&quot;:&quot;Grundzüge der Lehre vom Lichtsinn&quot;,&quot;author&quot;:[{&quot;family&quot;:&quot;Hering&quot;,&quot;given&quot;:&quot;E&quot;,&quot;parse-names&quot;:false,&quot;dropping-particle&quot;:&quot;&quot;,&quot;non-dropping-particle&quot;:&quot;&quot;}],&quot;issued&quot;:{&quot;date-parts&quot;:[[1878]]},&quot;publisher-place&quot;:&quot;Berlin&quot;,&quot;publisher&quot;:&quot;Springer&quot;,&quot;container-title-short&quot;:&quot;&quot;},&quot;isTemporary&quot;:false,&quot;displayAs&quot;:&quot;composite&quot;,&quot;suppress-author&quot;:false,&quot;composite&quot;:true,&quot;author-only&quot;:false}]},{&quot;citationID&quot;:&quot;MENDELEY_CITATION_a5f0d1d2-6994-476d-8ce3-3ca2b0d9a477&quot;,&quot;properties&quot;:{&quot;noteIndex&quot;:0},&quot;isEdited&quot;:false,&quot;manualOverride&quot;:{&quot;isManuallyOverridden&quot;:false,&quot;citeprocText&quot;:&quot;(Gegenfurtner et al., 2024; Granzier &amp;#38; Gegenfurtner, 2012)&quot;,&quot;manualOverrideText&quot;:&quot;&quot;},&quot;citationTag&quot;:&quot;MENDELEY_CITATION_v3_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&quot;,&quot;citationItems&quot;:[{&quot;id&quot;:&quot;d233f2fa-d617-3bb9-bde2-0b96277927b0&quot;,&quot;itemData&quot;:{&quot;type&quot;:&quot;article-journal&quot;,&quot;id&quot;:&quot;d233f2fa-d617-3bb9-bde2-0b96277927b0&quot;,&quot;title&quot;:&quot;Effects of memory colour on colour constancy for unknown coloured objects&quot;,&quot;author&quot;:[{&quot;family&quot;:&quot;Granzier&quot;,&quot;given&quot;:&quot;Jeroen J.M.&quot;,&quot;parse-names&quot;:false,&quot;dropping-particle&quot;:&quot;&quot;,&quot;non-dropping-particle&quot;:&quot;&quot;},{&quot;family&quot;:&quot;Gegenfurtner&quot;,&quot;given&quot;:&quot;Karl R.&quot;,&quot;parse-names&quot;:false,&quot;dropping-particle&quot;:&quot;&quot;,&quot;non-dropping-particle&quot;:&quot;&quot;}],&quot;container-title&quot;:&quot;i-Perception&quot;,&quot;container-title-short&quot;:&quot;Iperception&quot;,&quot;DOI&quot;:&quot;10.1068/i0461&quot;,&quot;ISSN&quot;:&quot;20416695&quot;,&quot;issued&quot;:{&quot;date-parts&quot;:[[2012]]},&quot;page&quot;:&quot;190-215&quot;,&quot;abstract&quot;:&quot;The perception of an object's colour remains constant despite large variations in the chromaticity of the illumination-colour constancy. Hering suggested that memory colours, the typical colours of objects, could help in estimating the illuminant's colour and therefore be an important factor in establishing colour constancy. Here we test whether the presence of objects with diagnostical colours (fruits, vegetables, etc) within a scene influence colour constancy for unknown coloured objects in the scene. Subjects matched one of four Munsell papers placed in a scene illuminated under either a reddish or a greenish lamp with the Munsell book of colour illuminated by a neutral lamp. The Munsell papers were embedded in four different scenes-one scene containing diagnostically coloured objects, one scene containing incongruent coloured objects, a third scene with geometrical objects of the same colour as the diagnostically coloured objects, and one scene containing non-diagnostically coloured objects (eg, a yellow coffee mug). All objects were placed against a black background. Colour constancy was on average significantly higher for the scene containing the diagnostically coloured objects compared with the other scenes tested. We conclude that the colours of familiar objects help in obtaining colour constancy for unknown objects. © 2012 J J M Granzier, K R Gegenfurtner.&quot;,&quot;issue&quot;:&quot;3&quot;,&quot;volume&quot;:&quot;3&quot;},&quot;isTemporary&quot;:false,&quot;suppress-author&quot;:false,&quot;composite&quot;:false,&quot;author-only&quot;:false},{&quot;id&quot;:&quot;9b0cf0a1-c24f-306e-ac2c-57d443724159&quot;,&quot;itemData&quot;:{&quot;type&quot;:&quot;article-journal&quot;,&quot;id&quot;:&quot;9b0cf0a1-c24f-306e-ac2c-57d443724159&quot;,&quot;title&quot;:&quot;Color constancy in real-world settings&quot;,&quot;author&quot;:[{&quot;family&quot;:&quot;Gegenfurtner&quot;,&quot;given&quot;:&quot;Karl R.&quot;,&quot;parse-names&quot;:false,&quot;dropping-particle&quot;:&quot;&quot;,&quot;non-dropping-particle&quot;:&quot;&quot;},{&quot;family&quot;:&quot;Weiss&quot;,&quot;given&quot;:&quot;David&quot;,&quot;parse-names&quot;:false,&quot;dropping-particle&quot;:&quot;&quot;,&quot;non-dropping-particle&quot;:&quot;&quot;},{&quot;family&quot;:&quot;Bloj&quot;,&quot;given&quot;:&quot;Marina&quot;,&quot;parse-names&quot;:false,&quot;dropping-particle&quot;:&quot;&quot;,&quot;non-dropping-particle&quot;:&quot;&quot;}],&quot;container-title&quot;:&quot;Journal of vision&quot;,&quot;DOI&quot;:&quot;10.1167/jov.24.2.12&quot;,&quot;ISSN&quot;:&quot;15347362&quot;,&quot;PMID&quot;:&quot;38411957&quot;,&quot;issued&quot;:{&quot;date-parts&quot;:[[2024,2,1]]},&quot;page&quot;:&quot;12&quot;,&quot;abstract&quot;:&quot;Color constancy denotes the ability to assign a particular and stable color percept to an object, irrespective of its surroundings and illumination. The light reaching the eye confounds illumination and spectral reflectance of the object, making the recovery of constant object color an ill-posed problem. How good the visual system is at accomplishing this task is still a matter of heated debate, despite more than a 100 years of research. Depending on the laboratory task and the specific cues available to observers, color constancy was found to be at levels ranging between 15% and 80%, which seems incompatible with the relatively stable color appearance of objects around us and the consistent usage of color names in real life. Here, we show close-to-perfect color constancy using real objects in a natural task and natural environmental conditions, chosen to mimic the role of color constancy in everyday life. Participants had to identify the color of a (non-present) item familiar to them in an office room under five different experimental illuminations. They mostly selected the same colored Munsell chip as their match to the absent object, even though the light reaching the eye in each case differed substantially. Our results demonstrate that color constancy under ideal conditions in the real world can indeed be exceptionally good. We found it to be as good as visual memory permits and not generally compromised by sensory uncertainty.&quot;,&quot;issue&quot;:&quot;2&quot;,&quot;volume&quot;:&quot;24&quot;,&quot;container-title-short&quot;:&quot;J Vis&quot;},&quot;isTemporary&quot;:false}]},{&quot;citationID&quot;:&quot;MENDELEY_CITATION_91a39653-9f93-4e70-97df-3fd08a2eb1c5&quot;,&quot;properties&quot;:{&quot;noteIndex&quot;:0},&quot;isEdited&quot;:false,&quot;manualOverride&quot;:{&quot;isManuallyOverridden&quot;:false,&quot;citeprocText&quot;:&quot;(Brainard D. H. et al., 1997; M. D. Fairchild, 1993; Katoh, 1995; Zhai &amp;#38; Luo, 2018)&quot;,&quot;manualOverrideText&quot;:&quot;&quot;},&quot;citationTag&quot;:&quot;MENDELEY_CITATION_v3_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&quot;,&quot;citationItems&quot;:[{&quot;id&quot;:&quot;9f4e75ac-bd2c-3774-914d-1de29e245913&quot;,&quot;itemData&quot;:{&quot;type&quot;:&quot;article-journal&quot;,&quot;id&quot;:&quot;9f4e75ac-bd2c-3774-914d-1de29e245913&quot;,&quot;title&quot;:&quot;Color constancy compared: experiments with real images and color monitors&quot;,&quot;author&quot;:[{&quot;family&quot;:&quot;Brainard D. H.&quot;,&quot;given&quot;:&quot;&quot;,&quot;parse-names&quot;:false,&quot;dropping-particle&quot;:&quot;&quot;,&quot;non-dropping-particle&quot;:&quot;&quot;},{&quot;family&quot;:&quot;Rutherford M. D.&quot;,&quot;given&quot;:&quot;&quot;,&quot;parse-names&quot;:false,&quot;dropping-particle&quot;:&quot;&quot;,&quot;non-dropping-particle&quot;:&quot;&quot;},{&quot;family&quot;:&quot;Kraft J. M.&quot;,&quot;given&quot;:&quot;&quot;,&quot;parse-names&quot;:false,&quot;dropping-particle&quot;:&quot;&quot;,&quot;non-dropping-particle&quot;:&quot;&quot;}],&quot;container-title&quot;:&quot;Invest. Ophthalmol. Visual Sci.&quot;,&quot;issued&quot;:{&quot;date-parts&quot;:[[1997]]},&quot;page&quot;:&quot;2206-2206&quot;,&quot;volume&quot;:&quot;38&quot;,&quot;container-title-short&quot;:&quot;&quot;},&quot;isTemporary&quot;:false},{&quot;id&quot;:&quot;8bca36fd-24e2-36e4-aa5c-b364e9a15f37&quot;,&quot;itemData&quot;:{&quot;type&quot;:&quot;paper-conference&quot;,&quot;id&quot;:&quot;8bca36fd-24e2-36e4-aa5c-b364e9a15f37&quot;,&quot;title&quot;:&quot;Chromatic adaptation in hard copy/soft copy comparisons&quot;,&quot;author&quot;:[{&quot;family&quot;:&quot;Fairchild&quot;,&quot;given&quot;:&quot;Mark D.&quot;,&quot;parse-names&quot;:false,&quot;dropping-particle&quot;:&quot;&quot;,&quot;non-dropping-particle&quot;:&quot;&quot;}],&quot;container-title&quot;:&quot;Proceedings of SPIE&quot;,&quot;editor&quot;:[{&quot;family&quot;:&quot;Bares&quot;,&quot;given&quot;:&quot;Jan&quot;,&quot;parse-names&quot;:false,&quot;dropping-particle&quot;:&quot;&quot;,&quot;non-dropping-particle&quot;:&quot;&quot;}],&quot;DOI&quot;:&quot;10.1117/12.146279&quot;,&quot;issued&quot;:{&quot;date-parts&quot;:[[1993,6,18]]},&quot;page&quot;:&quot;47-61&quot;,&quot;container-title-short&quot;:&quot;&quot;},&quot;isTemporary&quot;:false},{&quot;id&quot;:&quot;0aac5209-8d78-33e1-bcc7-b9e5938e5b83&quot;,&quot;itemData&quot;:{&quot;type&quot;:&quot;report&quot;,&quot;id&quot;:&quot;0aac5209-8d78-33e1-bcc7-b9e5938e5b83&quot;,&quot;title&quot;:&quot;Appearance Match between Soft Copy and Hard Copy under Mixed Chromatic Adaptation&quot;,&quot;author&quot;:[{&quot;family&quot;:&quot;Katoh&quot;,&quot;given&quot;:&quot;Naoya&quot;,&quot;parse-names&quot;:false,&quot;dropping-particle&quot;:&quot;&quot;,&quot;non-dropping-particle&quot;:&quot;&quot;}],&quot;URL&quot;:&quot;https://www.researchgate.net/publication/245437149&quot;,&quot;issued&quot;:{&quot;date-parts&quot;:[[1995]]},&quot;abstract&quot;:&quot;Human visual system is partially adapted to the CRT monitor's white point and partially to the ambient light, when comparing a soft-copy image with the reproduced hardcopy image. The visual experiments were performed on the effect of the ambient lighting under mixed chromatic adaptation. It was found that human visual system is 40% to 60% adapted to CRT monitor's white point and the rest to the ambient light. This adaptation ratio itself was found to be independent of the luminance level of the ambient lighting for the portrait images. Practical method for appearance match between soft-copy and hardcopy is presented in this paper. This method is fundamentally based on a simple von Kries' adaptation model and in addition, takes into account of the human visual system's \&quot;partial adaptation.\&quot;&quot;,&quot;container-title-short&quot;:&quot;&quot;},&quot;isTemporary&quot;:false},{&quot;id&quot;:&quot;4042d12a-b1bd-328c-a635-cdfcd915643d&quot;,&quot;itemData&quot;:{&quot;type&quot;:&quot;article-journal&quot;,&quot;id&quot;:&quot;4042d12a-b1bd-328c-a635-cdfcd915643d&quot;,&quot;title&quot;:&quot;Study of chromatic adaptation via neutral white matches on different viewing media&quot;,&quot;author&quot;:[{&quot;family&quot;:&quot;Zhai&quot;,&quot;given&quot;:&quot;Qiyan&quot;,&quot;parse-names&quot;:false,&quot;dropping-particle&quot;:&quot;&quot;,&quot;non-dropping-particle&quot;:&quot;&quot;},{&quot;family&quot;:&quot;Luo&quot;,&quot;given&quot;:&quot;Ming R.&quot;,&quot;parse-names&quot;:false,&quot;dropping-particle&quot;:&quot;&quot;,&quot;non-dropping-particle&quot;:&quot;&quot;}],&quot;container-title&quot;:&quot;Optics Express&quot;,&quot;container-title-short&quot;:&quot;Opt Express&quot;,&quot;DOI&quot;:&quot;10.1364/oe.26.007724&quot;,&quot;ISSN&quot;:&quot;10944087&quot;,&quot;PMID&quot;:&quot;29609324&quot;,&quot;issued&quot;:{&quot;date-parts&quot;:[[2018,3,19]]},&quot;page&quot;:&quot;7724&quot;,&quot;abstract&quot;:&quot;© 2018 Optical Society of America. Two experiments were carried out to study the neutral white and the chromatic adaptation in human vision and color science. After matching neutral whites under different illuminants using both surface and self-luminous colors, the result were used to verify the previous study about the chromatic adaptation. Not all the white illuminants were found neutral even the adaptation time is long. The baseline illuminant of the two-step chromatic adaptation transform was found as the illuminant with the same chromaticity of the neutral white under it and depended on viewing medium in the present study. The results were also used as corresponding colors to derive models of the effective degree of chromatic adaptation, which were found highly associated with the chromaticity of the adapting illuminant.&quot;,&quot;publisher&quot;:&quot;The Optical Society&quot;,&quot;issue&quot;:&quot;6&quot;,&quot;volume&quot;:&quot;26&quot;},&quot;isTemporary&quot;:false}]},{&quot;citationID&quot;:&quot;MENDELEY_CITATION_589c44ff-5a95-4b1c-822d-0ba36d67a634&quot;,&quot;properties&quot;:{&quot;noteIndex&quot;:0},&quot;isEdited&quot;:false,&quot;manualOverride&quot;:{&quot;isManuallyOverridden&quot;:false,&quot;citeprocText&quot;:&quot;(M. D. Fairchild, 1993)&quot;,&quot;manualOverrideText&quot;:&quot;&quot;},&quot;citationTag&quot;:&quot;MENDELEY_CITATION_v3_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&quot;,&quot;citationItems&quot;:[{&quot;id&quot;:&quot;8bca36fd-24e2-36e4-aa5c-b364e9a15f37&quot;,&quot;itemData&quot;:{&quot;type&quot;:&quot;paper-conference&quot;,&quot;id&quot;:&quot;8bca36fd-24e2-36e4-aa5c-b364e9a15f37&quot;,&quot;title&quot;:&quot;Chromatic adaptation in hard copy/soft copy comparisons&quot;,&quot;author&quot;:[{&quot;family&quot;:&quot;Fairchild&quot;,&quot;given&quot;:&quot;Mark D.&quot;,&quot;parse-names&quot;:false,&quot;dropping-particle&quot;:&quot;&quot;,&quot;non-dropping-particle&quot;:&quot;&quot;}],&quot;container-title&quot;:&quot;Proceedings of SPIE&quot;,&quot;editor&quot;:[{&quot;family&quot;:&quot;Bares&quot;,&quot;given&quot;:&quot;Jan&quot;,&quot;parse-names&quot;:false,&quot;dropping-particle&quot;:&quot;&quot;,&quot;non-dropping-particle&quot;:&quot;&quot;}],&quot;DOI&quot;:&quot;10.1117/12.146279&quot;,&quot;issued&quot;:{&quot;date-parts&quot;:[[1993,6,18]]},&quot;page&quot;:&quot;47-61&quot;,&quot;container-title-short&quot;:&quot;&quot;},&quot;isTemporary&quot;:false}]},{&quot;citationID&quot;:&quot;MENDELEY_CITATION_5b4304c1-c684-4a7d-9eb1-0d236bc5d753&quot;,&quot;properties&quot;:{&quot;noteIndex&quot;:0},&quot;isEdited&quot;:false,&quot;manualOverride&quot;:{&quot;isManuallyOverridden&quot;:true,&quot;citeprocText&quot;:&quot;(Angelov et al., 2020)&quot;,&quot;manualOverrideText&quot;:&quot;Angelov et al., 2020)&quot;},&quot;citationTag&quot;:&quot;MENDELEY_CITATION_v3_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&quot;,&quot;citationItems&quot;:[{&quot;id&quot;:&quot;61336397-7b13-3dff-aeef-406739a0d9c1&quot;,&quot;itemData&quot;:{&quot;type&quot;:&quot;article-journal&quot;,&quot;id&quot;:&quot;61336397-7b13-3dff-aeef-406739a0d9c1&quot;,&quot;title&quot;:&quot;Modern Virtual Reality Headsets&quot;,&quot;author&quot;:[{&quot;family&quot;:&quot;Angelov&quot;,&quot;given&quot;:&quot;Vladislav&quot;,&quot;parse-names&quot;:false,&quot;dropping-particle&quot;:&quot;&quot;,&quot;non-dropping-particle&quot;:&quot;&quot;},{&quot;family&quot;:&quot;Petkov&quot;,&quot;given&quot;:&quot;Emiliyan&quot;,&quot;parse-names&quot;:false,&quot;dropping-particle&quot;:&quot;&quot;,&quot;non-dropping-particle&quot;:&quot;&quot;},{&quot;family&quot;:&quot;Shipkovenski&quot;,&quot;given&quot;:&quot;Georgi&quot;,&quot;parse-names&quot;:false,&quot;dropping-particle&quot;:&quot;&quot;,&quot;non-dropping-particle&quot;:&quot;&quot;},{&quot;family&quot;:&quot;Kalushkov&quot;,&quot;given&quot;:&quot;Teodor&quot;,&quot;parse-names&quot;:false,&quot;dropping-particle&quot;:&quot;&quot;,&quot;non-dropping-particle&quot;:&quot;&quot;}],&quot;container-title&quot;:&quot;2020 International Congress on Human-Computer Interaction, Optimization and Robotic Applications (HORA)&quot;,&quot;DOI&quot;:&quot;10.1109/HORA49412.2020.9152604&quot;,&quot;ISBN&quot;:&quot;978-1-7281-9352-6&quot;,&quot;issued&quot;:{&quot;date-parts&quot;:[[2020,6]]},&quot;page&quot;:&quot;1-5&quot;,&quot;publisher&quot;:&quot;IEEE&quot;,&quot;container-title-short&quot;:&quot;&quot;},&quot;isTemporary&quot;:false}]},{&quot;citationID&quot;:&quot;MENDELEY_CITATION_aa21d1a1-1df3-4c5d-be9d-c9be39bef7bd&quot;,&quot;properties&quot;:{&quot;noteIndex&quot;:0},&quot;isEdited&quot;:false,&quot;manualOverride&quot;:{&quot;isManuallyOverridden&quot;:false,&quot;citeprocText&quot;:&quot;(Pastilha &amp;#38; Hurlbert, 2022)&quot;,&quot;manualOverrideText&quot;:&quot;&quot;},&quot;citationTag&quot;:&quot;MENDELEY_CITATION_v3_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&quot;,&quot;citationItems&quot;:[{&quot;id&quot;:&quot;ae659ee4-6510-35d4-86e2-d30b68a0cb1e&quot;,&quot;itemData&quot;:{&quot;type&quot;:&quot;chapter&quot;,&quot;id&quot;:&quot;ae659ee4-6510-35d4-86e2-d30b68a0cb1e&quot;,&quot;title&quot;:&quot;Seeing and sensing temporal variations in natural daylight&quot;,&quot;author&quot;:[{&quot;family&quot;:&quot;Pastilha&quot;,&quot;given&quot;:&quot;Ruben&quot;,&quot;parse-names&quot;:false,&quot;dropping-particle&quot;:&quot;&quot;,&quot;non-dropping-particle&quot;:&quot;&quot;},{&quot;family&quot;:&quot;Hurlbert&quot;,&quot;given&quot;:&quot;Anya&quot;,&quot;parse-names&quot;:false,&quot;dropping-particle&quot;:&quot;&quot;,&quot;non-dropping-particle&quot;:&quot;&quot;}],&quot;DOI&quot;:&quot;10.1016/bs.pbr.2022.04.013&quot;,&quot;issued&quot;:{&quot;date-parts&quot;:[[2022]]},&quot;page&quot;:&quot;275-301&quot;,&quot;container-title-short&quot;:&quot;&quot;},&quot;isTemporary&quot;:false,&quot;suppress-author&quot;:false,&quot;composite&quot;:false,&quot;author-only&quot;:false}]},{&quot;citationID&quot;:&quot;MENDELEY_CITATION_44df3dfd-f616-46d1-a351-88157b240c03&quot;,&quot;properties&quot;:{&quot;noteIndex&quot;:0},&quot;isEdited&quot;:false,&quot;manualOverride&quot;:{&quot;isManuallyOverridden&quot;:false,&quot;citeprocText&quot;:&quot;(Regan et al., 2001)&quot;,&quot;manualOverrideText&quot;:&quot;&quot;},&quot;citationTag&quot;:&quot;MENDELEY_CITATION_v3_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&quot;,&quot;citationItems&quot;:[{&quot;id&quot;:&quot;0898ff87-ca69-3bb1-970d-c790df09e884&quot;,&quot;itemData&quot;:{&quot;type&quot;:&quot;article-journal&quot;,&quot;id&quot;:&quot;0898ff87-ca69-3bb1-970d-c790df09e884&quot;,&quot;title&quot;:&quot;Fruits, foliage and the evolution of primate colour vision&quot;,&quot;author&quot;:[{&quot;family&quot;:&quot;Regan&quot;,&quot;given&quot;:&quot;B. C.&quot;,&quot;parse-names&quot;:false,&quot;dropping-particle&quot;:&quot;&quot;,&quot;non-dropping-particle&quot;:&quot;&quot;},{&quot;family&quot;:&quot;Julliot&quot;,&quot;given&quot;:&quot;C.&quot;,&quot;parse-names&quot;:false,&quot;dropping-particle&quot;:&quot;&quot;,&quot;non-dropping-particle&quot;:&quot;&quot;},{&quot;family&quot;:&quot;Simmen&quot;,&quot;given&quot;:&quot;B.&quot;,&quot;parse-names&quot;:false,&quot;dropping-particle&quot;:&quot;&quot;,&quot;non-dropping-particle&quot;:&quot;&quot;},{&quot;family&quot;:&quot;Viénot&quot;,&quot;given&quot;:&quot;F.&quot;,&quot;parse-names&quot;:false,&quot;dropping-particle&quot;:&quot;&quot;,&quot;non-dropping-particle&quot;:&quot;&quot;},{&quot;family&quot;:&quot;Charles–Dominique&quot;,&quot;given&quot;:&quot;P.&quot;,&quot;parse-names&quot;:false,&quot;dropping-particle&quot;:&quot;&quot;,&quot;non-dropping-particle&quot;:&quot;&quot;},{&quot;family&quot;:&quot;Mollon&quot;,&quot;given&quot;:&quot;J. D.&quot;,&quot;parse-names&quot;:false,&quot;dropping-particle&quot;:&quot;&quot;,&quot;non-dropping-particle&quot;:&quot;&quot;}],&quot;container-title&quot;:&quot;Philosophical Transactions of the Royal Society of London. Series B: Biological Sciences&quot;,&quot;container-title-short&quot;:&quot;Philos Trans R Soc Lond B Biol Sci&quot;,&quot;DOI&quot;:&quot;10.1098/rstb.2000.0773&quot;,&quot;ISSN&quot;:&quot;0962-8436&quot;,&quot;issued&quot;:{&quot;date-parts&quot;:[[2001,3,29]]},&quot;page&quot;:&quot;229-283&quot;,&quot;abstract&quot;:&quot;&lt;p&gt;Primates are apparently unique amongst the mammals in possessing trichromatic colour vision. However, not all primates are trichromatic. Amongst the haplorhine (higher) primates, the catarrhines possess uniformly trichromatic colour vision, whereas most of the platyrrhine species exhibit polymorphic colour vision, with a variety of dichromatic and trichromatic phenotypes within the population.&lt;/p&gt;&quot;,&quot;issue&quot;:&quot;1407&quot;,&quot;volume&quot;:&quot;356&quot;},&quot;isTemporary&quot;:false,&quot;suppress-author&quot;:false,&quot;composite&quot;:false,&quot;author-only&quot;:false}]},{&quot;citationID&quot;:&quot;MENDELEY_CITATION_fe227554-d46f-487b-80f5-c4c287ce14b1&quot;,&quot;properties&quot;:{&quot;noteIndex&quot;:0},&quot;isEdited&quot;:false,&quot;manualOverride&quot;:{&quot;isManuallyOverridden&quot;:false,&quot;citeprocText&quot;:&quot;(Berns, 2019)&quot;,&quot;manualOverrideText&quot;:&quot;&quot;},&quot;citationItems&quot;:[{&quot;id&quot;:&quot;c42141ab-4b3d-3ad4-ad1a-a0d04c83e0fd&quot;,&quot;itemData&quot;:{&quot;type&quot;:&quot;book&quot;,&quot;id&quot;:&quot;c42141ab-4b3d-3ad4-ad1a-a0d04c83e0fd&quot;,&quot;title&quot;:&quot;Billmeyer and Saltzman's Principles of Color Technology&quot;,&quot;author&quot;:[{&quot;family&quot;:&quot;Berns&quot;,&quot;given&quot;:&quot;Roy S.&quot;,&quot;parse-names&quot;:false,&quot;dropping-particle&quot;:&quot;&quot;,&quot;non-dropping-particle&quot;:&quot;&quot;}],&quot;DOI&quot;:&quot;10.1002/9781119367314&quot;,&quot;ISBN&quot;:&quot;9781119367222&quot;,&quot;issued&quot;:{&quot;date-parts&quot;:[[2019,4,9]]},&quot;publisher&quot;:&quot;Wiley&quot;},&quot;isTemporary&quot;:false}],&quot;citationTag&quot;:&quot;MENDELEY_CITATION_v3_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&quot;},{&quot;citationID&quot;:&quot;MENDELEY_CITATION_b067b1c6-9cd9-4997-8581-894a8ce1a952&quot;,&quot;properties&quot;:{&quot;noteIndex&quot;:0},&quot;isEdited&quot;:false,&quot;manualOverride&quot;:{&quot;isManuallyOverridden&quot;:true,&quot;citeprocText&quot;:&quot;(Smith &amp;#38; Pokorny, 1975)&quot;,&quot;manualOverrideText&quot;:&quot;Smith &amp; Pokorny, 1975)&quot;},&quot;citationTag&quot;:&quot;MENDELEY_CITATION_v3_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&quot;,&quot;citationItems&quot;:[{&quot;id&quot;:&quot;9dca1645-0a4d-3073-a032-313ff93688d5&quot;,&quot;itemData&quot;:{&quot;type&quot;:&quot;article-journal&quot;,&quot;id&quot;:&quot;9dca1645-0a4d-3073-a032-313ff93688d5&quot;,&quot;title&quot;:&quot;Spectral sensitivity of the foveal cone photopigments between 400 and 500 nm&quot;,&quot;author&quot;:[{&quot;family&quot;:&quot;Smith&quot;,&quot;given&quot;:&quot;Vivianne C.&quot;,&quot;parse-names&quot;:false,&quot;dropping-particle&quot;:&quot;&quot;,&quot;non-dropping-particle&quot;:&quot;&quot;},{&quot;family&quot;:&quot;Pokorny&quot;,&quot;given&quot;:&quot;Joel&quot;,&quot;parse-names&quot;:false,&quot;dropping-particle&quot;:&quot;&quot;,&quot;non-dropping-particle&quot;:&quot;&quot;}],&quot;container-title&quot;:&quot;Vision Research&quot;,&quot;container-title-short&quot;:&quot;Vision Res&quot;,&quot;DOI&quot;:&quot;10.1016/0042-6989(75)90203-5&quot;,&quot;ISSN&quot;:&quot;00426989&quot;,&quot;issued&quot;:{&quot;date-parts&quot;:[[1975,2]]},&quot;page&quot;:&quot;161-171&quot;,&quot;issue&quot;:&quot;2&quot;,&quot;volume&quot;:&quot;15&quot;},&quot;isTemporary&quot;:false,&quot;suppress-author&quot;:false,&quot;composite&quot;:false,&quot;author-only&quot;:false}]},{&quot;citationID&quot;:&quot;MENDELEY_CITATION_60cc088c-05ac-48de-b7dd-70cfe0a5395d&quot;,&quot;properties&quot;:{&quot;noteIndex&quot;:0},&quot;isEdited&quot;:false,&quot;manualOverride&quot;:{&quot;isManuallyOverridden&quot;:false,&quot;citeprocText&quot;:&quot;(Fairchild M. D., 2013)&quot;,&quot;manualOverrideText&quot;:&quot;&quot;},&quot;citationTag&quot;:&quot;MENDELEY_CITATION_v3_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&quot;,&quot;citationItems&quot;:[{&quot;id&quot;:&quot;21da6d55-b4c0-3c40-9123-878a7da3fb0c&quot;,&quot;itemData&quot;:{&quot;type&quot;:&quot;book&quot;,&quot;id&quot;:&quot;21da6d55-b4c0-3c40-9123-878a7da3fb0c&quot;,&quot;title&quot;:&quot; Color appearance models&quot;,&quot;author&quot;:[{&quot;family&quot;:&quot;Fairchild M. D.&quot;,&quot;given&quot;:&quot;&quot;,&quot;parse-names&quot;:false,&quot;dropping-particle&quot;:&quot;&quot;,&quot;non-dropping-particle&quot;:&quot;&quot;}],&quot;issued&quot;:{&quot;date-parts&quot;:[[2013]]},&quot;number-of-pages&quot;:&quot;157-159&quot;,&quot;edition&quot;:&quot;3&quot;,&quot;publisher&quot;:&quot;John Wiley &amp; Sons, Ltd.&quot;,&quot;container-title-short&quot;:&quot;&quot;},&quot;isTemporary&quot;:false,&quot;suppress-author&quot;:false,&quot;composite&quot;:false,&quot;author-only&quot;:false}]},{&quot;citationID&quot;:&quot;MENDELEY_CITATION_ba595e0f-1030-43e8-8ac8-9531dfcb410f&quot;,&quot;properties&quot;:{&quot;noteIndex&quot;:0},&quot;isEdited&quot;:false,&quot;manualOverride&quot;:{&quot;isManuallyOverridden&quot;:false,&quot;citeprocText&quot;:&quot;(von Kries, 1902)&quot;,&quot;manualOverrideText&quot;:&quot;&quot;},&quot;citationTag&quot;:&quot;MENDELEY_CITATION_v3_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&quot;,&quot;citationItems&quot;:[{&quot;id&quot;:&quot;a0d20eba-cc84-3680-9a31-298ff3dcb3d6&quot;,&quot;itemData&quot;:{&quot;type&quot;:&quot;book&quot;,&quot;id&quot;:&quot;a0d20eba-cc84-3680-9a31-298ff3dcb3d6&quot;,&quot;title&quot;:&quot; Chromatic adaptation. Festschrift der AlbrechtLudwig-Universität&quot;,&quot;author&quot;:[{&quot;family&quot;:&quot;Kries&quot;,&quot;given&quot;:&quot;J&quot;,&quot;parse-names&quot;:false,&quot;dropping-particle&quot;:&quot;&quot;,&quot;non-dropping-particle&quot;:&quot;von&quot;}],&quot;issued&quot;:{&quot;date-parts&quot;:[[1902]]},&quot;publisher-place&quot;:&quot;Fribourg&quot;,&quot;publisher&quot;:&quot;[Translation: D.L.MacAdam, Sources of Color Science, MIT Press, Cambridge, (1970)].&quot;,&quot;container-title-short&quot;:&quot;&quot;},&quot;isTemporary&quot;:false,&quot;suppress-author&quot;:false,&quot;composite&quot;:false,&quot;author-only&quot;:false}]},{&quot;citationID&quot;:&quot;MENDELEY_CITATION_3efbb0de-761c-4d65-ac70-fb8e06709cf5&quot;,&quot;properties&quot;:{&quot;noteIndex&quot;:0},&quot;isEdited&quot;:false,&quot;manualOverride&quot;:{&quot;isManuallyOverridden&quot;:true,&quot;citeprocText&quot;:&quot;(Breneman, 1987)&quot;,&quot;manualOverrideText&quot;:&quot;(Breneman, 1987).&quot;},&quot;citationTag&quot;:&quot;MENDELEY_CITATION_v3_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&quot;,&quot;citationItems&quot;:[{&quot;id&quot;:&quot;73336442-2826-3e85-9b47-ca6b1188b41e&quot;,&quot;itemData&quot;:{&quot;type&quot;:&quot;article-journal&quot;,&quot;id&quot;:&quot;73336442-2826-3e85-9b47-ca6b1188b41e&quot;,&quot;title&quot;:&quot;Corresponding chromaticities for different states of adaptation to complex visual fields&quot;,&quot;author&quot;:[{&quot;family&quot;:&quot;Breneman&quot;,&quot;given&quot;:&quot;Edwin J.&quot;,&quot;parse-names&quot;:false,&quot;dropping-particle&quot;:&quot;&quot;,&quot;non-dropping-particle&quot;:&quot;&quot;}],&quot;container-title&quot;:&quot;Journal of the Optical Society of America A&quot;,&quot;DOI&quot;:&quot;10.1364/JOSAA.4.001115&quot;,&quot;ISSN&quot;:&quot;1084-7529&quot;,&quot;issued&quot;:{&quot;date-parts&quot;:[[1987,6,1]]},&quot;page&quot;:&quot;1115&quot;,&quot;issue&quot;:&quot;6&quot;,&quot;volume&quot;:&quot;4&quot;,&quot;container-title-short&quot;:&quot;&quot;},&quot;isTemporary&quot;:false,&quot;suppress-author&quot;:false,&quot;composite&quot;:false,&quot;author-only&quot;:false}]},{&quot;citationID&quot;:&quot;MENDELEY_CITATION_9e7a4a0e-4a68-4c95-8c93-5e1b71dc5bc3&quot;,&quot;properties&quot;:{&quot;noteIndex&quot;:0},&quot;isEdited&quot;:false,&quot;manualOverride&quot;:{&quot;isManuallyOverridden&quot;:true,&quot;citeprocText&quot;:&quot;(McCann, 2005)&quot;,&quot;manualOverrideText&quot;:&quot;(McCann, 2005).&quot;},&quot;citationTag&quot;:&quot;MENDELEY_CITATION_v3_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&quot;,&quot;citationItems&quot;:[{&quot;id&quot;:&quot;1131490f-866b-3c30-af44-7b3ca306be9d&quot;,&quot;itemData&quot;:{&quot;type&quot;:&quot;paper-conference&quot;,&quot;id&quot;:&quot;1131490f-866b-3c30-af44-7b3ca306be9d&quot;,&quot;title&quot;:&quot;Do humans discount the illuminant?&quot;,&quot;author&quot;:[{&quot;family&quot;:&quot;McCann&quot;,&quot;given&quot;:&quot;John J.&quot;,&quot;parse-names&quot;:false,&quot;dropping-particle&quot;:&quot;&quot;,&quot;non-dropping-particle&quot;:&quot;&quot;}],&quot;editor&quot;:[{&quot;family&quot;:&quot;Rogowitz&quot;,&quot;given&quot;:&quot;Bernice E.&quot;,&quot;parse-names&quot;:false,&quot;dropping-particle&quot;:&quot;&quot;,&quot;non-dropping-particle&quot;:&quot;&quot;},{&quot;family&quot;:&quot;Pappas&quot;,&quot;given&quot;:&quot;Thrasyvoulos N.&quot;,&quot;parse-names&quot;:false,&quot;dropping-particle&quot;:&quot;&quot;,&quot;non-dropping-particle&quot;:&quot;&quot;},{&quot;family&quot;:&quot;Daly&quot;,&quot;given&quot;:&quot;Scott J.&quot;,&quot;parse-names&quot;:false,&quot;dropping-particle&quot;:&quot;&quot;,&quot;non-dropping-particle&quot;:&quot;&quot;}],&quot;DOI&quot;:&quot;10.1117/12.594383&quot;,&quot;issued&quot;:{&quot;date-parts&quot;:[[2005,3,18]]},&quot;page&quot;:&quot;9&quot;,&quot;container-title-short&quot;:&quot;&quot;},&quot;isTemporary&quot;:false,&quot;suppress-author&quot;:false,&quot;composite&quot;:false,&quot;author-only&quot;:false}]},{&quot;citationID&quot;:&quot;MENDELEY_CITATION_1e39aa35-bfd5-4e25-bd20-38283d9877e0&quot;,&quot;properties&quot;:{&quot;noteIndex&quot;:0},&quot;isEdited&quot;:false,&quot;manualOverride&quot;:{&quot;isManuallyOverridden&quot;:true,&quot;citeprocText&quot;:&quot;(Kraft &amp;#38; Brainard, 1999; Smithson, 2005)&quot;,&quot;manualOverrideText&quot;:&quot;(Kraft &amp; Brainard, 1999; Smithson, 2005).&quot;},&quot;citationTag&quot;:&quot;MENDELEY_CITATION_v3_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&quot;,&quot;citationItems&quot;:[{&quot;id&quot;:&quot;f41bfc49-4692-399f-8676-0bcfc38cd6b4&quot;,&quot;itemData&quot;:{&quot;type&quot;:&quot;report&quot;,&quot;id&quot;:&quot;f41bfc49-4692-399f-8676-0bcfc38cd6b4&quot;,&quot;title&quot;:&quot;Mechanisms of color constancy under nearly natural viewing&quot;,&quot;author&quot;:[{&quot;family&quot;:&quot;Kraft&quot;,&quot;given&quot;:&quot;J M&quot;,&quot;parse-names&quot;:false,&quot;dropping-particle&quot;:&quot;&quot;,&quot;non-dropping-particle&quot;:&quot;&quot;},{&quot;family&quot;:&quot;Brainard&quot;,&quot;given&quot;:&quot;D H&quot;,&quot;parse-names&quot;:false,&quot;dropping-particle&quot;:&quot;&quot;,&quot;non-dropping-particle&quot;:&quot;&quot;}],&quot;URL&quot;:&quot;www.pnas.org.&quot;,&quot;issued&quot;:{&quot;date-parts&quot;:[[1999]]},&quot;number-of-pages&quot;:&quot;307-312&quot;,&quot;abstract&quot;:&quot;Color constancy is our ability to perceive constant surface colors despite changes in illumination. Although color constancy has been studied extensively, its mechanisms are still largely unknown. Three classic hypotheses are that constancy is mediated by local adaptation, by adaptation to the spatial mean of the image, or by adaptation to the most intense image region. We measure color constancy under nearly natural viewing conditions, by using a design that allows us to test these three hypotheses directly. By suitable stimulus manipulation, we are able to titrate the degree of constancy between 11% and 83%, indicating that we have achieved good laboratory control. Our results rule out all three classic hypotheses and thus suggest that there is more to constancy than can be easily explained by the action of simple visual mechanisms.&quot;,&quot;volume&quot;:&quot;96&quot;,&quot;container-title-short&quot;:&quot;&quot;},&quot;isTemporary&quot;:false},{&quot;id&quot;:&quot;8700974b-a1d2-3079-8830-7a2aafe0c145&quot;,&quot;itemData&quot;:{&quot;type&quot;:&quot;article-journal&quot;,&quot;id&quot;:&quot;8700974b-a1d2-3079-8830-7a2aafe0c145&quot;,&quot;title&quot;:&quot;Sensory, computational and cognitive components of human colour constancy&quot;,&quot;author&quot;:[{&quot;family&quot;:&quot;Smithson&quot;,&quot;given&quot;:&quot;H. E.&quot;,&quot;parse-names&quot;:false,&quot;dropping-particle&quot;:&quot;&quot;,&quot;non-dropping-particle&quot;:&quot;&quot;}],&quot;container-title&quot;:&quot;Philosophical Transactions of the Royal Society B: Biological Sciences&quot;,&quot;DOI&quot;:&quot;10.1098/rstb.2005.1633&quot;,&quot;ISSN&quot;:&quot;09628436&quot;,&quot;PMID&quot;:&quot;16147525&quot;,&quot;issued&quot;:{&quot;date-parts&quot;:[[2005]]},&quot;page&quot;:&quot;1329-1346&quot;,&quot;abstract&quot;:&quot;When the illumination on a scene changes, so do the visual signals elicited by that scene. In spite of these changes, the objects within a scene tend to remain constant in their apparent colour. We start this review by discussing the psychophysical procedures that have been used to quantify colour constancy. The transformation imposed on the visual signals by a change in illumination dictates what the visual system must 'undo' to achieve constancy. The problem is mathematically underdetermined, and can be solved only by exploiting regularities of the visual world. The last decade has seen a substantial increase in our knowledge of such regularities as technical advances have made it possible to make empirical measurements of large numbers of environmental scenes and illuminants. This review provides a taxonomy of models of human colour constancy based first on the assumptions they make about how the inverse transformation might be simplified, and second, on how the parameters of the inverse transformation might be set by elements of a complex scene. Candidate algorithms for human colour constancy are represented graphically and pictorially, and the availability and utility of an accurate estimate of the illuminant is discussed. Throughout this review, we consider both the information that is, in principle, available and empirical assessments of what information the visual system actually uses. In the final section we discuss where in our visual systems these computations might be implemented. © 2005 The Royal Society.&quot;,&quot;publisher&quot;:&quot;Royal Society&quot;,&quot;issue&quot;:&quot;1458&quot;,&quot;volume&quot;:&quot;360&quot;,&quot;container-title-short&quot;:&quot;&quot;},&quot;isTemporary&quot;:false}]},{&quot;citationID&quot;:&quot;MENDELEY_CITATION_ca432806-7559-417b-ac56-b0760625ae78&quot;,&quot;properties&quot;:{&quot;noteIndex&quot;:0},&quot;isEdited&quot;:false,&quot;manualOverride&quot;:{&quot;isManuallyOverridden&quot;:false,&quot;citeprocText&quot;:&quot;(Hurlbert, 2019)&quot;,&quot;manualOverrideText&quot;:&quot;&quot;},&quot;citationTag&quot;:&quot;MENDELEY_CITATION_v3_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&quot;,&quot;citationItems&quot;:[{&quot;id&quot;:&quot;c3682752-6ecf-3f2b-9638-d7206e65894b&quot;,&quot;itemData&quot;:{&quot;type&quot;:&quot;article-journal&quot;,&quot;id&quot;:&quot;c3682752-6ecf-3f2b-9638-d7206e65894b&quot;,&quot;title&quot;:&quot;Challenges to color constancy in a contemporary light&quot;,&quot;author&quot;:[{&quot;family&quot;:&quot;Hurlbert&quot;,&quot;given&quot;:&quot;Anya&quot;,&quot;parse-names&quot;:false,&quot;dropping-particle&quot;:&quot;&quot;,&quot;non-dropping-particle&quot;:&quot;&quot;}],&quot;container-title&quot;:&quot;Current Opinion in Behavioral Sciences&quot;,&quot;container-title-short&quot;:&quot;Curr Opin Behav Sci&quot;,&quot;DOI&quot;:&quot;10.1016/j.cobeha.2019.10.004&quot;,&quot;ISSN&quot;:&quot;23521546&quot;,&quot;issued&quot;:{&quot;date-parts&quot;:[[2019,12]]},&quot;page&quot;:&quot;186-193&quot;,&quot;volume&quot;:&quot;30&quot;},&quot;isTemporary&quot;:false,&quot;suppress-author&quot;:false,&quot;composite&quot;:false,&quot;author-only&quot;:false}]},{&quot;citationID&quot;:&quot;MENDELEY_CITATION_c6a95737-861d-4ff0-b68a-be5fb354aabe&quot;,&quot;properties&quot;:{&quot;noteIndex&quot;:0},&quot;isEdited&quot;:false,&quot;manualOverride&quot;:{&quot;isManuallyOverridden&quot;:false,&quot;citeprocText&quot;:&quot;(Arend &amp;#38; Reeves, 1986; Radonjić &amp;#38; Brainard, 2016)&quot;,&quot;manualOverrideText&quot;:&quot;&quot;},&quot;citationTag&quot;:&quot;MENDELEY_CITATION_v3_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&quot;,&quot;citationItems&quot;:[{&quot;id&quot;:&quot;71768901-fe6c-319b-88ae-1f95f4c3e68c&quot;,&quot;itemData&quot;:{&quot;type&quot;:&quot;report&quot;,&quot;id&quot;:&quot;71768901-fe6c-319b-88ae-1f95f4c3e68c&quot;,&quot;title&quot;:&quot;Simultaneous color constancy&quot;,&quot;author&quot;:[{&quot;family&quot;:&quot;Arend&quot;,&quot;given&quot;:&quot;Lawrence&quot;,&quot;parse-names&quot;:false,&quot;dropping-particle&quot;:&quot;&quot;,&quot;non-dropping-particle&quot;:&quot;&quot;},{&quot;family&quot;:&quot;Reeves&quot;,&quot;given&quot;:&quot;Adam&quot;,&quot;parse-names&quot;:false,&quot;dropping-particle&quot;:&quot;&quot;,&quot;non-dropping-particle&quot;:&quot;&quot;}],&quot;container-title&quot;:&quot;J. Opt. Soc. Am. A&quot;,&quot;DOI&quot;:&quot;10.1364/OA_License_v1#VOR&quot;,&quot;issued&quot;:{&quot;date-parts&quot;:[[1986]]},&quot;abstract&quot;:&quot;Observers matched patches (simulated Munsell papers) in two simultaneously presented computer-controlled displays, a standard array presented under 6500-K illumination and a test array under 4000 or 10,000 K. Adaptation to the test illuminants was limited. The adjusted patch was surrounded by a single color (annulus display) or by many colors (Mondrian display). Observers either matched hue and saturation or made surface-color (paper) matches in which the subject was asked to make the test patch look as if it were cut from the same piece of paper as the standard patch. For two of the three subjects, the paper matches were approximately color constant. The hue-saturation matches showed little color constancy. Moreover, the illumination difference between the two displays was always visible. Our data show that simultaneous mechanisms alone (e.g., simultaneous color contrast) alter hues and saturations too little to produce hue constancy.&quot;,&quot;issue&quot;:&quot;10&quot;,&quot;volume&quot;:&quot;3&quot;,&quot;container-title-short&quot;:&quot;&quot;},&quot;isTemporary&quot;:false},{&quot;id&quot;:&quot;26cca1e2-3f86-3596-8930-1e0b61b4f789&quot;,&quot;itemData&quot;:{&quot;type&quot;:&quot;article-journal&quot;,&quot;id&quot;:&quot;26cca1e2-3f86-3596-8930-1e0b61b4f789&quot;,&quot;title&quot;:&quot;The nature of instructional effects in color constancy.&quot;,&quot;author&quot;:[{&quot;family&quot;:&quot;Radonjić&quot;,&quot;given&quot;:&quot;Ana&quot;,&quot;parse-names&quot;:false,&quot;dropping-particle&quot;:&quot;&quot;,&quot;non-dropping-particle&quot;:&quot;&quot;},{&quot;family&quot;:&quot;Brainard&quot;,&quot;given&quot;:&quot;David H.&quot;,&quot;parse-names&quot;:false,&quot;dropping-particle&quot;:&quot;&quot;,&quot;non-dropping-particle&quot;:&quot;&quot;}],&quot;container-title&quot;:&quot;Journal of Experimental Psychology: Human Perception and Performance&quot;,&quot;container-title-short&quot;:&quot;J Exp Psychol Hum Percept Perform&quot;,&quot;DOI&quot;:&quot;10.1037/xhp0000184&quot;,&quot;ISSN&quot;:&quot;1939-1277&quot;,&quot;issued&quot;:{&quot;date-parts&quot;:[[2016,6]]},&quot;page&quot;:&quot;847-865&quot;,&quot;issue&quot;:&quot;6&quot;,&quot;volume&quot;:&quot;42&quot;},&quot;isTemporary&quot;:false}]},{&quot;citationID&quot;:&quot;MENDELEY_CITATION_a65207fe-6e47-408c-a717-20c8e30f24be&quot;,&quot;properties&quot;:{&quot;noteIndex&quot;:0,&quot;mode&quot;:&quot;composite&quot;},&quot;isEdited&quot;:false,&quot;manualOverride&quot;:{&quot;isManuallyOverridden&quot;:false,&quot;citeprocText&quot;:&quot;Foster (2011)&quot;,&quot;manualOverrideText&quot;:&quot;&quot;},&quot;citationTag&quot;:&quot;MENDELEY_CITATION_v3_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&quot;,&quot;citationItems&quot;:[{&quot;id&quot;:&quot;4c98694f-3e31-3114-96d3-36db959bd134&quot;,&quot;itemData&quot;:{&quot;type&quot;:&quot;article&quot;,&quot;id&quot;:&quot;4c98694f-3e31-3114-96d3-36db959bd134&quot;,&quot;title&quot;:&quot;Color constancy&quot;,&quot;author&quot;:[{&quot;family&quot;:&quot;Foster&quot;,&quot;given&quot;:&quot;David H.&quot;,&quot;parse-names&quot;:false,&quot;dropping-particle&quot;:&quot;&quot;,&quot;non-dropping-particle&quot;:&quot;&quot;}],&quot;container-title&quot;:&quot;Vision Research&quot;,&quot;container-title-short&quot;:&quot;Vision Res&quot;,&quot;DOI&quot;:&quot;10.1016/j.visres.2010.09.006&quot;,&quot;ISSN&quot;:&quot;00426989&quot;,&quot;PMID&quot;:&quot;20849875&quot;,&quot;issued&quot;:{&quot;date-parts&quot;:[[2011,4,13]]},&quot;page&quot;:&quot;674-700&quot;,&quot;abstract&quot;:&quot;A quarter of a century ago, the first systematic behavioral experiments were performed to clarify the nature of color constancy-the effect whereby the perceived color of a surface remains constant despite changes in the spectrum of the illumination. At about the same time, new models of color constancy appeared, along with physiological data on cortical mechanisms and photographic colorimetric measurements of natural scenes. Since then, as this review shows, there have been many advances. The theoretical requirements for constancy have been better delineated and the range of experimental techniques has been greatly expanded; novel invariant properties of images and a variety of neural mechanisms have been identified; and increasing recognition has been given to the relevance of natural surfaces and scenes as laboratory stimuli. Even so, there remain many theoretical and experimental challenges, not least to develop an account of color constancy that goes beyond deterministic and relatively simple laboratory stimuli and instead deals with the intrinsically variable nature of surfaces and illuminations present in the natural world. © 2010 Elsevier Ltd.&quot;,&quot;issue&quot;:&quot;7&quot;,&quot;volume&quot;:&quot;51&quot;},&quot;isTemporary&quot;:false,&quot;displayAs&quot;:&quot;composite&quot;,&quot;suppress-author&quot;:false,&quot;composite&quot;:true,&quot;author-only&quot;:false}]},{&quot;citationID&quot;:&quot;MENDELEY_CITATION_c5df7918-e477-40a1-b7e8-1ab604ecd45f&quot;,&quot;properties&quot;:{&quot;noteIndex&quot;:0,&quot;mode&quot;:&quot;composite&quot;},&quot;isEdited&quot;:false,&quot;manualOverride&quot;:{&quot;isManuallyOverridden&quot;:true,&quot;citeprocText&quot;:&quot;Arend &amp;#38; Reeves (1986)&quot;,&quot;manualOverrideText&quot;:&quot;Arend &amp; Reeves (1986),&quot;},&quot;citationTag&quot;:&quot;MENDELEY_CITATION_v3_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&quot;,&quot;citationItems&quot;:[{&quot;id&quot;:&quot;71768901-fe6c-319b-88ae-1f95f4c3e68c&quot;,&quot;itemData&quot;:{&quot;type&quot;:&quot;report&quot;,&quot;id&quot;:&quot;71768901-fe6c-319b-88ae-1f95f4c3e68c&quot;,&quot;title&quot;:&quot;Simultaneous color constancy&quot;,&quot;author&quot;:[{&quot;family&quot;:&quot;Arend&quot;,&quot;given&quot;:&quot;Lawrence&quot;,&quot;parse-names&quot;:false,&quot;dropping-particle&quot;:&quot;&quot;,&quot;non-dropping-particle&quot;:&quot;&quot;},{&quot;family&quot;:&quot;Reeves&quot;,&quot;given&quot;:&quot;Adam&quot;,&quot;parse-names&quot;:false,&quot;dropping-particle&quot;:&quot;&quot;,&quot;non-dropping-particle&quot;:&quot;&quot;}],&quot;container-title&quot;:&quot;J. Opt. Soc. Am. A&quot;,&quot;DOI&quot;:&quot;10.1364/OA_License_v1#VOR&quot;,&quot;issued&quot;:{&quot;date-parts&quot;:[[1986]]},&quot;abstract&quot;:&quot;Observers matched patches (simulated Munsell papers) in two simultaneously presented computer-controlled displays, a standard array presented under 6500-K illumination and a test array under 4000 or 10,000 K. Adaptation to the test illuminants was limited. The adjusted patch was surrounded by a single color (annulus display) or by many colors (Mondrian display). Observers either matched hue and saturation or made surface-color (paper) matches in which the subject was asked to make the test patch look as if it were cut from the same piece of paper as the standard patch. For two of the three subjects, the paper matches were approximately color constant. The hue-saturation matches showed little color constancy. Moreover, the illumination difference between the two displays was always visible. Our data show that simultaneous mechanisms alone (e.g., simultaneous color contrast) alter hues and saturations too little to produce hue constancy.&quot;,&quot;issue&quot;:&quot;10&quot;,&quot;volume&quot;:&quot;3&quot;,&quot;container-title-short&quot;:&quot;&quot;},&quot;isTemporary&quot;:false,&quot;displayAs&quot;:&quot;composite&quot;,&quot;suppress-author&quot;:false,&quot;composite&quot;:true,&quot;author-only&quot;:false}]},{&quot;citationID&quot;:&quot;MENDELEY_CITATION_35d64219-4dbb-41f9-8d48-e7b543423d9a&quot;,&quot;properties&quot;:{&quot;noteIndex&quot;:0,&quot;mode&quot;:&quot;composite&quot;},&quot;isEdited&quot;:false,&quot;manualOverride&quot;:{&quot;isManuallyOverridden&quot;:false,&quot;citeprocText&quot;:&quot;Troost &amp;#38; De Weert (1991)&quot;,&quot;manualOverrideText&quot;:&quot;&quot;},&quot;citationTag&quot;:&quot;MENDELEY_CITATION_v3_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&quot;,&quot;citationItems&quot;:[{&quot;id&quot;:&quot;227eb47c-33e3-316e-8f78-51b6f8c6a5d2&quot;,&quot;itemData&quot;:{&quot;type&quot;:&quot;report&quot;,&quot;id&quot;:&quot;227eb47c-33e3-316e-8f78-51b6f8c6a5d2&quot;,&quot;title&quot;:&quot;Naming versus matching in color constancy&quot;,&quot;author&quot;:[{&quot;family&quot;:&quot;Troost&quot;,&quot;given&quot;:&quot;Jimmy M&quot;,&quot;parse-names&quot;:false,&quot;dropping-particle&quot;:&quot;&quot;,&quot;non-dropping-particle&quot;:&quot;&quot;},{&quot;family&quot;:&quot;Weert&quot;,&quot;given&quot;:&quot;Charles M M&quot;,&quot;parse-names&quot;:false,&quot;dropping-particle&quot;:&quot;&quot;,&quot;non-dropping-particle&quot;:&quot;De&quot;}],&quot;container-title&quot;:&quot;Perception &amp; Psychophysics&quot;,&quot;container-title-short&quot;:&quot;Percept Psychophys&quot;,&quot;issued&quot;:{&quot;date-parts&quot;:[[1991]]},&quot;number-of-pages&quot;:&quot;591-602&quot;,&quot;abstract&quot;:&quot;In this paper, a replication of the color-constancy study of Arend and Reeves (1986) is reported. and an alternative method is presented that can be used for the study of higher order aspects of color constancy, such as memory, familiarity, and perceptual organization. Besides a simultaneous presentation of standard and test illuminants, we also carried out an experiment in which the illuminants were presented successively. The results were similar to Arend and Reeves's; however, in the object-matching condition of the successive experiment, we found an over-estimation, instead of an underestimation, of the illuminant component. Because the results of matching experiments are difficult to interpret, mainly due to their sensitivity to instruction effects, we introduced another type of color-constancy task. In this task, subjects simply named the color of a simulated patch. It was found that, by applying such a task, a reliable measure of the degree of identification of object color can be obtained. Color constancy is the phenomenon that the color appearance of objects is invariant, notwithstanding variations in illumination. In real-life situations, variations in illumination occur very often. For example, the spectral composition of daylight changes with the weather, the season , and the time of the day. The artificial lights in our environment have many different spectral characteristics as well. In all these cases, the visual system tends to perceive objects with constant colors. Color constancy poses a problem, because the object component and the illuminant component of the light that reaches the eye are not separately available to the observer. In recent attempts to model color constancy (e.g., Grossberg &amp; Todorovic, 1988; Land, 1977, 1986; Werner &amp; Walraven, 1982), the crucial question has often been, How does the visual system succeed in taking into account the variations in illumination? Because color constancy in these models is explained by an automatic elimination of the illuminant component by adaptation and lateral inhibition , these models represent sensory explanations. Color-constancy models in artificial vision that try to recover reflectance, and illuminant spectra (e.g., Danne-miller, 1989) also rely on automatic elimination of the illumination component (for a discussion of the relevance of these models to human perception, see Jameson &amp; Hurvich, 1989, and Troost &amp; de Weert, 1991). Traditionally , there has been a controversy between sensory (Hering&quot;,&quot;issue&quot;:&quot;6&quot;,&quot;volume&quot;:&quot;50&quot;},&quot;isTemporary&quot;:false,&quot;displayAs&quot;:&quot;composite&quot;,&quot;suppress-author&quot;:false,&quot;composite&quot;:true,&quot;author-only&quot;:false}]},{&quot;citationID&quot;:&quot;MENDELEY_CITATION_19cd5c9d-fb6f-4381-ac5e-548ad7aa1450&quot;,&quot;properties&quot;:{&quot;noteIndex&quot;:0,&quot;mode&quot;:&quot;composite&quot;},&quot;isEdited&quot;:false,&quot;manualOverride&quot;:{&quot;isManuallyOverridden&quot;:false,&quot;citeprocText&quot;:&quot;Brunswick (1956)&quot;,&quot;manualOverrideText&quot;:&quot;&quot;},&quot;citationTag&quot;:&quot;MENDELEY_CITATION_v3_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&quot;,&quot;citationItems&quot;:[{&quot;id&quot;:&quot;a64de76a-6b29-37c0-8710-57f3f00a4785&quot;,&quot;itemData&quot;:{&quot;type&quot;:&quot;book&quot;,&quot;id&quot;:&quot;a64de76a-6b29-37c0-8710-57f3f00a4785&quot;,&quot;title&quot;:&quot;Perception and the representative design of psychological experiments&quot;,&quot;author&quot;:[{&quot;family&quot;:&quot;Brunswick&quot;,&quot;given&quot;:&quot;E&quot;,&quot;parse-names&quot;:false,&quot;dropping-particle&quot;:&quot;&quot;,&quot;non-dropping-particle&quot;:&quot;&quot;}],&quot;issued&quot;:{&quot;date-parts&quot;:[[1956]]},&quot;publisher-place&quot;:&quot;Berkeley, CA&quot;,&quot;edition&quot;:&quot;2&quot;,&quot;publisher&quot;:&quot;University of California Press.&quot;,&quot;container-title-short&quot;:&quot;&quot;},&quot;isTemporary&quot;:false,&quot;displayAs&quot;:&quot;composite&quot;,&quot;suppress-author&quot;:false,&quot;composite&quot;:true,&quot;author-only&quot;:false}]},{&quot;citationID&quot;:&quot;MENDELEY_CITATION_b44c5f74-96ed-4870-8485-c36719fe36c2&quot;,&quot;properties&quot;:{&quot;noteIndex&quot;:0},&quot;isEdited&quot;:false,&quot;manualOverride&quot;:{&quot;isManuallyOverridden&quot;:false,&quot;citeprocText&quot;:&quot;(Foster, 2011)&quot;,&quot;manualOverrideText&quot;:&quot;&quot;},&quot;citationTag&quot;:&quot;MENDELEY_CITATION_v3_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&quot;,&quot;citationItems&quot;:[{&quot;id&quot;:&quot;4c98694f-3e31-3114-96d3-36db959bd134&quot;,&quot;itemData&quot;:{&quot;type&quot;:&quot;article&quot;,&quot;id&quot;:&quot;4c98694f-3e31-3114-96d3-36db959bd134&quot;,&quot;title&quot;:&quot;Color constancy&quot;,&quot;author&quot;:[{&quot;family&quot;:&quot;Foster&quot;,&quot;given&quot;:&quot;David H.&quot;,&quot;parse-names&quot;:false,&quot;dropping-particle&quot;:&quot;&quot;,&quot;non-dropping-particle&quot;:&quot;&quot;}],&quot;container-title&quot;:&quot;Vision Research&quot;,&quot;container-title-short&quot;:&quot;Vision Res&quot;,&quot;DOI&quot;:&quot;10.1016/j.visres.2010.09.006&quot;,&quot;ISSN&quot;:&quot;00426989&quot;,&quot;PMID&quot;:&quot;20849875&quot;,&quot;issued&quot;:{&quot;date-parts&quot;:[[2011,4,13]]},&quot;page&quot;:&quot;674-700&quot;,&quot;abstract&quot;:&quot;A quarter of a century ago, the first systematic behavioral experiments were performed to clarify the nature of color constancy-the effect whereby the perceived color of a surface remains constant despite changes in the spectrum of the illumination. At about the same time, new models of color constancy appeared, along with physiological data on cortical mechanisms and photographic colorimetric measurements of natural scenes. Since then, as this review shows, there have been many advances. The theoretical requirements for constancy have been better delineated and the range of experimental techniques has been greatly expanded; novel invariant properties of images and a variety of neural mechanisms have been identified; and increasing recognition has been given to the relevance of natural surfaces and scenes as laboratory stimuli. Even so, there remain many theoretical and experimental challenges, not least to develop an account of color constancy that goes beyond deterministic and relatively simple laboratory stimuli and instead deals with the intrinsically variable nature of surfaces and illuminations present in the natural world. © 2010 Elsevier Ltd.&quot;,&quot;issue&quot;:&quot;7&quot;,&quot;volume&quot;:&quot;51&quot;},&quot;isTemporary&quot;:false,&quot;suppress-author&quot;:false,&quot;composite&quot;:false,&quot;author-only&quot;:false}]},{&quot;citationID&quot;:&quot;MENDELEY_CITATION_8430af6e-b796-4430-af8d-457f7d8d5df3&quot;,&quot;properties&quot;:{&quot;noteIndex&quot;:0,&quot;mode&quot;:&quot;composite&quot;},&quot;isEdited&quot;:false,&quot;manualOverride&quot;:{&quot;isManuallyOverridden&quot;:false,&quot;citeprocText&quot;:&quot;Arend &amp;#38; Reeves (1986)&quot;,&quot;manualOverrideText&quot;:&quot;&quot;},&quot;citationTag&quot;:&quot;MENDELEY_CITATION_v3_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&quot;,&quot;citationItems&quot;:[{&quot;id&quot;:&quot;71768901-fe6c-319b-88ae-1f95f4c3e68c&quot;,&quot;itemData&quot;:{&quot;type&quot;:&quot;report&quot;,&quot;id&quot;:&quot;71768901-fe6c-319b-88ae-1f95f4c3e68c&quot;,&quot;title&quot;:&quot;Simultaneous color constancy&quot;,&quot;author&quot;:[{&quot;family&quot;:&quot;Arend&quot;,&quot;given&quot;:&quot;Lawrence&quot;,&quot;parse-names&quot;:false,&quot;dropping-particle&quot;:&quot;&quot;,&quot;non-dropping-particle&quot;:&quot;&quot;},{&quot;family&quot;:&quot;Reeves&quot;,&quot;given&quot;:&quot;Adam&quot;,&quot;parse-names&quot;:false,&quot;dropping-particle&quot;:&quot;&quot;,&quot;non-dropping-particle&quot;:&quot;&quot;}],&quot;container-title&quot;:&quot;J. Opt. Soc. Am. A&quot;,&quot;DOI&quot;:&quot;10.1364/OA_License_v1#VOR&quot;,&quot;issued&quot;:{&quot;date-parts&quot;:[[1986]]},&quot;abstract&quot;:&quot;Observers matched patches (simulated Munsell papers) in two simultaneously presented computer-controlled displays, a standard array presented under 6500-K illumination and a test array under 4000 or 10,000 K. Adaptation to the test illuminants was limited. The adjusted patch was surrounded by a single color (annulus display) or by many colors (Mondrian display). Observers either matched hue and saturation or made surface-color (paper) matches in which the subject was asked to make the test patch look as if it were cut from the same piece of paper as the standard patch. For two of the three subjects, the paper matches were approximately color constant. The hue-saturation matches showed little color constancy. Moreover, the illumination difference between the two displays was always visible. Our data show that simultaneous mechanisms alone (e.g., simultaneous color contrast) alter hues and saturations too little to produce hue constancy.&quot;,&quot;issue&quot;:&quot;10&quot;,&quot;volume&quot;:&quot;3&quot;,&quot;container-title-short&quot;:&quot;&quot;},&quot;isTemporary&quot;:false,&quot;displayAs&quot;:&quot;composite&quot;,&quot;suppress-author&quot;:false,&quot;composite&quot;:true,&quot;author-only&quot;:false}]},{&quot;citationID&quot;:&quot;MENDELEY_CITATION_2ba9c2de-4ec4-46db-8063-663ffe19b759&quot;,&quot;properties&quot;:{&quot;noteIndex&quot;:0,&quot;mode&quot;:&quot;composite&quot;},&quot;isEdited&quot;:false,&quot;manualOverride&quot;:{&quot;isManuallyOverridden&quot;:false,&quot;citeprocText&quot;:&quot;Olkkonen et al. (2008)&quot;,&quot;manualOverrideText&quot;:&quot;&quot;},&quot;citationTag&quot;:&quot;MENDELEY_CITATION_v3_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&quot;,&quot;citationItems&quot;:[{&quot;id&quot;:&quot;f9f28aec-0390-3ad2-b7cc-c2106ba08eac&quot;,&quot;itemData&quot;:{&quot;type&quot;:&quot;article-journal&quot;,&quot;id&quot;:&quot;f9f28aec-0390-3ad2-b7cc-c2106ba08eac&quot;,&quot;title&quot;:&quot;Color appearance of familiar objects: Effects of object shape, texture, and illumination changes&quot;,&quot;author&quot;:[{&quot;family&quot;:&quot;Olkkonen&quot;,&quot;given&quot;:&quot;Maria&quot;,&quot;parse-names&quot;:false,&quot;dropping-particle&quot;:&quot;&quot;,&quot;non-dropping-particle&quot;:&quot;&quot;},{&quot;family&quot;:&quot;Hansen&quot;,&quot;given&quot;:&quot;Thorsten&quot;,&quot;parse-names&quot;:false,&quot;dropping-particle&quot;:&quot;&quot;,&quot;non-dropping-particle&quot;:&quot;&quot;},{&quot;family&quot;:&quot;Gegenfurtner&quot;,&quot;given&quot;:&quot;Karl R.&quot;,&quot;parse-names&quot;:false,&quot;dropping-particle&quot;:&quot;&quot;,&quot;non-dropping-particle&quot;:&quot;&quot;}],&quot;container-title&quot;:&quot;Journal of Vision&quot;,&quot;container-title-short&quot;:&quot;J Vis&quot;,&quot;DOI&quot;:&quot;10.1167/8.5.13&quot;,&quot;ISSN&quot;:&quot;15347362&quot;,&quot;PMID&quot;:&quot;18842084&quot;,&quot;issued&quot;:{&quot;date-parts&quot;:[[2008,5,26]]},&quot;abstract&quot;:&quot;People perceive roughly constant surface colors despite large changes in illumination. The familiarity of colors of some natural objects might help achieve this feat through direct modulation of the objects' color appearance. Research on memory colors and color appearance has yielded controversial results and due to the employed methods has often confounded perceptual with semantic effects. We studied the effect of memory colors on color appearance by presenting photographs of fruit on a monitor under various simulated illuminations and by asking observers to make either achromatic or typical color settings without placing demands on short-term memory or semantic processing. In a control condition, we presented photographs of 3D fruit shapes without texture and 2D outline shapes. We found that (1) achromatic settings for fruit were systematically biased away from the gray point toward the opposite direction of a fruit's memory color; (2) the strength of the effect depended on the degree of naturalness of the stimuli; and (3) the effect was evident under all tested illuminations, being strongest for illuminations whose chromaticity was closest to the stimulus chromaticity. We conclude that the visual identity of an object has a measurable effect on color perception, and that this effect is robust under illuminant changes, indicating its potential significance as an additional mechanism for color constancy. © ARVO.&quot;,&quot;issue&quot;:&quot;5&quot;,&quot;volume&quot;:&quot;8&quot;},&quot;isTemporary&quot;:false,&quot;displayAs&quot;:&quot;composite&quot;,&quot;suppress-author&quot;:false,&quot;composite&quot;:true,&quot;author-only&quot;:false}]},{&quot;citationID&quot;:&quot;MENDELEY_CITATION_69b96893-d044-41f5-87a8-a09f6a78d2b0&quot;,&quot;properties&quot;:{&quot;noteIndex&quot;:0,&quot;mode&quot;:&quot;composite&quot;},&quot;isEdited&quot;:false,&quot;manualOverride&quot;:{&quot;isManuallyOverridden&quot;:false,&quot;citeprocText&quot;:&quot;Brainard (1998)&quot;,&quot;manualOverrideText&quot;:&quot;&quot;},&quot;citationTag&quot;:&quot;MENDELEY_CITATION_v3_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&quot;,&quot;citationItems&quot;:[{&quot;id&quot;:&quot;4a5489ca-e1c4-3245-a21f-ecf80116cbac&quot;,&quot;itemData&quot;:{&quot;type&quot;:&quot;report&quot;,&quot;id&quot;:&quot;4a5489ca-e1c4-3245-a21f-ecf80116cbac&quot;,&quot;title&quot;:&quot;Color constancy in the nearly natural image. 2. Achromatic loci&quot;,&quot;author&quot;:[{&quot;family&quot;:&quot;Brainard&quot;,&quot;given&quot;:&quot;David H&quot;,&quot;parse-names&quot;:false,&quot;dropping-particle&quot;:&quot;&quot;,&quot;non-dropping-particle&quot;:&quot;&quot;}],&quot;issued&quot;:{&quot;date-parts&quot;:[[1998]]},&quot;abstract&quot;:&quot;Most empirical work on color constancy is based on simple laboratory models of natural viewing conditions. These typically consist of spots seen against uniform backgrounds or computer simulations of flat surfaces seen under spatially uniform illumination. In this study measurements were made under more natural viewing conditions. Observers used a projection colorimeter to adjust the appearance of a test patch until it appeared achromatic. Observers made such achromatic settings under a variety of illuminants and when the test surface was viewed against a number of different backgrounds. An analysis of the achromatic settings reveals that observers show good color constancy when the illumination is varied. Changing the background surface against which the test patch is seen, on the other hand, has a relatively small effect on the achromatic loci. The results thus indicate that constancy is not achieved by a simple comparison between the test surface and its local surround.&quot;,&quot;container-title-short&quot;:&quot;&quot;},&quot;isTemporary&quot;:false,&quot;displayAs&quot;:&quot;composite&quot;,&quot;suppress-author&quot;:false,&quot;composite&quot;:true,&quot;author-only&quot;:false}]},{&quot;citationID&quot;:&quot;MENDELEY_CITATION_1b7789fb-ebe1-4174-ad6e-cd84faa8c7c4&quot;,&quot;properties&quot;:{&quot;noteIndex&quot;:0,&quot;mode&quot;:&quot;composite&quot;},&quot;isEdited&quot;:false,&quot;manualOverride&quot;:{&quot;isManuallyOverridden&quot;:false,&quot;citeprocText&quot;:&quot;Aston et al. (2019)&quot;,&quot;manualOverrideText&quot;:&quot;&quot;},&quot;citationTag&quot;:&quot;MENDELEY_CITATION_v3_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&quot;,&quot;citationItems&quot;:[{&quot;id&quot;:&quot;da3e8dd3-a15a-3422-9dab-df3f9dd3dd62&quot;,&quot;itemData&quot;:{&quot;type&quot;:&quot;article-journal&quot;,&quot;id&quot;:&quot;da3e8dd3-a15a-3422-9dab-df3f9dd3dd62&quot;,&quot;title&quot;:&quot;Illumination discrimination for chromatically biased illuminations: Implications for color constancy&quot;,&quot;author&quot;:[{&quot;family&quot;:&quot;Aston&quot;,&quot;given&quot;:&quot;Stacey&quot;,&quot;parse-names&quot;:false,&quot;dropping-particle&quot;:&quot;&quot;,&quot;non-dropping-particle&quot;:&quot;&quot;},{&quot;family&quot;:&quot;Radonjić&quot;,&quot;given&quot;:&quot;Ana&quot;,&quot;parse-names&quot;:false,&quot;dropping-particle&quot;:&quot;&quot;,&quot;non-dropping-particle&quot;:&quot;&quot;},{&quot;family&quot;:&quot;Brainard&quot;,&quot;given&quot;:&quot;David H.&quot;,&quot;parse-names&quot;:false,&quot;dropping-particle&quot;:&quot;&quot;,&quot;non-dropping-particle&quot;:&quot;&quot;},{&quot;family&quot;:&quot;Hurlbert&quot;,&quot;given&quot;:&quot;Anya C.&quot;,&quot;parse-names&quot;:false,&quot;dropping-particle&quot;:&quot;&quot;,&quot;non-dropping-particle&quot;:&quot;&quot;}],&quot;container-title&quot;:&quot;Journal of Vision&quot;,&quot;container-title-short&quot;:&quot;J Vis&quot;,&quot;DOI&quot;:&quot;10.1167/19.3.15&quot;,&quot;ISSN&quot;:&quot;15347362&quot;,&quot;PMID&quot;:&quot;30924843&quot;,&quot;issued&quot;:{&quot;date-parts&quot;:[[2019,3,1]]},&quot;abstract&quot;:&quot;We measured discrimination thresholds for illumination changes along different chromatic directions starting from chromatically biased reference illuminations. Participants viewed a Mondrian-papered scene illuminated by LED lamps. The scene was first illuminated by a reference illumination, followed by two comparisons. One comparison matched the reference (the target); the other (the test) varied from the reference, nominally either bluer, yellower, redder, or greener. The participant's task was to correctly select the target. A staircase procedure found thresholds for discrimination of an illumination change along each axis of chromatic change. Nine participants completed the task for five different reference illumination conditions (neutral, blue, yellow, red, and green). We find that relative discrimination thresholds for different chromatic directions of illumination change vary with the reference illumination. For the neutral reference, there is a trend for thresholds to be highest in the bluer illuminationchange direction, replicating our previous reports of a \&quot;blue bias\&quot; for neutral reference illuminations. For the four chromatic references (blue, yellow, red, and green), the change in illumination toward the neutral reference is less well discriminated than changes in the other directions: a \&quot;neutral bias.\&quot; The results have implications for color constancy: In considering the stability of surface appearance under changes in illumination, both the starting chromaticity of the illumination and direction of change must be considered, as well as the chromatic characteristics of the surface reflectance ensemble. They also suggest it will be worthwhile to explore whether and how the human visual system has internalized the statistics of natural illumination changes.&quot;,&quot;publisher&quot;:&quot;Association for Research in Vision and Ophthalmology Inc.&quot;,&quot;issue&quot;:&quot;3&quot;,&quot;volume&quot;:&quot;19&quot;},&quot;isTemporary&quot;:false,&quot;displayAs&quot;:&quot;composite&quot;,&quot;suppress-author&quot;:false,&quot;composite&quot;:true,&quot;author-only&quot;:false}]},{&quot;citationID&quot;:&quot;MENDELEY_CITATION_1b363dda-731a-4072-9a37-827598338916&quot;,&quot;properties&quot;:{&quot;noteIndex&quot;:0,&quot;mode&quot;:&quot;composite&quot;},&quot;isEdited&quot;:false,&quot;manualOverride&quot;:{&quot;isManuallyOverridden&quot;:false,&quot;citeprocText&quot;:&quot;Weiss et al. (2017)&quot;,&quot;manualOverrideText&quot;:&quot;&quot;},&quot;citationTag&quot;:&quot;MENDELEY_CITATION_v3_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&quot;,&quot;citationItems&quot;:[{&quot;id&quot;:&quot;983158e5-feb4-3f56-a8e7-8cddd1057c26&quot;,&quot;itemData&quot;:{&quot;type&quot;:&quot;article-journal&quot;,&quot;id&quot;:&quot;983158e5-feb4-3f56-a8e7-8cddd1057c26&quot;,&quot;title&quot;:&quot;Determinants of Colour Constancy and the Blue Bias&quot;,&quot;author&quot;:[{&quot;family&quot;:&quot;Weiss&quot;,&quot;given&quot;:&quot;David&quot;,&quot;parse-names&quot;:false,&quot;dropping-particle&quot;:&quot;&quot;,&quot;non-dropping-particle&quot;:&quot;&quot;},{&quot;family&quot;:&quot;Witzel&quot;,&quot;given&quot;:&quot;Christoph&quot;,&quot;parse-names&quot;:false,&quot;dropping-particle&quot;:&quot;&quot;,&quot;non-dropping-particle&quot;:&quot;&quot;},{&quot;family&quot;:&quot;Gegenfurtner&quot;,&quot;given&quot;:&quot;Karl&quot;,&quot;parse-names&quot;:false,&quot;dropping-particle&quot;:&quot;&quot;,&quot;non-dropping-particle&quot;:&quot;&quot;}],&quot;container-title&quot;:&quot;i-Perception&quot;,&quot;container-title-short&quot;:&quot;Iperception&quot;,&quot;DOI&quot;:&quot;10.1177/2041669517739635&quot;,&quot;ISSN&quot;:&quot;20416695&quot;,&quot;issued&quot;:{&quot;date-parts&quot;:[[2017,11,1]]},&quot;abstract&quot;:&quot;We investigated several sensory and cognitive determinants of colour constancy across 40 illumination hues. In the first experiment, we measured colour naming for the illumination and for the colour induced by the illumination on the colorimetric grey. Results confirmed that the induced colours are approximately complementary to the colour of the illumination. In the second experiment, we measured colour constancy using achromatic adjustments. Average colour constancy was perfect under the blue daylight illumination and decreased in colour directions away from the blue daylight illumination due to undershooting and a strong blue bias. Apart from this blue bias, colour constancy was not related to illumination discrimination and to chromatic detection measured previously with the same setup and stimuli. We also observed a strong negative relationship between the degree of colour constancy and the consensus of naming the illumination colour. Constancy coincided with a low naming consensus, in particular because bluish illumination colours were sometimes seen as achromatic. Blue bias and category consensus alone explained &gt;68%, and all determinants together explained &gt;94% of the variance of achromatic adjustments. These findings suggest that colour constancy is optimised for blue daylight.&quot;,&quot;publisher&quot;:&quot;SAGE Publications Ltd&quot;,&quot;issue&quot;:&quot;6&quot;,&quot;volume&quot;:&quot;8&quot;},&quot;isTemporary&quot;:false,&quot;displayAs&quot;:&quot;composite&quot;,&quot;suppress-author&quot;:false,&quot;composite&quot;:true,&quot;author-only&quot;:false}]},{&quot;citationID&quot;:&quot;MENDELEY_CITATION_2624b585-bb4c-4c4d-8be0-8c4ee0a04d21&quot;,&quot;properties&quot;:{&quot;noteIndex&quot;:0,&quot;mode&quot;:&quot;composite&quot;},&quot;isEdited&quot;:false,&quot;manualOverride&quot;:{&quot;isManuallyOverridden&quot;:false,&quot;citeprocText&quot;:&quot;Brainard (1998)&quot;,&quot;manualOverrideText&quot;:&quot;&quot;},&quot;citationTag&quot;:&quot;MENDELEY_CITATION_v3_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&quot;,&quot;citationItems&quot;:[{&quot;id&quot;:&quot;4a5489ca-e1c4-3245-a21f-ecf80116cbac&quot;,&quot;itemData&quot;:{&quot;type&quot;:&quot;report&quot;,&quot;id&quot;:&quot;4a5489ca-e1c4-3245-a21f-ecf80116cbac&quot;,&quot;title&quot;:&quot;Color constancy in the nearly natural image. 2. Achromatic loci&quot;,&quot;author&quot;:[{&quot;family&quot;:&quot;Brainard&quot;,&quot;given&quot;:&quot;David H&quot;,&quot;parse-names&quot;:false,&quot;dropping-particle&quot;:&quot;&quot;,&quot;non-dropping-particle&quot;:&quot;&quot;}],&quot;issued&quot;:{&quot;date-parts&quot;:[[1998]]},&quot;abstract&quot;:&quot;Most empirical work on color constancy is based on simple laboratory models of natural viewing conditions. These typically consist of spots seen against uniform backgrounds or computer simulations of flat surfaces seen under spatially uniform illumination. In this study measurements were made under more natural viewing conditions. Observers used a projection colorimeter to adjust the appearance of a test patch until it appeared achromatic. Observers made such achromatic settings under a variety of illuminants and when the test surface was viewed against a number of different backgrounds. An analysis of the achromatic settings reveals that observers show good color constancy when the illumination is varied. Changing the background surface against which the test patch is seen, on the other hand, has a relatively small effect on the achromatic loci. The results thus indicate that constancy is not achieved by a simple comparison between the test surface and its local surround.&quot;,&quot;container-title-short&quot;:&quot;&quot;},&quot;isTemporary&quot;:false,&quot;displayAs&quot;:&quot;composite&quot;,&quot;suppress-author&quot;:false,&quot;composite&quot;:true,&quot;author-only&quot;:false}]},{&quot;citationID&quot;:&quot;MENDELEY_CITATION_4635e476-6db5-43a0-b5d6-77101640aa9d&quot;,&quot;properties&quot;:{&quot;noteIndex&quot;:0},&quot;isEdited&quot;:false,&quot;manualOverride&quot;:{&quot;isManuallyOverridden&quot;:false,&quot;citeprocText&quot;:&quot;(Gegenfurtner et al., 2024; Kraft &amp;#38; Brainard, 1999)&quot;,&quot;manualOverrideText&quot;:&quot;&quot;},&quot;citationTag&quot;:&quot;MENDELEY_CITATION_v3_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&quot;,&quot;citationItems&quot;:[{&quot;id&quot;:&quot;f41bfc49-4692-399f-8676-0bcfc38cd6b4&quot;,&quot;itemData&quot;:{&quot;type&quot;:&quot;report&quot;,&quot;id&quot;:&quot;f41bfc49-4692-399f-8676-0bcfc38cd6b4&quot;,&quot;title&quot;:&quot;Mechanisms of color constancy under nearly natural viewing&quot;,&quot;author&quot;:[{&quot;family&quot;:&quot;Kraft&quot;,&quot;given&quot;:&quot;J M&quot;,&quot;parse-names&quot;:false,&quot;dropping-particle&quot;:&quot;&quot;,&quot;non-dropping-particle&quot;:&quot;&quot;},{&quot;family&quot;:&quot;Brainard&quot;,&quot;given&quot;:&quot;D H&quot;,&quot;parse-names&quot;:false,&quot;dropping-particle&quot;:&quot;&quot;,&quot;non-dropping-particle&quot;:&quot;&quot;}],&quot;URL&quot;:&quot;www.pnas.org.&quot;,&quot;issued&quot;:{&quot;date-parts&quot;:[[1999]]},&quot;number-of-pages&quot;:&quot;307-312&quot;,&quot;abstract&quot;:&quot;Color constancy is our ability to perceive constant surface colors despite changes in illumination. Although color constancy has been studied extensively, its mechanisms are still largely unknown. Three classic hypotheses are that constancy is mediated by local adaptation, by adaptation to the spatial mean of the image, or by adaptation to the most intense image region. We measure color constancy under nearly natural viewing conditions, by using a design that allows us to test these three hypotheses directly. By suitable stimulus manipulation, we are able to titrate the degree of constancy between 11% and 83%, indicating that we have achieved good laboratory control. Our results rule out all three classic hypotheses and thus suggest that there is more to constancy than can be easily explained by the action of simple visual mechanisms.&quot;,&quot;volume&quot;:&quot;96&quot;,&quot;container-title-short&quot;:&quot;&quot;},&quot;isTemporary&quot;:false},{&quot;id&quot;:&quot;9b0cf0a1-c24f-306e-ac2c-57d443724159&quot;,&quot;itemData&quot;:{&quot;type&quot;:&quot;article-journal&quot;,&quot;id&quot;:&quot;9b0cf0a1-c24f-306e-ac2c-57d443724159&quot;,&quot;title&quot;:&quot;Color constancy in real-world settings&quot;,&quot;author&quot;:[{&quot;family&quot;:&quot;Gegenfurtner&quot;,&quot;given&quot;:&quot;Karl R.&quot;,&quot;parse-names&quot;:false,&quot;dropping-particle&quot;:&quot;&quot;,&quot;non-dropping-particle&quot;:&quot;&quot;},{&quot;family&quot;:&quot;Weiss&quot;,&quot;given&quot;:&quot;David&quot;,&quot;parse-names&quot;:false,&quot;dropping-particle&quot;:&quot;&quot;,&quot;non-dropping-particle&quot;:&quot;&quot;},{&quot;family&quot;:&quot;Bloj&quot;,&quot;given&quot;:&quot;Marina&quot;,&quot;parse-names&quot;:false,&quot;dropping-particle&quot;:&quot;&quot;,&quot;non-dropping-particle&quot;:&quot;&quot;}],&quot;container-title&quot;:&quot;Journal of vision&quot;,&quot;container-title-short&quot;:&quot;J Vis&quot;,&quot;DOI&quot;:&quot;10.1167/jov.24.2.12&quot;,&quot;ISSN&quot;:&quot;15347362&quot;,&quot;PMID&quot;:&quot;38411957&quot;,&quot;issued&quot;:{&quot;date-parts&quot;:[[2024,2,1]]},&quot;page&quot;:&quot;12&quot;,&quot;abstract&quot;:&quot;Color constancy denotes the ability to assign a particular and stable color percept to an object, irrespective of its surroundings and illumination. The light reaching the eye confounds illumination and spectral reflectance of the object, making the recovery of constant object color an ill-posed problem. How good the visual system is at accomplishing this task is still a matter of heated debate, despite more than a 100 years of research. Depending on the laboratory task and the specific cues available to observers, color constancy was found to be at levels ranging between 15% and 80%, which seems incompatible with the relatively stable color appearance of objects around us and the consistent usage of color names in real life. Here, we show close-to-perfect color constancy using real objects in a natural task and natural environmental conditions, chosen to mimic the role of color constancy in everyday life. Participants had to identify the color of a (non-present) item familiar to them in an office room under five different experimental illuminations. They mostly selected the same colored Munsell chip as their match to the absent object, even though the light reaching the eye in each case differed substantially. Our results demonstrate that color constancy under ideal conditions in the real world can indeed be exceptionally good. We found it to be as good as visual memory permits and not generally compromised by sensory uncertainty.&quot;,&quot;issue&quot;:&quot;2&quot;,&quot;volume&quot;:&quot;24&quot;},&quot;isTemporary&quot;:false}]},{&quot;citationID&quot;:&quot;MENDELEY_CITATION_fc1660bb-0d55-4ec2-aec6-9a94f58863fe&quot;,&quot;properties&quot;:{&quot;noteIndex&quot;:0,&quot;mode&quot;:&quot;composite&quot;},&quot;isEdited&quot;:false,&quot;manualOverride&quot;:{&quot;isManuallyOverridden&quot;:false,&quot;citeprocText&quot;:&quot;Arend &amp;#38; Reeves (1986)&quot;,&quot;manualOverrideText&quot;:&quot;&quot;},&quot;citationTag&quot;:&quot;MENDELEY_CITATION_v3_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&quot;,&quot;citationItems&quot;:[{&quot;id&quot;:&quot;71768901-fe6c-319b-88ae-1f95f4c3e68c&quot;,&quot;itemData&quot;:{&quot;type&quot;:&quot;report&quot;,&quot;id&quot;:&quot;71768901-fe6c-319b-88ae-1f95f4c3e68c&quot;,&quot;title&quot;:&quot;Simultaneous color constancy&quot;,&quot;author&quot;:[{&quot;family&quot;:&quot;Arend&quot;,&quot;given&quot;:&quot;Lawrence&quot;,&quot;parse-names&quot;:false,&quot;dropping-particle&quot;:&quot;&quot;,&quot;non-dropping-particle&quot;:&quot;&quot;},{&quot;family&quot;:&quot;Reeves&quot;,&quot;given&quot;:&quot;Adam&quot;,&quot;parse-names&quot;:false,&quot;dropping-particle&quot;:&quot;&quot;,&quot;non-dropping-particle&quot;:&quot;&quot;}],&quot;container-title&quot;:&quot;J. Opt. Soc. Am. A&quot;,&quot;DOI&quot;:&quot;10.1364/OA_License_v1#VOR&quot;,&quot;issued&quot;:{&quot;date-parts&quot;:[[1986]]},&quot;abstract&quot;:&quot;Observers matched patches (simulated Munsell papers) in two simultaneously presented computer-controlled displays, a standard array presented under 6500-K illumination and a test array under 4000 or 10,000 K. Adaptation to the test illuminants was limited. The adjusted patch was surrounded by a single color (annulus display) or by many colors (Mondrian display). Observers either matched hue and saturation or made surface-color (paper) matches in which the subject was asked to make the test patch look as if it were cut from the same piece of paper as the standard patch. For two of the three subjects, the paper matches were approximately color constant. The hue-saturation matches showed little color constancy. Moreover, the illumination difference between the two displays was always visible. Our data show that simultaneous mechanisms alone (e.g., simultaneous color contrast) alter hues and saturations too little to produce hue constancy.&quot;,&quot;issue&quot;:&quot;10&quot;,&quot;volume&quot;:&quot;3&quot;,&quot;container-title-short&quot;:&quot;&quot;},&quot;isTemporary&quot;:false,&quot;displayAs&quot;:&quot;composite&quot;,&quot;suppress-author&quot;:false,&quot;composite&quot;:true,&quot;author-only&quot;:false}]},{&quot;citationID&quot;:&quot;MENDELEY_CITATION_3e2800c8-f404-4a38-bbd8-1244f98d190e&quot;,&quot;properties&quot;:{&quot;noteIndex&quot;:0,&quot;mode&quot;:&quot;composite&quot;},&quot;isEdited&quot;:false,&quot;manualOverride&quot;:{&quot;isManuallyOverridden&quot;:false,&quot;citeprocText&quot;:&quot;Reeves et al. (1991)&quot;,&quot;manualOverrideText&quot;:&quot;&quot;},&quot;citationTag&quot;:&quot;MENDELEY_CITATION_v3_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&quot;,&quot;citationItems&quot;:[{&quot;id&quot;:&quot;f3d3ca47-e489-3e04-8aad-06204b0b8860&quot;,&quot;itemData&quot;:{&quot;type&quot;:&quot;report&quot;,&quot;id&quot;:&quot;f3d3ca47-e489-3e04-8aad-06204b0b8860&quot;,&quot;title&quot;:&quot;Simultaneous color constancy: paper with diverse Munsell values Simultaneous color constancy: papers with diverse Munsell values&quot;,&quot;author&quot;:[{&quot;family&quot;:&quot;Reeves&quot;,&quot;given&quot;:&quot;Adam&quot;,&quot;parse-names&quot;:false,&quot;dropping-particle&quot;:&quot;&quot;,&quot;non-dropping-particle&quot;:&quot;&quot;},{&quot;family&quot;:&quot;Arend&quot;,&quot;given&quot;:&quot;Lawrence E&quot;,&quot;parse-names&quot;:false,&quot;dropping-particle&quot;:&quot;&quot;,&quot;non-dropping-particle&quot;:&quot;&quot;},{&quot;family&quot;:&quot;Schirillo&quot;,&quot;given&quot;:&quot;James&quot;,&quot;parse-names&quot;:false,&quot;dropping-particle&quot;:&quot;&quot;,&quot;non-dropping-particle&quot;:&quot;&quot;},{&quot;family&quot;:&quot;Goldstein&quot;,&quot;given&quot;:&quot;Robert&quot;,&quot;parse-names&quot;:false,&quot;dropping-particle&quot;:&quot;&quot;,&quot;non-dropping-particle&quot;:&quot;&quot;}],&quot;URL&quot;:&quot;https://www.researchgate.net/publication/21109982&quot;,&quot;issued&quot;:{&quot;date-parts&quot;:[[1991]]},&quot;abstract&quot;:&quot;Arend and Reeves [J. Opt. Soc. Am. A 3, 1743 (1986)] described measurements of color constancy in computer simulations of arrays of colored papers of equal Munsell value under 4000-, 6500-, and 10,000-K daylight illumi-nants. We report an extension of those experiments to chromatic arrays spanning a wide range of Munsell values. The computer-simulated scene included a standard array of Munsell papers under 6500-K illumination and a test array, an identical array of the same papers under 4000 or 10,000 K. Observers adjusted a patch in the test array in order to match the corresponding patch in the standard array by one of two criteria. They either matched hue and saturation or they made surface-color matches, in which the test patch was made to \&quot;look as if it were cut from the same piece of paper as the standard patch.\&quot; The test and the standard patches were surrounded by a single color (annulus display) or by many colors (Mondrian display). The data agreed with those of our previous equal-value experiment. The paper matches were often approximately color constant. The hue-saturation matches were in the correct direction for constancy but were always closer to. a chromaticity match (no constancy) than to the chromaticity required for hue-saturation constancy.&quot;,&quot;container-title-short&quot;:&quot;&quot;},&quot;isTemporary&quot;:false,&quot;displayAs&quot;:&quot;composite&quot;,&quot;suppress-author&quot;:false,&quot;composite&quot;:true,&quot;author-only&quot;:false}]},{&quot;citationID&quot;:&quot;MENDELEY_CITATION_b1eb6f06-4194-4cd6-8307-9f9ac93cb1c6&quot;,&quot;properties&quot;:{&quot;noteIndex&quot;:0,&quot;mode&quot;:&quot;composite&quot;},&quot;isEdited&quot;:false,&quot;manualOverride&quot;:{&quot;isManuallyOverridden&quot;:false,&quot;citeprocText&quot;:&quot;Reeves et al. (1991)&quot;,&quot;manualOverrideText&quot;:&quot;&quot;},&quot;citationTag&quot;:&quot;MENDELEY_CITATION_v3_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&quot;,&quot;citationItems&quot;:[{&quot;id&quot;:&quot;f3d3ca47-e489-3e04-8aad-06204b0b8860&quot;,&quot;itemData&quot;:{&quot;type&quot;:&quot;report&quot;,&quot;id&quot;:&quot;f3d3ca47-e489-3e04-8aad-06204b0b8860&quot;,&quot;title&quot;:&quot;Simultaneous color constancy: paper with diverse Munsell values Simultaneous color constancy: papers with diverse Munsell values&quot;,&quot;author&quot;:[{&quot;family&quot;:&quot;Reeves&quot;,&quot;given&quot;:&quot;Adam&quot;,&quot;parse-names&quot;:false,&quot;dropping-particle&quot;:&quot;&quot;,&quot;non-dropping-particle&quot;:&quot;&quot;},{&quot;family&quot;:&quot;Arend&quot;,&quot;given&quot;:&quot;Lawrence E&quot;,&quot;parse-names&quot;:false,&quot;dropping-particle&quot;:&quot;&quot;,&quot;non-dropping-particle&quot;:&quot;&quot;},{&quot;family&quot;:&quot;Schirillo&quot;,&quot;given&quot;:&quot;James&quot;,&quot;parse-names&quot;:false,&quot;dropping-particle&quot;:&quot;&quot;,&quot;non-dropping-particle&quot;:&quot;&quot;},{&quot;family&quot;:&quot;Goldstein&quot;,&quot;given&quot;:&quot;Robert&quot;,&quot;parse-names&quot;:false,&quot;dropping-particle&quot;:&quot;&quot;,&quot;non-dropping-particle&quot;:&quot;&quot;}],&quot;URL&quot;:&quot;https://www.researchgate.net/publication/21109982&quot;,&quot;issued&quot;:{&quot;date-parts&quot;:[[1991]]},&quot;abstract&quot;:&quot;Arend and Reeves [J. Opt. Soc. Am. A 3, 1743 (1986)] described measurements of color constancy in computer simulations of arrays of colored papers of equal Munsell value under 4000-, 6500-, and 10,000-K daylight illumi-nants. We report an extension of those experiments to chromatic arrays spanning a wide range of Munsell values. The computer-simulated scene included a standard array of Munsell papers under 6500-K illumination and a test array, an identical array of the same papers under 4000 or 10,000 K. Observers adjusted a patch in the test array in order to match the corresponding patch in the standard array by one of two criteria. They either matched hue and saturation or they made surface-color matches, in which the test patch was made to \&quot;look as if it were cut from the same piece of paper as the standard patch.\&quot; The test and the standard patches were surrounded by a single color (annulus display) or by many colors (Mondrian display). The data agreed with those of our previous equal-value experiment. The paper matches were often approximately color constant. The hue-saturation matches were in the correct direction for constancy but were always closer to. a chromaticity match (no constancy) than to the chromaticity required for hue-saturation constancy.&quot;,&quot;container-title-short&quot;:&quot;&quot;},&quot;isTemporary&quot;:false,&quot;displayAs&quot;:&quot;composite&quot;,&quot;suppress-author&quot;:false,&quot;composite&quot;:true,&quot;author-only&quot;:false}]},{&quot;citationID&quot;:&quot;MENDELEY_CITATION_0b80bf98-33b3-46bf-9199-734719189a93&quot;,&quot;properties&quot;:{&quot;noteIndex&quot;:0,&quot;mode&quot;:&quot;composite&quot;},&quot;isEdited&quot;:false,&quot;manualOverride&quot;:{&quot;isManuallyOverridden&quot;:false,&quot;citeprocText&quot;:&quot;Brainard et al. (1997)&quot;,&quot;manualOverrideText&quot;:&quot;&quot;},&quot;citationTag&quot;:&quot;MENDELEY_CITATION_v3_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&quot;,&quot;citationItems&quot;:[{&quot;id&quot;:&quot;eceb27b1-f14a-37cc-a847-e63c2836e6d7&quot;,&quot;itemData&quot;:{&quot;type&quot;:&quot;report&quot;,&quot;id&quot;:&quot;eceb27b1-f14a-37cc-a847-e63c2836e6d7&quot;,&quot;title&quot;:&quot;Color constancy in the nearly natural image. I. Asymmetric matches&quot;,&quot;author&quot;:[{&quot;family&quot;:&quot;Brainard&quot;,&quot;given&quot;:&quot;David H&quot;,&quot;parse-names&quot;:false,&quot;dropping-particle&quot;:&quot;&quot;,&quot;non-dropping-particle&quot;:&quot;&quot;},{&quot;family&quot;:&quot;Brunt&quot;,&quot;given&quot;:&quot;Wendy A&quot;,&quot;parse-names&quot;:false,&quot;dropping-particle&quot;:&quot;&quot;,&quot;non-dropping-particle&quot;:&quot;&quot;},{&quot;family&quot;:&quot;Speigle&quot;,&quot;given&quot;:&quot;Jon M&quot;,&quot;parse-names&quot;:false,&quot;dropping-particle&quot;:&quot;&quot;,&quot;non-dropping-particle&quot;:&quot;&quot;}],&quot;DOI&quot;:&quot;10.1364/OA_License_v1#VOR&quot;,&quot;issued&quot;:{&quot;date-parts&quot;:[[1997]]},&quot;abstract&quot;:&quot;Most empirical work on color constancy is based on simple laboratory models of natural viewing conditions. These typically consist of spots seen against uniform backgrounds or computer simulations of flat surfaces seen under spatially uniform illumination. We report measurements made under more natural viewing conditions. The experiments were conducted in a room where the illumination was under computer control. Observers used a projection colorimeter to set asymmetric color matches across a spatial illumination gradient. Observ-ers' matches can be described by either of two simple models. One model posits gain control in cone-specific pathways. This diagonal model may be linked to ideas about the action of early visual mechanisms. The other model posits that the observer estimates and corrects for changes in illumination but does so imperfectly. This equivalent illuminant model provides a link between human performance and computational models of color constancy.&quot;,&quot;container-title-short&quot;:&quot;&quot;},&quot;isTemporary&quot;:false,&quot;displayAs&quot;:&quot;composite&quot;,&quot;suppress-author&quot;:false,&quot;composite&quot;:true,&quot;author-only&quot;:false}]},{&quot;citationID&quot;:&quot;MENDELEY_CITATION_c1eb929a-1c9d-4643-8657-c6306ba4085c&quot;,&quot;properties&quot;:{&quot;noteIndex&quot;:0,&quot;mode&quot;:&quot;composite&quot;},&quot;isEdited&quot;:false,&quot;manualOverride&quot;:{&quot;isManuallyOverridden&quot;:false,&quot;citeprocText&quot;:&quot;Ling &amp;#38; Hurlbert (2008)&quot;,&quot;manualOverrideText&quot;:&quot;&quot;},&quot;citationTag&quot;:&quot;MENDELEY_CITATION_v3_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&quot;,&quot;citationItems&quot;:[{&quot;id&quot;:&quot;062a1c41-f9ad-3d81-a3b5-3b432ec101e5&quot;,&quot;itemData&quot;:{&quot;type&quot;:&quot;report&quot;,&quot;id&quot;:&quot;062a1c41-f9ad-3d81-a3b5-3b432ec101e5&quot;,&quot;title&quot;:&quot;Role of color memory in successive color constancy&quot;,&quot;author&quot;:[{&quot;family&quot;:&quot;Ling&quot;,&quot;given&quot;:&quot;Yazhu&quot;,&quot;parse-names&quot;:false,&quot;dropping-particle&quot;:&quot;&quot;,&quot;non-dropping-particle&quot;:&quot;&quot;},{&quot;family&quot;:&quot;Hurlbert&quot;,&quot;given&quot;:&quot;Anya&quot;,&quot;parse-names&quot;:false,&quot;dropping-particle&quot;:&quot;&quot;,&quot;non-dropping-particle&quot;:&quot;&quot;}],&quot;issued&quot;:{&quot;date-parts&quot;:[[2008]]},&quot;abstract&quot;:&quot;We investigate color constancy for real 2D paper samples using a successive matching paradigm in which the observer memorizes a reference surface color under neutral illumination and after a temporal interval selects a matching test surface under the same or different illumination. We find significant effects of the illumination, reference surface, and their interaction on the matching error. We characterize the matching error in the absence of illumination change as the \&quot;pure color memory shift\&quot; and introduce a new index for successive color constancy that compares this shift against the matching error under changing illumination. The index also incorporates the vector direction of the matching errors in chromaticity space, unlike the traditional constancy index. With this index, we find that color constancy is nearly perfect.&quot;,&quot;container-title-short&quot;:&quot;&quot;},&quot;isTemporary&quot;:false,&quot;displayAs&quot;:&quot;composite&quot;,&quot;suppress-author&quot;:false,&quot;composite&quot;:true,&quot;author-only&quot;:false}]},{&quot;citationID&quot;:&quot;MENDELEY_CITATION_9e3acc35-a6a9-4dad-b3b8-25493715a437&quot;,&quot;properties&quot;:{&quot;noteIndex&quot;:0,&quot;mode&quot;:&quot;composite&quot;},&quot;isEdited&quot;:false,&quot;manualOverride&quot;:{&quot;isManuallyOverridden&quot;:false,&quot;citeprocText&quot;:&quot;Newhall et al. (1957)&quot;,&quot;manualOverrideText&quot;:&quot;&quot;},&quot;citationTag&quot;:&quot;MENDELEY_CITATION_v3_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&quot;,&quot;citationItems&quot;:[{&quot;id&quot;:&quot;a11bd29f-e986-36ec-95c4-7a0f41862000&quot;,&quot;itemData&quot;:{&quot;type&quot;:&quot;article-journal&quot;,&quot;id&quot;:&quot;a11bd29f-e986-36ec-95c4-7a0f41862000&quot;,&quot;title&quot;:&quot;Comparison of Successive with Simultaneous Color Matching&quot;,&quot;author&quot;:[{&quot;family&quot;:&quot;Newhall&quot;,&quot;given&quot;:&quot;S M&quot;,&quot;parse-names&quot;:false,&quot;dropping-particle&quot;:&quot;&quot;,&quot;non-dropping-particle&quot;:&quot;&quot;},{&quot;family&quot;:&quot;Burnham&quot;,&quot;given&quot;:&quot;R W&quot;,&quot;parse-names&quot;:false,&quot;dropping-particle&quot;:&quot;&quot;,&quot;non-dropping-particle&quot;:&quot;&quot;},{&quot;family&quot;:&quot;Clark&quot;,&quot;given&quot;:&quot;Joyce R&quot;,&quot;parse-names&quot;:false,&quot;dropping-particle&quot;:&quot;&quot;,&quot;non-dropping-particle&quot;:&quot;&quot;}],&quot;container-title&quot;:&quot;JOSA&quot;,&quot;issued&quot;:{&quot;date-parts&quot;:[[1957]]},&quot;issue&quot;:&quot;1&quot;,&quot;volume&quot;:&quot;47&quot;,&quot;container-title-short&quot;:&quot;&quot;},&quot;isTemporary&quot;:false,&quot;displayAs&quot;:&quot;composite&quot;,&quot;suppress-author&quot;:false,&quot;composite&quot;:true,&quot;author-only&quot;:false}]},{&quot;citationID&quot;:&quot;MENDELEY_CITATION_1904c241-e296-4418-b5ba-fcf41dc04b26&quot;,&quot;properties&quot;:{&quot;noteIndex&quot;:0,&quot;mode&quot;:&quot;composite&quot;},&quot;isEdited&quot;:false,&quot;manualOverride&quot;:{&quot;isManuallyOverridden&quot;:false,&quot;citeprocText&quot;:&quot;Jin &amp;#38; Shevell (1996)&quot;,&quot;manualOverrideText&quot;:&quot;&quot;},&quot;citationTag&quot;:&quot;MENDELEY_CITATION_v3_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&quot;,&quot;citationItems&quot;:[{&quot;id&quot;:&quot;90396402-ce6e-38e6-9f64-7b599c9ac90a&quot;,&quot;itemData&quot;:{&quot;type&quot;:&quot;article-journal&quot;,&quot;id&quot;:&quot;90396402-ce6e-38e6-9f64-7b599c9ac90a&quot;,&quot;title&quot;:&quot;Color memory and color constancy&quot;,&quot;author&quot;:[{&quot;family&quot;:&quot;Jin&quot;,&quot;given&quot;:&quot;Elaine W&quot;,&quot;parse-names&quot;:false,&quot;dropping-particle&quot;:&quot;&quot;,&quot;non-dropping-particle&quot;:&quot;&quot;},{&quot;family&quot;:&quot;Shevell&quot;,&quot;given&quot;:&quot;Steven K&quot;,&quot;parse-names&quot;:false,&quot;dropping-particle&quot;:&quot;&quot;,&quot;non-dropping-particle&quot;:&quot;&quot;}],&quot;issued&quot;:{&quot;date-parts&quot;:[[1996]]},&quot;abstract&quot;:&quot;Color constancy is the perceived stability of the color of objects despite changes in the light illuminating them. An object's color is considered constant if the current perceived color is judged to be in accord with the remembered one. Thus the accuracy and precision of color memory are fundamental to understanding this classic problem. Two hypotheses of color memory are tested here: (1) the photoreceptor hypothesis, which states that the color recalled from memory reproduces the light absorbed by each type of cone and (2) the surface-reflectance hypothesis, which states that the color recalled from memory is based on an inferred spectral re-flectance of a surface that does not depend on the spectral distribution of the illuminant. In the experiments a test color is surrounded by either (i) a complex pattern composed of several colored patches or (ii) a uniform ''gray'' field at the chromaticity of the illuminant. In a control condition the test color is presented on a dark background. Long-term memory of the test color is measured in a production task begun 10 min after the end of the learning phase. In general, the results with a complex surround are consistent with the surface-reflectance hypothesis but not with the photoreceptor hypothesis. Color memory with the ''gray'' surround, on the other hand, shows a much stronger effect of the illuminant used during learning. These results are consistent with computational models of color constancy that require three or more chromaticities in view.&quot;,&quot;container-title-short&quot;:&quot;&quot;},&quot;isTemporary&quot;:false,&quot;displayAs&quot;:&quot;composite&quot;,&quot;suppress-author&quot;:false,&quot;composite&quot;:true,&quot;author-only&quot;:false}]},{&quot;citationID&quot;:&quot;MENDELEY_CITATION_98661572-d913-425e-b823-ee59f54ba1ed&quot;,&quot;properties&quot;:{&quot;noteIndex&quot;:0,&quot;mode&quot;:&quot;composite&quot;},&quot;isEdited&quot;:false,&quot;manualOverride&quot;:{&quot;isManuallyOverridden&quot;:false,&quot;citeprocText&quot;:&quot;Granzier &amp;#38; Gegenfurtner (2012)&quot;,&quot;manualOverrideText&quot;:&quot;&quot;},&quot;citationTag&quot;:&quot;MENDELEY_CITATION_v3_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&quot;,&quot;citationItems&quot;:[{&quot;id&quot;:&quot;d233f2fa-d617-3bb9-bde2-0b96277927b0&quot;,&quot;itemData&quot;:{&quot;type&quot;:&quot;article-journal&quot;,&quot;id&quot;:&quot;d233f2fa-d617-3bb9-bde2-0b96277927b0&quot;,&quot;title&quot;:&quot;Effects of memory colour on colour constancy for unknown coloured objects&quot;,&quot;author&quot;:[{&quot;family&quot;:&quot;Granzier&quot;,&quot;given&quot;:&quot;Jeroen J.M.&quot;,&quot;parse-names&quot;:false,&quot;dropping-particle&quot;:&quot;&quot;,&quot;non-dropping-particle&quot;:&quot;&quot;},{&quot;family&quot;:&quot;Gegenfurtner&quot;,&quot;given&quot;:&quot;Karl R.&quot;,&quot;parse-names&quot;:false,&quot;dropping-particle&quot;:&quot;&quot;,&quot;non-dropping-particle&quot;:&quot;&quot;}],&quot;container-title&quot;:&quot;i-Perception&quot;,&quot;container-title-short&quot;:&quot;Iperception&quot;,&quot;DOI&quot;:&quot;10.1068/i0461&quot;,&quot;ISSN&quot;:&quot;20416695&quot;,&quot;issued&quot;:{&quot;date-parts&quot;:[[2012]]},&quot;page&quot;:&quot;190-215&quot;,&quot;abstract&quot;:&quot;The perception of an object's colour remains constant despite large variations in the chromaticity of the illumination-colour constancy. Hering suggested that memory colours, the typical colours of objects, could help in estimating the illuminant's colour and therefore be an important factor in establishing colour constancy. Here we test whether the presence of objects with diagnostical colours (fruits, vegetables, etc) within a scene influence colour constancy for unknown coloured objects in the scene. Subjects matched one of four Munsell papers placed in a scene illuminated under either a reddish or a greenish lamp with the Munsell book of colour illuminated by a neutral lamp. The Munsell papers were embedded in four different scenes-one scene containing diagnostically coloured objects, one scene containing incongruent coloured objects, a third scene with geometrical objects of the same colour as the diagnostically coloured objects, and one scene containing non-diagnostically coloured objects (eg, a yellow coffee mug). All objects were placed against a black background. Colour constancy was on average significantly higher for the scene containing the diagnostically coloured objects compared with the other scenes tested. We conclude that the colours of familiar objects help in obtaining colour constancy for unknown objects. © 2012 J J M Granzier, K R Gegenfurtner.&quot;,&quot;issue&quot;:&quot;3&quot;,&quot;volume&quot;:&quot;3&quot;},&quot;isTemporary&quot;:false,&quot;displayAs&quot;:&quot;composite&quot;,&quot;suppress-author&quot;:false,&quot;composite&quot;:true,&quot;author-only&quot;:false}]},{&quot;citationID&quot;:&quot;MENDELEY_CITATION_f2c4f782-8e76-4c27-99e1-a29f5b7dc6a0&quot;,&quot;properties&quot;:{&quot;noteIndex&quot;:0,&quot;mode&quot;:&quot;composite&quot;},&quot;isEdited&quot;:false,&quot;manualOverride&quot;:{&quot;isManuallyOverridden&quot;:false,&quot;citeprocText&quot;:&quot;Díaz-Barrancas et al. (2024)&quot;,&quot;manualOverrideText&quot;:&quot;&quot;},&quot;citationTag&quot;:&quot;MENDELEY_CITATION_v3_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&quot;,&quot;citationItems&quot;:[{&quot;id&quot;:&quot;e4548a45-1d55-3c63-a9c1-dbcb7e1087f1&quot;,&quot;itemData&quot;:{&quot;type&quot;:&quot;article-journal&quot;,&quot;id&quot;:&quot;e4548a45-1d55-3c63-a9c1-dbcb7e1087f1&quot;,&quot;title&quot;:&quot;High-Fidelity Color Characterization in Virtual Reality Across Head Mounted Displays, Game Engines, and Materials&quot;,&quot;author&quot;:[{&quot;family&quot;:&quot;Díaz-Barrancas&quot;,&quot;given&quot;:&quot;Francisco&quot;,&quot;parse-names&quot;:false,&quot;dropping-particle&quot;:&quot;&quot;,&quot;non-dropping-particle&quot;:&quot;&quot;},{&quot;family&quot;:&quot;Gil Rodriguez&quot;,&quot;given&quot;:&quot;Raquel&quot;,&quot;parse-names&quot;:false,&quot;dropping-particle&quot;:&quot;&quot;,&quot;non-dropping-particle&quot;:&quot;&quot;},{&quot;family&quot;:&quot;Bayer&quot;,&quot;given&quot;:&quot;Florian&quot;,&quot;parse-names&quot;:false,&quot;dropping-particle&quot;:&quot;&quot;,&quot;non-dropping-particle&quot;:&quot;&quot;},{&quot;family&quot;:&quot;Aizenman&quot;,&quot;given&quot;:&quot;Avi&quot;,&quot;parse-names&quot;:false,&quot;dropping-particle&quot;:&quot;&quot;,&quot;non-dropping-particle&quot;:&quot;&quot;},{&quot;family&quot;:&quot;Gegenfurtner&quot;,&quot;given&quot;:&quot;Karl&quot;,&quot;parse-names&quot;:false,&quot;dropping-particle&quot;:&quot;&quot;,&quot;non-dropping-particle&quot;:&quot;&quot;}],&quot;container-title&quot;:&quot;Optics Express&quot;,&quot;container-title-short&quot;:&quot;Opt Express&quot;,&quot;DOI&quot;:&quot;10.1364/oe.520168&quot;,&quot;issued&quot;:{&quot;date-parts&quot;:[[2024,5,1]]},&quot;publisher&quot;:&quot;Optica Publishing Group&quot;},&quot;isTemporary&quot;:false,&quot;displayAs&quot;:&quot;composite&quot;,&quot;suppress-author&quot;:false,&quot;composite&quot;:true,&quot;author-only&quot;:false}]},{&quot;citationID&quot;:&quot;MENDELEY_CITATION_a4b9e346-b968-483b-a50c-253112504d8e&quot;,&quot;properties&quot;:{&quot;noteIndex&quot;:0,&quot;mode&quot;:&quot;composite&quot;},&quot;isEdited&quot;:false,&quot;manualOverride&quot;:{&quot;isManuallyOverridden&quot;:true,&quot;citeprocText&quot;:&quot;Olkkonen et al. (2010)&quot;,&quot;manualOverrideText&quot;:&quot;Olkkonen et al. (2010),&quot;},&quot;citationTag&quot;:&quot;MENDELEY_CITATION_v3_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&quot;,&quot;citationItems&quot;:[{&quot;id&quot;:&quot;6b9b4078-95f6-3f2b-8076-ddaeaca7a68b&quot;,&quot;itemData&quot;:{&quot;type&quot;:&quot;article-journal&quot;,&quot;id&quot;:&quot;6b9b4078-95f6-3f2b-8076-ddaeaca7a68b&quot;,&quot;title&quot;:&quot;Categorical color constancy for real surfaces&quot;,&quot;author&quot;:[{&quot;family&quot;:&quot;Olkkonen&quot;,&quot;given&quot;:&quot;Maria&quot;,&quot;parse-names&quot;:false,&quot;dropping-particle&quot;:&quot;&quot;,&quot;non-dropping-particle&quot;:&quot;&quot;},{&quot;family&quot;:&quot;Witzel&quot;,&quot;given&quot;:&quot;Christoph&quot;,&quot;parse-names&quot;:false,&quot;dropping-particle&quot;:&quot;&quot;,&quot;non-dropping-particle&quot;:&quot;&quot;},{&quot;family&quot;:&quot;Hansen&quot;,&quot;given&quot;:&quot;Thorsten&quot;,&quot;parse-names&quot;:false,&quot;dropping-particle&quot;:&quot;&quot;,&quot;non-dropping-particle&quot;:&quot;&quot;},{&quot;family&quot;:&quot;Gegenfurtner&quot;,&quot;given&quot;:&quot;Karl R.&quot;,&quot;parse-names&quot;:false,&quot;dropping-particle&quot;:&quot;&quot;,&quot;non-dropping-particle&quot;:&quot;&quot;}],&quot;container-title&quot;:&quot;Journal of Vision&quot;,&quot;container-title-short&quot;:&quot;J Vis&quot;,&quot;DOI&quot;:&quot;10.1167/10.9.16&quot;,&quot;ISSN&quot;:&quot;15347362&quot;,&quot;PMID&quot;:&quot;21187350&quot;,&quot;issued&quot;:{&quot;date-parts&quot;:[[2010]]},&quot;abstract&quot;:&quot;In everyday experience, perceived colors of objects remain approximately constant under changes in illumination. This constancy is helpful for identifying objects across viewing conditions. Studies on color constancy often employ monitor simulations of illumination and reflectance changes. Real scenes, however, have features that might be important for color constancy but that are in general not captured by monitor displays. Here, we investigate categorical color constancy employing real surfaces and real illuminants in a rich viewing context. Observers sorted 450 Munsell samples into the 11 basic color categories under a daylight and four filtered daylight illuminants. We additionally manipulated illuminant cues from the local surround. Color constancy as quantified both with a classification consistency index and a standard color constancy index was high in both cue conditions. Observers generally classified colors with the same precision across different illuminants as across repetitions for the daylight illuminant. Moreover, the pattern of classification consistency in terms of stimulus hue, value, and chroma was similar when comparing different observers for the daylight illuminant and when comparing individual observers across different illuminants. We conclude that color categorization is robust under illuminant changes as well as across observers, thus potentially serving both object identification and communication. © ARVO.&quot;,&quot;issue&quot;:&quot;9&quot;,&quot;volume&quot;:&quot;10&quot;},&quot;isTemporary&quot;:false,&quot;displayAs&quot;:&quot;composite&quot;,&quot;suppress-author&quot;:false,&quot;composite&quot;:true,&quot;author-only&quot;:false}]},{&quot;citationID&quot;:&quot;MENDELEY_CITATION_7cba116c-92f6-40f5-87be-0aedc1b80504&quot;,&quot;properties&quot;:{&quot;noteIndex&quot;:0,&quot;mode&quot;:&quot;composite&quot;},&quot;isEdited&quot;:false,&quot;manualOverride&quot;:{&quot;isManuallyOverridden&quot;:false,&quot;citeprocText&quot;:&quot;Brainard (1998)&quot;,&quot;manualOverrideText&quot;:&quot;&quot;},&quot;citationTag&quot;:&quot;MENDELEY_CITATION_v3_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&quot;,&quot;citationItems&quot;:[{&quot;id&quot;:&quot;4a5489ca-e1c4-3245-a21f-ecf80116cbac&quot;,&quot;itemData&quot;:{&quot;type&quot;:&quot;report&quot;,&quot;id&quot;:&quot;4a5489ca-e1c4-3245-a21f-ecf80116cbac&quot;,&quot;title&quot;:&quot;Color constancy in the nearly natural image. 2. Achromatic loci&quot;,&quot;author&quot;:[{&quot;family&quot;:&quot;Brainard&quot;,&quot;given&quot;:&quot;David H&quot;,&quot;parse-names&quot;:false,&quot;dropping-particle&quot;:&quot;&quot;,&quot;non-dropping-particle&quot;:&quot;&quot;}],&quot;issued&quot;:{&quot;date-parts&quot;:[[1998]]},&quot;abstract&quot;:&quot;Most empirical work on color constancy is based on simple laboratory models of natural viewing conditions. These typically consist of spots seen against uniform backgrounds or computer simulations of flat surfaces seen under spatially uniform illumination. In this study measurements were made under more natural viewing conditions. Observers used a projection colorimeter to adjust the appearance of a test patch until it appeared achromatic. Observers made such achromatic settings under a variety of illuminants and when the test surface was viewed against a number of different backgrounds. An analysis of the achromatic settings reveals that observers show good color constancy when the illumination is varied. Changing the background surface against which the test patch is seen, on the other hand, has a relatively small effect on the achromatic loci. The results thus indicate that constancy is not achieved by a simple comparison between the test surface and its local surround.&quot;,&quot;container-title-short&quot;:&quot;&quot;},&quot;isTemporary&quot;:false,&quot;displayAs&quot;:&quot;composite&quot;,&quot;suppress-author&quot;:false,&quot;composite&quot;:true,&quot;author-only&quot;:false}]},{&quot;citationID&quot;:&quot;MENDELEY_CITATION_7f2af1ff-aaa6-4a22-8511-92fda993d8c9&quot;,&quot;properties&quot;:{&quot;noteIndex&quot;:0,&quot;mode&quot;:&quot;composite&quot;},&quot;isEdited&quot;:false,&quot;manualOverride&quot;:{&quot;isManuallyOverridden&quot;:false,&quot;citeprocText&quot;:&quot;Kraft &amp;#38; Brainard (1999)&quot;,&quot;manualOverrideText&quot;:&quot;&quot;},&quot;citationTag&quot;:&quot;MENDELEY_CITATION_v3_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&quot;,&quot;citationItems&quot;:[{&quot;id&quot;:&quot;f41bfc49-4692-399f-8676-0bcfc38cd6b4&quot;,&quot;itemData&quot;:{&quot;type&quot;:&quot;report&quot;,&quot;id&quot;:&quot;f41bfc49-4692-399f-8676-0bcfc38cd6b4&quot;,&quot;title&quot;:&quot;Mechanisms of color constancy under nearly natural viewing&quot;,&quot;author&quot;:[{&quot;family&quot;:&quot;Kraft&quot;,&quot;given&quot;:&quot;J M&quot;,&quot;parse-names&quot;:false,&quot;dropping-particle&quot;:&quot;&quot;,&quot;non-dropping-particle&quot;:&quot;&quot;},{&quot;family&quot;:&quot;Brainard&quot;,&quot;given&quot;:&quot;D H&quot;,&quot;parse-names&quot;:false,&quot;dropping-particle&quot;:&quot;&quot;,&quot;non-dropping-particle&quot;:&quot;&quot;}],&quot;URL&quot;:&quot;www.pnas.org.&quot;,&quot;issued&quot;:{&quot;date-parts&quot;:[[1999]]},&quot;number-of-pages&quot;:&quot;307-312&quot;,&quot;abstract&quot;:&quot;Color constancy is our ability to perceive constant surface colors despite changes in illumination. Although color constancy has been studied extensively, its mechanisms are still largely unknown. Three classic hypotheses are that constancy is mediated by local adaptation, by adaptation to the spatial mean of the image, or by adaptation to the most intense image region. We measure color constancy under nearly natural viewing conditions, by using a design that allows us to test these three hypotheses directly. By suitable stimulus manipulation, we are able to titrate the degree of constancy between 11% and 83%, indicating that we have achieved good laboratory control. Our results rule out all three classic hypotheses and thus suggest that there is more to constancy than can be easily explained by the action of simple visual mechanisms.&quot;,&quot;volume&quot;:&quot;96&quot;,&quot;container-title-short&quot;:&quot;&quot;},&quot;isTemporary&quot;:false,&quot;displayAs&quot;:&quot;composite&quot;,&quot;suppress-author&quot;:false,&quot;composite&quot;:true,&quot;author-only&quot;:false}]},{&quot;citationID&quot;:&quot;MENDELEY_CITATION_c864aa4e-cdda-4e62-8a19-ee54cd8407fa&quot;,&quot;properties&quot;:{&quot;noteIndex&quot;:0},&quot;isEdited&quot;:false,&quot;manualOverride&quot;:{&quot;isManuallyOverridden&quot;:false,&quot;citeprocText&quot;:&quot;(Jin &amp;#38; Shevell, 1996; Kraft et al., 2002; Kraft &amp;#38; Brainard, 1999; Yang &amp;#38; Maloney, 2001)&quot;,&quot;manualOverrideText&quot;:&quot;&quot;},&quot;citationTag&quot;:&quot;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&quot;,&quot;citationItems&quot;:[{&quot;id&quot;:&quot;90396402-ce6e-38e6-9f64-7b599c9ac90a&quot;,&quot;itemData&quot;:{&quot;type&quot;:&quot;article-journal&quot;,&quot;id&quot;:&quot;90396402-ce6e-38e6-9f64-7b599c9ac90a&quot;,&quot;title&quot;:&quot;Color memory and color constancy&quot;,&quot;author&quot;:[{&quot;family&quot;:&quot;Jin&quot;,&quot;given&quot;:&quot;Elaine W&quot;,&quot;parse-names&quot;:false,&quot;dropping-particle&quot;:&quot;&quot;,&quot;non-dropping-particle&quot;:&quot;&quot;},{&quot;family&quot;:&quot;Shevell&quot;,&quot;given&quot;:&quot;Steven K&quot;,&quot;parse-names&quot;:false,&quot;dropping-particle&quot;:&quot;&quot;,&quot;non-dropping-particle&quot;:&quot;&quot;}],&quot;issued&quot;:{&quot;date-parts&quot;:[[1996]]},&quot;abstract&quot;:&quot;Color constancy is the perceived stability of the color of objects despite changes in the light illuminating them. An object's color is considered constant if the current perceived color is judged to be in accord with the remembered one. Thus the accuracy and precision of color memory are fundamental to understanding this classic problem. Two hypotheses of color memory are tested here: (1) the photoreceptor hypothesis, which states that the color recalled from memory reproduces the light absorbed by each type of cone and (2) the surface-reflectance hypothesis, which states that the color recalled from memory is based on an inferred spectral re-flectance of a surface that does not depend on the spectral distribution of the illuminant. In the experiments a test color is surrounded by either (i) a complex pattern composed of several colored patches or (ii) a uniform ''gray'' field at the chromaticity of the illuminant. In a control condition the test color is presented on a dark background. Long-term memory of the test color is measured in a production task begun 10 min after the end of the learning phase. In general, the results with a complex surround are consistent with the surface-reflectance hypothesis but not with the photoreceptor hypothesis. Color memory with the ''gray'' surround, on the other hand, shows a much stronger effect of the illuminant used during learning. These results are consistent with computational models of color constancy that require three or more chromaticities in view.&quot;,&quot;container-title-short&quot;:&quot;&quot;},&quot;isTemporary&quot;:false},{&quot;id&quot;:&quot;f41bfc49-4692-399f-8676-0bcfc38cd6b4&quot;,&quot;itemData&quot;:{&quot;type&quot;:&quot;report&quot;,&quot;id&quot;:&quot;f41bfc49-4692-399f-8676-0bcfc38cd6b4&quot;,&quot;title&quot;:&quot;Mechanisms of color constancy under nearly natural viewing&quot;,&quot;author&quot;:[{&quot;family&quot;:&quot;Kraft&quot;,&quot;given&quot;:&quot;J M&quot;,&quot;parse-names&quot;:false,&quot;dropping-particle&quot;:&quot;&quot;,&quot;non-dropping-particle&quot;:&quot;&quot;},{&quot;family&quot;:&quot;Brainard&quot;,&quot;given&quot;:&quot;D H&quot;,&quot;parse-names&quot;:false,&quot;dropping-particle&quot;:&quot;&quot;,&quot;non-dropping-particle&quot;:&quot;&quot;}],&quot;URL&quot;:&quot;www.pnas.org.&quot;,&quot;issued&quot;:{&quot;date-parts&quot;:[[1999]]},&quot;number-of-pages&quot;:&quot;307-312&quot;,&quot;abstract&quot;:&quot;Color constancy is our ability to perceive constant surface colors despite changes in illumination. Although color constancy has been studied extensively, its mechanisms are still largely unknown. Three classic hypotheses are that constancy is mediated by local adaptation, by adaptation to the spatial mean of the image, or by adaptation to the most intense image region. We measure color constancy under nearly natural viewing conditions, by using a design that allows us to test these three hypotheses directly. By suitable stimulus manipulation, we are able to titrate the degree of constancy between 11% and 83%, indicating that we have achieved good laboratory control. Our results rule out all three classic hypotheses and thus suggest that there is more to constancy than can be easily explained by the action of simple visual mechanisms.&quot;,&quot;volume&quot;:&quot;96&quot;,&quot;container-title-short&quot;:&quot;&quot;},&quot;isTemporary&quot;:false},{&quot;id&quot;:&quot;d4a66188-84f3-3bdf-b29d-46afaac63f35&quot;,&quot;itemData&quot;:{&quot;type&quot;:&quot;article-journal&quot;,&quot;id&quot;:&quot;d4a66188-84f3-3bdf-b29d-46afaac63f35&quot;,&quot;title&quot;:&quot;Surface-illuminant ambiguity and color constancy: Effects of scene complexity and depth cues&quot;,&quot;author&quot;:[{&quot;family&quot;:&quot;Kraft&quot;,&quot;given&quot;:&quot;James M.&quot;,&quot;parse-names&quot;:false,&quot;dropping-particle&quot;:&quot;&quot;,&quot;non-dropping-particle&quot;:&quot;&quot;},{&quot;family&quot;:&quot;Maloney&quot;,&quot;given&quot;:&quot;Shannon I.&quot;,&quot;parse-names&quot;:false,&quot;dropping-particle&quot;:&quot;&quot;,&quot;non-dropping-particle&quot;:&quot;&quot;},{&quot;family&quot;:&quot;Brainard&quot;,&quot;given&quot;:&quot;David H.&quot;,&quot;parse-names&quot;:false,&quot;dropping-particle&quot;:&quot;&quot;,&quot;non-dropping-particle&quot;:&quot;&quot;}],&quot;container-title&quot;:&quot;Perception&quot;,&quot;container-title-short&quot;:&quot;Perception&quot;,&quot;DOI&quot;:&quot;10.1068/p08sp&quot;,&quot;ISSN&quot;:&quot;03010066&quot;,&quot;PMID&quot;:&quot;11922136&quot;,&quot;issued&quot;:{&quot;date-parts&quot;:[[2002]]},&quot;page&quot;:&quot;247-263&quot;,&quot;abstract&quot;:&quot;Two experiments were conducted to study how scene complexity and cues to depth affect human color constancy. Specifically, two levels of scene complexity were compared. The low-complexity scene contained two walls with the same surface reflectance and a test patch which provided no information about the illuminant. In addition to the surfaces visible in the low-complexity scene, the high-complexity scene contained two rectangular solid objects and 24 paper samples with diverse surface reflectances. Observers viewed illuminated objects in an experimental chamber and adjusted the test patch until it appeared achromatic. Achromatic settings made under two different illuminants were used to compute an index that quantified the degree of constancy. Two experiments were conducted: one in which observers viewed the stimuli directly, and one in which they viewed the scenes through an optical system that reduced cues to depth. In each experiment, constancy was assessed for two conditions. In the valid-cue condition, many cues provided valid information about the illuminant change. In the invalid-cue condition, some image cues provided invalid information. Four broad conclusions are drawn from the data: (a) constancy is generally better in the valid-cue condition than in the invalid-cue condition; (b) for the stimulus configuration used, increasing image complexity has little effect in the valid-cue condition but leads to increased constancy in the invalid-cue condition; (c) for the stimulus configuration used, reducing cues to depth has little effect for either constancy condition; and (d) there is moderate individual variation in the degree of constancy exhibited, particularly in the degree to which the complexity manipulation affects performance.&quot;,&quot;publisher&quot;:&quot;Pion Limited&quot;,&quot;issue&quot;:&quot;2&quot;,&quot;volume&quot;:&quot;31&quot;},&quot;isTemporary&quot;:false},{&quot;id&quot;:&quot;71ea5caf-d3e7-3b00-8d00-768e8989d70c&quot;,&quot;itemData&quot;:{&quot;type&quot;:&quot;article-journal&quot;,&quot;id&quot;:&quot;71ea5caf-d3e7-3b00-8d00-768e8989d70c&quot;,&quot;title&quot;:&quot;Illuminant cues in surface color perception: tests of three candidate cues&quot;,&quot;author&quot;:[{&quot;family&quot;:&quot;Yang&quot;,&quot;given&quot;:&quot;Joong Nam&quot;,&quot;parse-names&quot;:false,&quot;dropping-particle&quot;:&quot;&quot;,&quot;non-dropping-particle&quot;:&quot;&quot;},{&quot;family&quot;:&quot;Maloney&quot;,&quot;given&quot;:&quot;Laurence T.&quot;,&quot;parse-names&quot;:false,&quot;dropping-particle&quot;:&quot;&quot;,&quot;non-dropping-particle&quot;:&quot;&quot;}],&quot;container-title&quot;:&quot;Vision Research&quot;,&quot;container-title-short&quot;:&quot;Vision Res&quot;,&quot;DOI&quot;:&quot;10.1016/S0042-6989(01)00143-2&quot;,&quot;ISSN&quot;:&quot;00426989&quot;,&quot;issued&quot;:{&quot;date-parts&quot;:[[2001,9]]},&quot;page&quot;:&quot;2581-2600&quot;,&quot;issue&quot;:&quot;20&quot;,&quot;volume&quot;:&quot;41&quot;},&quot;isTemporary&quot;:false}]},{&quot;citationID&quot;:&quot;MENDELEY_CITATION_5b0d13ef-c21a-4c1f-9faf-f95dfc3cf199&quot;,&quot;properties&quot;:{&quot;noteIndex&quot;:0,&quot;mode&quot;:&quot;composite&quot;},&quot;isEdited&quot;:false,&quot;manualOverride&quot;:{&quot;isManuallyOverridden&quot;:false,&quot;citeprocText&quot;:&quot;Olkkonen et al. (2008)&quot;,&quot;manualOverrideText&quot;:&quot;&quot;},&quot;citationTag&quot;:&quot;MENDELEY_CITATION_v3_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&quot;,&quot;citationItems&quot;:[{&quot;id&quot;:&quot;f9f28aec-0390-3ad2-b7cc-c2106ba08eac&quot;,&quot;itemData&quot;:{&quot;type&quot;:&quot;article-journal&quot;,&quot;id&quot;:&quot;f9f28aec-0390-3ad2-b7cc-c2106ba08eac&quot;,&quot;title&quot;:&quot;Color appearance of familiar objects: Effects of object shape, texture, and illumination changes&quot;,&quot;author&quot;:[{&quot;family&quot;:&quot;Olkkonen&quot;,&quot;given&quot;:&quot;Maria&quot;,&quot;parse-names&quot;:false,&quot;dropping-particle&quot;:&quot;&quot;,&quot;non-dropping-particle&quot;:&quot;&quot;},{&quot;family&quot;:&quot;Hansen&quot;,&quot;given&quot;:&quot;Thorsten&quot;,&quot;parse-names&quot;:false,&quot;dropping-particle&quot;:&quot;&quot;,&quot;non-dropping-particle&quot;:&quot;&quot;},{&quot;family&quot;:&quot;Gegenfurtner&quot;,&quot;given&quot;:&quot;Karl R.&quot;,&quot;parse-names&quot;:false,&quot;dropping-particle&quot;:&quot;&quot;,&quot;non-dropping-particle&quot;:&quot;&quot;}],&quot;container-title&quot;:&quot;Journal of Vision&quot;,&quot;container-title-short&quot;:&quot;J Vis&quot;,&quot;DOI&quot;:&quot;10.1167/8.5.13&quot;,&quot;ISSN&quot;:&quot;15347362&quot;,&quot;PMID&quot;:&quot;18842084&quot;,&quot;issued&quot;:{&quot;date-parts&quot;:[[2008,5,26]]},&quot;abstract&quot;:&quot;People perceive roughly constant surface colors despite large changes in illumination. The familiarity of colors of some natural objects might help achieve this feat through direct modulation of the objects' color appearance. Research on memory colors and color appearance has yielded controversial results and due to the employed methods has often confounded perceptual with semantic effects. We studied the effect of memory colors on color appearance by presenting photographs of fruit on a monitor under various simulated illuminations and by asking observers to make either achromatic or typical color settings without placing demands on short-term memory or semantic processing. In a control condition, we presented photographs of 3D fruit shapes without texture and 2D outline shapes. We found that (1) achromatic settings for fruit were systematically biased away from the gray point toward the opposite direction of a fruit's memory color; (2) the strength of the effect depended on the degree of naturalness of the stimuli; and (3) the effect was evident under all tested illuminations, being strongest for illuminations whose chromaticity was closest to the stimulus chromaticity. We conclude that the visual identity of an object has a measurable effect on color perception, and that this effect is robust under illuminant changes, indicating its potential significance as an additional mechanism for color constancy. © ARVO.&quot;,&quot;issue&quot;:&quot;5&quot;,&quot;volume&quot;:&quot;8&quot;},&quot;isTemporary&quot;:false,&quot;displayAs&quot;:&quot;composite&quot;,&quot;suppress-author&quot;:false,&quot;composite&quot;:true,&quot;author-only&quot;:false}]},{&quot;citationID&quot;:&quot;MENDELEY_CITATION_ab4df775-2c07-4300-9c82-1cb2dd76fe5d&quot;,&quot;properties&quot;:{&quot;noteIndex&quot;:0,&quot;mode&quot;:&quot;composite&quot;},&quot;isEdited&quot;:false,&quot;manualOverride&quot;:{&quot;isManuallyOverridden&quot;:false,&quot;citeprocText&quot;:&quot;Speigle &amp;#38; Brainard (1999)&quot;,&quot;manualOverrideText&quot;:&quot;&quot;},&quot;citationTag&quot;:&quot;MENDELEY_CITATION_v3_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&quot;,&quot;citationItems&quot;:[{&quot;id&quot;:&quot;fd294e5e-3bb1-30fc-afca-e335046d088b&quot;,&quot;itemData&quot;:{&quot;type&quot;:&quot;report&quot;,&quot;id&quot;:&quot;fd294e5e-3bb1-30fc-afca-e335046d088b&quot;,&quot;title&quot;:&quot;Predicting color from gray: the relationship between achromatic adjustment and asymmetric matching&quot;,&quot;author&quot;:[{&quot;family&quot;:&quot;Speigle&quot;,&quot;given&quot;:&quot;Jon M&quot;,&quot;parse-names&quot;:false,&quot;dropping-particle&quot;:&quot;&quot;,&quot;non-dropping-particle&quot;:&quot;&quot;},{&quot;family&quot;:&quot;Brainard&quot;,&quot;given&quot;:&quot;David H&quot;,&quot;parse-names&quot;:false,&quot;dropping-particle&quot;:&quot;&quot;,&quot;non-dropping-particle&quot;:&quot;&quot;}],&quot;issued&quot;:{&quot;date-parts&quot;:[[1999]]},&quot;abstract&quot;:&quot;Achromatic adjustment has been used widely to study color context effects. In the achromatic adjustment procedure, an observer adjusts a test stimulus until it appears black, gray, or white. By its nature, achro-matic adjustment directly measures the effect of context only for stimuli that appear gray. We present achromatic loci measured in two contexts and asymmetric color matches measured across the same two contexts. The results indicate that achromatic adjustments, together with a gain-control model, may be used to make accurate predictions of the chromaticity of asymmetric matches. Thus measurements of the effect of context for test stimuli that appear gray may be used to predict the effect of context for stimuli that appear colored. The experiments also indicate that accurate prediction depends on ensuring that observers use similar fixational strategies for the two judgments.&quot;,&quot;container-title-short&quot;:&quot;&quot;},&quot;isTemporary&quot;:false,&quot;displayAs&quot;:&quot;composite&quot;,&quot;suppress-author&quot;:false,&quot;composite&quot;:true,&quot;author-only&quot;:false}]},{&quot;citationID&quot;:&quot;MENDELEY_CITATION_413fd0ee-86be-444c-af2f-3061aa020b8a&quot;,&quot;properties&quot;:{&quot;noteIndex&quot;:0,&quot;mode&quot;:&quot;composite&quot;},&quot;isEdited&quot;:false,&quot;manualOverride&quot;:{&quot;isManuallyOverridden&quot;:false,&quot;citeprocText&quot;:&quot;Gil Rodríguez et al. (2022)&quot;,&quot;manualOverrideText&quot;:&quot;&quot;},&quot;citationTag&quot;:&quot;MENDELEY_CITATION_v3_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&quot;,&quot;citationItems&quot;:[{&quot;id&quot;:&quot;c157fa4d-4d1d-3eaf-b435-d2988d50f4ab&quot;,&quot;itemData&quot;:{&quot;type&quot;:&quot;article-journal&quot;,&quot;id&quot;:&quot;c157fa4d-4d1d-3eaf-b435-d2988d50f4ab&quot;,&quot;title&quot;:&quot;Colour Calibration of a Head Mounted Display for Colour Vision Research Using Virtual Reality&quot;,&quot;author&quot;:[{&quot;family&quot;:&quot;Gil Rodríguez&quot;,&quot;given&quot;:&quot;Raquel&quot;,&quot;parse-names&quot;:false,&quot;dropping-particle&quot;:&quot;&quot;,&quot;non-dropping-particle&quot;:&quot;&quot;},{&quot;family&quot;:&quot;Bayer&quot;,&quot;given&quot;:&quot;Florian&quot;,&quot;parse-names&quot;:false,&quot;dropping-particle&quot;:&quot;&quot;,&quot;non-dropping-particle&quot;:&quot;&quot;},{&quot;family&quot;:&quot;Toscani&quot;,&quot;given&quot;:&quot;Matteo&quot;,&quot;parse-names&quot;:false,&quot;dropping-particle&quot;:&quot;&quot;,&quot;non-dropping-particle&quot;:&quot;&quot;},{&quot;family&quot;:&quot;Guarnera&quot;,&quot;given&quot;:&quot;Dar’ya&quot;,&quot;parse-names&quot;:false,&quot;dropping-particle&quot;:&quot;&quot;,&quot;non-dropping-particle&quot;:&quot;&quot;},{&quot;family&quot;:&quot;Guarnera&quot;,&quot;given&quot;:&quot;Giuseppe Claudio&quot;,&quot;parse-names&quot;:false,&quot;dropping-particle&quot;:&quot;&quot;,&quot;non-dropping-particle&quot;:&quot;&quot;},{&quot;family&quot;:&quot;Gegenfurtner&quot;,&quot;given&quot;:&quot;Karl R.&quot;,&quot;parse-names&quot;:false,&quot;dropping-particle&quot;:&quot;&quot;,&quot;non-dropping-particle&quot;:&quot;&quot;}],&quot;container-title&quot;:&quot;SN Computer Science&quot;,&quot;container-title-short&quot;:&quot;SN Comput Sci&quot;,&quot;DOI&quot;:&quot;10.1007/s42979-021-00855-7&quot;,&quot;ISSN&quot;:&quot;2662-995X&quot;,&quot;issued&quot;:{&quot;date-parts&quot;:[[2022,1]]},&quot;abstract&quot;:&quot;Virtual reality (VR) technology offers vision researchers the opportunity to conduct immersive studies in simulated real-world scenes. However, an accurate colour calibration of the VR head mounted display (HMD), both in terms of luminance and chromaticity, is required to precisely control the presented stimuli. Such a calibration presents significant new challenges, for example, due to the large field of view of the HMD, or the software implementation used for scene rendering, which might alter the colour appearance of objects. Here, we propose a framework for calibrating an HMD using an imaging colorimeter, the I29 (Radiant Vision Systems, Redmond, WA, USA). We examine two scenarios, both with and without using a rendering software for visualisation. In addition, we present a colour constancy experiment design for VR through a gaming engine software, Unreal Engine 4. The colours of the objects of study are chosen according to the previously defined calibration. Results show a high-colour constancy performance among participants, in agreement with recent studies performed on real-world scenarios. Our studies show that our methodology allows us to control and measure the colours presented in the HMD, effectively enabling the use of VR technology for colour vision research.&quot;,&quot;publisher&quot;:&quot;Springer Science and Business Media LLC&quot;,&quot;issue&quot;:&quot;1&quot;,&quot;volume&quot;:&quot;3&quot;},&quot;isTemporary&quot;:false,&quot;displayAs&quot;:&quot;composite&quot;,&quot;suppress-author&quot;:false,&quot;composite&quot;:true,&quot;author-only&quot;:false}]},{&quot;citationID&quot;:&quot;MENDELEY_CITATION_b872d344-f506-49c6-ba5e-562688131a9b&quot;,&quot;properties&quot;:{&quot;noteIndex&quot;:0},&quot;isEdited&quot;:false,&quot;manualOverride&quot;:{&quot;isManuallyOverridden&quot;:false,&quot;citeprocText&quot;:&quot;(Gil Rodríguez et al., 2024)&quot;,&quot;manualOverrideText&quot;:&quot;&quot;},&quot;citationTag&quot;:&quot;MENDELEY_CITATION_v3_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&quot;,&quot;citationItems&quot;:[{&quot;id&quot;:&quot;062c33d6-3ed5-344c-83ca-95619f86b439&quot;,&quot;itemData&quot;:{&quot;type&quot;:&quot;article-journal&quot;,&quot;id&quot;:&quot;062c33d6-3ed5-344c-83ca-95619f86b439&quot;,&quot;title&quot;:&quot;Color constancy mechanisms in virtual reality environments&quot;,&quot;author&quot;:[{&quot;family&quot;:&quot;Gil Rodríguez&quot;,&quot;given&quot;:&quot;Raquel&quot;,&quot;parse-names&quot;:false,&quot;dropping-particle&quot;:&quot;&quot;,&quot;non-dropping-particle&quot;:&quot;&quot;},{&quot;family&quot;:&quot;Hedjar&quot;,&quot;given&quot;:&quot;Laysa&quot;,&quot;parse-names&quot;:false,&quot;dropping-particle&quot;:&quot;&quot;,&quot;non-dropping-particle&quot;:&quot;&quot;},{&quot;family&quot;:&quot;Toscani&quot;,&quot;given&quot;:&quot;Matteo&quot;,&quot;parse-names&quot;:false,&quot;dropping-particle&quot;:&quot;&quot;,&quot;non-dropping-particle&quot;:&quot;&quot;},{&quot;family&quot;:&quot;Guarnera&quot;,&quot;given&quot;:&quot;Dar'ya&quot;,&quot;parse-names&quot;:false,&quot;dropping-particle&quot;:&quot;&quot;,&quot;non-dropping-particle&quot;:&quot;&quot;},{&quot;family&quot;:&quot;Guarnera&quot;,&quot;given&quot;:&quot;Giuseppe Claudio&quot;,&quot;parse-names&quot;:false,&quot;dropping-particle&quot;:&quot;&quot;,&quot;non-dropping-particle&quot;:&quot;&quot;},{&quot;family&quot;:&quot;Gegenfurtner&quot;,&quot;given&quot;:&quot;Karl R.&quot;,&quot;parse-names&quot;:false,&quot;dropping-particle&quot;:&quot;&quot;,&quot;non-dropping-particle&quot;:&quot;&quot;}],&quot;container-title&quot;:&quot;Journal of Vision&quot;,&quot;container-title-short&quot;:&quot;J Vis&quot;,&quot;DOI&quot;:&quot;10.1167/JOV.24.5.6&quot;,&quot;ISSN&quot;:&quot;15347362&quot;,&quot;PMID&quot;:&quot;38727688&quot;,&quot;issued&quot;:{&quot;date-parts&quot;:[[2024]]},&quot;page&quot;:&quot;1-28&quot;,&quot;abstract&quot;:&quot;Prior research has demonstrated high levels of color constancy in real-world scenarios featuring single light sources, extensive fields of view, and prolonged adaptation periods. However, exploring the specific cues humans rely on becomes challenging, if not unfeasible, with actual objects and lighting conditions. To circumvent these obstacles, we employed virtual reality technology to craft immersive, realistic settings that can be manipulated in real time.We designed forest and office scenes illuminated by five colors. Participants selected a test object most resembling a previously shown achromatic reference. To study color constancy mechanisms, we modified scenes to neutralize three contributors: local surround (placing a uniform-colored leaf under test objects), maximum flux (keeping the brightest object constant), and spatial mean (maintaining a neutral average light reflectance), employing two methods for the latter: changing object reflectances or introducing new elements.We found that color constancy was high in conditions with all cues present, aligning with past research. However, removing individual cues led to varied impacts on constancy. Local surrounds significantly reduced performance, especially under green illumination, showing strong interaction between greenish light and rose-colored contexts. In contrast, the maximum flux mechanism barely affected performance, challenging assumptions used in white balancing algorithms. The spatial mean experiment showed disparate effects: Adding objects slightly impacted performance, while changing reflectances nearly eliminated constancy, suggesting human color constancy relies more on scene interpretation than pixel-based calculations.&quot;,&quot;publisher&quot;:&quot;Association for Research in Vision and Ophthalmology Inc.&quot;,&quot;issue&quot;:&quot;5&quot;,&quot;volume&quot;:&quot;24&quot;},&quot;isTemporary&quot;:false,&quot;suppress-author&quot;:false,&quot;composite&quot;:false,&quot;author-only&quot;:false}]},{&quot;citationID&quot;:&quot;MENDELEY_CITATION_7ca232d1-6613-4ac3-80f1-186bf800e982&quot;,&quot;properties&quot;:{&quot;noteIndex&quot;:0,&quot;mode&quot;:&quot;composite&quot;},&quot;isEdited&quot;:false,&quot;manualOverride&quot;:{&quot;isManuallyOverridden&quot;:false,&quot;citeprocText&quot;:&quot;Kraft &amp;#38; Brainard (1999)&quot;,&quot;manualOverrideText&quot;:&quot;&quot;},&quot;citationTag&quot;:&quot;MENDELEY_CITATION_v3_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&quot;,&quot;citationItems&quot;:[{&quot;id&quot;:&quot;f41bfc49-4692-399f-8676-0bcfc38cd6b4&quot;,&quot;itemData&quot;:{&quot;type&quot;:&quot;report&quot;,&quot;id&quot;:&quot;f41bfc49-4692-399f-8676-0bcfc38cd6b4&quot;,&quot;title&quot;:&quot;Mechanisms of color constancy under nearly natural viewing&quot;,&quot;author&quot;:[{&quot;family&quot;:&quot;Kraft&quot;,&quot;given&quot;:&quot;J M&quot;,&quot;parse-names&quot;:false,&quot;dropping-particle&quot;:&quot;&quot;,&quot;non-dropping-particle&quot;:&quot;&quot;},{&quot;family&quot;:&quot;Brainard&quot;,&quot;given&quot;:&quot;D H&quot;,&quot;parse-names&quot;:false,&quot;dropping-particle&quot;:&quot;&quot;,&quot;non-dropping-particle&quot;:&quot;&quot;}],&quot;URL&quot;:&quot;www.pnas.org.&quot;,&quot;issued&quot;:{&quot;date-parts&quot;:[[1999]]},&quot;number-of-pages&quot;:&quot;307-312&quot;,&quot;abstract&quot;:&quot;Color constancy is our ability to perceive constant surface colors despite changes in illumination. Although color constancy has been studied extensively, its mechanisms are still largely unknown. Three classic hypotheses are that constancy is mediated by local adaptation, by adaptation to the spatial mean of the image, or by adaptation to the most intense image region. We measure color constancy under nearly natural viewing conditions, by using a design that allows us to test these three hypotheses directly. By suitable stimulus manipulation, we are able to titrate the degree of constancy between 11% and 83%, indicating that we have achieved good laboratory control. Our results rule out all three classic hypotheses and thus suggest that there is more to constancy than can be easily explained by the action of simple visual mechanisms.&quot;,&quot;volume&quot;:&quot;96&quot;,&quot;container-title-short&quot;:&quot;&quot;},&quot;isTemporary&quot;:false,&quot;displayAs&quot;:&quot;composite&quot;,&quot;suppress-author&quot;:false,&quot;composite&quot;:true,&quot;author-only&quot;:false}]},{&quot;citationID&quot;:&quot;MENDELEY_CITATION_7fd4eab8-5fcd-41af-8214-e6b56320651e&quot;,&quot;properties&quot;:{&quot;noteIndex&quot;:0,&quot;mode&quot;:&quot;composite&quot;},&quot;isEdited&quot;:false,&quot;manualOverride&quot;:{&quot;isManuallyOverridden&quot;:false,&quot;citeprocText&quot;:&quot;Duay &amp;#38; Nagai (2025)&quot;,&quot;manualOverrideText&quot;:&quot;&quot;},&quot;citationTag&quot;:&quot;MENDELEY_CITATION_v3_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&quot;,&quot;citationItems&quot;:[{&quot;id&quot;:&quot;f05e830d-6c3c-328d-983e-62fec6628549&quot;,&quot;itemData&quot;:{&quot;type&quot;:&quot;article-journal&quot;,&quot;id&quot;:&quot;f05e830d-6c3c-328d-983e-62fec6628549&quot;,&quot;title&quot;:&quot;Impact of field of view on color constancy in virtual reality&quot;,&quot;author&quot;:[{&quot;family&quot;:&quot;Duay&quot;,&quot;given&quot;:&quot;Killian&quot;,&quot;parse-names&quot;:false,&quot;dropping-particle&quot;:&quot;&quot;,&quot;non-dropping-particle&quot;:&quot;&quot;},{&quot;family&quot;:&quot;Nagai&quot;,&quot;given&quot;:&quot;Takehiro&quot;,&quot;parse-names&quot;:false,&quot;dropping-particle&quot;:&quot;&quot;,&quot;non-dropping-particle&quot;:&quot;&quot;}],&quot;container-title&quot;:&quot;Journal of the Optical Society of America A&quot;,&quot;DOI&quot;:&quot;10.1364/JOSAA.544170&quot;,&quot;ISSN&quot;:&quot;1084-7529&quot;,&quot;URL&quot;:&quot;https://opg.optica.org/abstract.cfm?URI=josaa-42-5-B199&quot;,&quot;issued&quot;:{&quot;date-parts&quot;:[[2025,5,1]]},&quot;page&quot;:&quot;B199&quot;,&quot;abstract&quot;:&quot;&lt;p&gt;Recent advances in virtual reality (VR) and head-mounted display (HMD) color calibration offer a novel framework for vision science, enabling researchers to investigate color constancy from new perspectives. The aim of this study was to assess the effectiveness of VR in color constancy studies by investigating how field of view and scene complexity, two properties that take advantage of VR’s unique features, influence color constancy. We conducted a VR psychophysical experiment in which observers were asked to judge the color of patches under various conditions. The results showed that field of view has a strong and significant impact on color constancy. However, no significant differences were found between complex and simpler scenes. These findings demonstrate the potential of VR as a valuable tool for investigating the interaction between unique VR features, such as an expanded field of view and color constancy.&lt;/p&gt;&quot;,&quot;issue&quot;:&quot;5&quot;,&quot;volume&quot;:&quot;42&quot;,&quot;container-title-short&quot;:&quot;&quot;},&quot;isTemporary&quot;:false,&quot;displayAs&quot;:&quot;composite&quot;,&quot;suppress-author&quot;:false,&quot;composite&quot;:true,&quot;author-only&quot;:false}]},{&quot;citationID&quot;:&quot;MENDELEY_CITATION_1abdf1d0-a474-4dc5-9abb-4f073ab7a81d&quot;,&quot;properties&quot;:{&quot;noteIndex&quot;:0,&quot;mode&quot;:&quot;composite&quot;},&quot;isEdited&quot;:false,&quot;manualOverride&quot;:{&quot;isManuallyOverridden&quot;:false,&quot;citeprocText&quot;:&quot;M. D. Fairchild &amp;#38; Lennie (1992)&quot;,&quot;manualOverrideText&quot;:&quot;&quot;},&quot;citationTag&quot;:&quot;MENDELEY_CITATION_v3_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&quot;,&quot;citationItems&quot;:[{&quot;id&quot;:&quot;fd56bfa7-f65e-3bef-91f1-4bf9b657f273&quot;,&quot;itemData&quot;:{&quot;type&quot;:&quot;article-journal&quot;,&quot;id&quot;:&quot;fd56bfa7-f65e-3bef-91f1-4bf9b657f273&quot;,&quot;title&quot;:&quot;Chromatic adaptation to natural and incandescent illuminants&quot;,&quot;author&quot;:[{&quot;family&quot;:&quot;Fairchild&quot;,&quot;given&quot;:&quot;Mark D.&quot;,&quot;parse-names&quot;:false,&quot;dropping-particle&quot;:&quot;&quot;,&quot;non-dropping-particle&quot;:&quot;&quot;},{&quot;family&quot;:&quot;Lennie&quot;,&quot;given&quot;:&quot;Peter&quot;,&quot;parse-names&quot;:false,&quot;dropping-particle&quot;:&quot;&quot;,&quot;non-dropping-particle&quot;:&quot;&quot;}],&quot;container-title&quot;:&quot;Vision Research&quot;,&quot;container-title-short&quot;:&quot;Vision Res&quot;,&quot;DOI&quot;:&quot;10.1016/0042-6989(92)90069-U&quot;,&quot;ISSN&quot;:&quot;00426989&quot;,&quot;issued&quot;:{&quot;date-parts&quot;:[[1992,11]]},&quot;page&quot;:&quot;2077-2085&quot;,&quot;issue&quot;:&quot;11&quot;,&quot;volume&quot;:&quot;32&quot;},&quot;isTemporary&quot;:false,&quot;displayAs&quot;:&quot;composite&quot;,&quot;suppress-author&quot;:false,&quot;composite&quot;:true,&quot;author-only&quot;:false}]},{&quot;citationID&quot;:&quot;MENDELEY_CITATION_79fb5945-dc56-4fb3-9f1e-49e2b4342057&quot;,&quot;properties&quot;:{&quot;noteIndex&quot;:0,&quot;mode&quot;:&quot;composite&quot;},&quot;isEdited&quot;:false,&quot;manualOverride&quot;:{&quot;isManuallyOverridden&quot;:false,&quot;citeprocText&quot;:&quot;Murray et al. (2006)&quot;,&quot;manualOverrideText&quot;:&quot;&quot;},&quot;citationTag&quot;:&quot;MENDELEY_CITATION_v3_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&quot;,&quot;citationItems&quot;:[{&quot;id&quot;:&quot;358dc954-0234-3af2-9570-80823a8ff58f&quot;,&quot;itemData&quot;:{&quot;type&quot;:&quot;article-journal&quot;,&quot;id&quot;:&quot;358dc954-0234-3af2-9570-80823a8ff58f&quot;,&quot;title&quot;:&quot;Almost complete colour constancy achieved with full-field adaptation&quot;,&quot;author&quot;:[{&quot;family&quot;:&quot;Murray&quot;,&quot;given&quot;:&quot;I. J.&quot;,&quot;parse-names&quot;:false,&quot;dropping-particle&quot;:&quot;&quot;,&quot;non-dropping-particle&quot;:&quot;&quot;},{&quot;family&quot;:&quot;Daugirdiene&quot;,&quot;given&quot;:&quot;A.&quot;,&quot;parse-names&quot;:false,&quot;dropping-particle&quot;:&quot;&quot;,&quot;non-dropping-particle&quot;:&quot;&quot;},{&quot;family&quot;:&quot;Vaitkevicius&quot;,&quot;given&quot;:&quot;H.&quot;,&quot;parse-names&quot;:false,&quot;dropping-particle&quot;:&quot;&quot;,&quot;non-dropping-particle&quot;:&quot;&quot;},{&quot;family&quot;:&quot;Kulikowski&quot;,&quot;given&quot;:&quot;J. J.&quot;,&quot;parse-names&quot;:false,&quot;dropping-particle&quot;:&quot;&quot;,&quot;non-dropping-particle&quot;:&quot;&quot;},{&quot;family&quot;:&quot;Stanikunas&quot;,&quot;given&quot;:&quot;R.&quot;,&quot;parse-names&quot;:false,&quot;dropping-particle&quot;:&quot;&quot;,&quot;non-dropping-particle&quot;:&quot;&quot;}],&quot;container-title&quot;:&quot;Vision Research&quot;,&quot;container-title-short&quot;:&quot;Vision Res&quot;,&quot;DOI&quot;:&quot;10.1016/j.visres.2006.03.011&quot;,&quot;ISSN&quot;:&quot;00426989&quot;,&quot;PMID&quot;:&quot;16650450&quot;,&quot;issued&quot;:{&quot;date-parts&quot;:[[2006,10]]},&quot;page&quot;:&quot;3067-3078&quot;,&quot;abstract&quot;:&quot;A successive asymmetric colour-matching task was used to study the changes in colour appearance of simulated Munsell samples. Colour shifts were induced with two Planckian illuminants, standard illuminant A (u′ = 0.256, v′ = 0.524) and illuminant S (u′ = 0.174, v′ = 0.392). Measurements were conducted with a 20° field and a 120° field. Adaptation period varied from 1 to 30 s with the smaller field and from 1 to 60 s with the larger field. Colour shifts were specified in terms of a modified Brunswik ratio (BR). Higher values of BR were associated with longer adaptation periods but only when the larger background was used. Supplementary experiments showed that the changes in colour appearance were related to a slight shift in the perceived colour of the background. The timing of the colour shifts are modelled in terms of cone opponent responses. High values of BR correspond to almost complete von Kries adaptation in all three cone types. © 2006 Elsevier Ltd. All rights reserved.&quot;,&quot;issue&quot;:&quot;19&quot;,&quot;volume&quot;:&quot;46&quot;},&quot;isTemporary&quot;:false,&quot;displayAs&quot;:&quot;composite&quot;,&quot;suppress-author&quot;:false,&quot;composite&quot;:true,&quot;author-only&quot;:false}]},{&quot;citationID&quot;:&quot;MENDELEY_CITATION_ab63adfa-0724-4d1b-bebb-6a4795f7f224&quot;,&quot;properties&quot;:{&quot;noteIndex&quot;:0,&quot;mode&quot;:&quot;composite&quot;},&quot;isEdited&quot;:false,&quot;manualOverride&quot;:{&quot;isManuallyOverridden&quot;:false,&quot;citeprocText&quot;:&quot;Ma et al. (2020)&quot;,&quot;manualOverrideText&quot;:&quot;&quot;},&quot;citationTag&quot;:&quot;MENDELEY_CITATION_v3_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&quot;,&quot;citationItems&quot;:[{&quot;id&quot;:&quot;580eda65-4655-3136-985e-0b852dff381c&quot;,&quot;itemData&quot;:{&quot;type&quot;:&quot;report&quot;,&quot;id&quot;:&quot;580eda65-4655-3136-985e-0b852dff381c&quot;,&quot;title&quot;:&quot;The effect of adapting field size on chromatic adaptation&quot;,&quot;author&quot;:[{&quot;family&quot;:&quot;Ma&quot;,&quot;given&quot;:&quot;Shining&quot;,&quot;parse-names&quot;:false,&quot;dropping-particle&quot;:&quot;&quot;,&quot;non-dropping-particle&quot;:&quot;&quot;},{&quot;family&quot;:&quot;Hanselaer&quot;,&quot;given&quot;:&quot;Peter&quot;,&quot;parse-names&quot;:false,&quot;dropping-particle&quot;:&quot;&quot;,&quot;non-dropping-particle&quot;:&quot;&quot;},{&quot;family&quot;:&quot;Teunissen&quot;,&quot;given&quot;:&quot;Kees&quot;,&quot;parse-names&quot;:false,&quot;dropping-particle&quot;:&quot;&quot;,&quot;non-dropping-particle&quot;:&quot;&quot;},{&quot;family&quot;:&quot;Smet&quot;,&quot;given&quot;:&quot;Kevin A G&quot;,&quot;parse-names&quot;:false,&quot;dropping-particle&quot;:&quot;&quot;,&quot;non-dropping-particle&quot;:&quot;&quot;}],&quot;issued&quot;:{&quot;date-parts&quot;:[[2020]]},&quot;abstract&quot;:&quot;The human visual system adapts to changes in white tone of the illumination to maintain approximately the same object color appearance. Chromatic adaptation transforms (CAT) were developed to predict corresponding colors, which are colors that look the same under a wide range of illuminants. However, existing CATs fail to accurately predict corresponding colors, particularly under colored illumination, because of an inaccurate estimation of the degree of adaptation. In this study, the impact of the adapting field size on the degree of adaptation was investigated. A memory color matching experiment was conducted, in a real scene, with the background adapting field varying in field of view, luminance and chromaticity to provide data for the development of a more comprehensive CAT. Results show that a larger field of view leads to a more complete adaptation, despite a much lower background luminance.&quot;,&quot;container-title-short&quot;:&quot;&quot;},&quot;isTemporary&quot;:false,&quot;displayAs&quot;:&quot;composite&quot;,&quot;suppress-author&quot;:false,&quot;composite&quot;:true,&quot;author-only&quot;:false}]},{&quot;citationID&quot;:&quot;MENDELEY_CITATION_4782affb-4889-4c36-8f22-3cdeeb162308&quot;,&quot;properties&quot;:{&quot;noteIndex&quot;:0,&quot;mode&quot;:&quot;composite&quot;},&quot;isEdited&quot;:false,&quot;manualOverride&quot;:{&quot;isManuallyOverridden&quot;:false,&quot;citeprocText&quot;:&quot;Yang &amp;#38; Shevell (2002)&quot;,&quot;manualOverrideText&quot;:&quot;&quot;},&quot;citationTag&quot;:&quot;MENDELEY_CITATION_v3_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&quot;,&quot;citationItems&quot;:[{&quot;id&quot;:&quot;b88297e2-4c15-3b26-b1d7-c47439db651d&quot;,&quot;itemData&quot;:{&quot;type&quot;:&quot;article-journal&quot;,&quot;id&quot;:&quot;b88297e2-4c15-3b26-b1d7-c47439db651d&quot;,&quot;title&quot;:&quot;Stereo disparity improves color constancy&quot;,&quot;author&quot;:[{&quot;family&quot;:&quot;Yang&quot;,&quot;given&quot;:&quot;Joong Nam&quot;,&quot;parse-names&quot;:false,&quot;dropping-particle&quot;:&quot;&quot;,&quot;non-dropping-particle&quot;:&quot;&quot;},{&quot;family&quot;:&quot;Shevell&quot;,&quot;given&quot;:&quot;Steven K&quot;,&quot;parse-names&quot;:false,&quot;dropping-particle&quot;:&quot;&quot;,&quot;non-dropping-particle&quot;:&quot;&quot;}],&quot;container-title&quot;:&quot;Vision Research&quot;,&quot;container-title-short&quot;:&quot;Vision Res&quot;,&quot;DOI&quot;:&quot;10.1016/S0042-6989(02)00098-6&quot;,&quot;ISSN&quot;:&quot;00426989&quot;,&quot;URL&quot;:&quot;https://linkinghub.elsevier.com/retrieve/pii/S0042698902000986&quot;,&quot;issued&quot;:{&quot;date-parts&quot;:[[2002,7]]},&quot;page&quot;:&quot;1979-1989&quot;,&quot;abstract&quot;:&quot;Binocular disparity is an aspect of natural viewing. This research investigates whether disparity affects surface color perception. Achromatic settings were obtained and compared for two stereograms of a scene with specular reflections, one stereogram with binocular disparity and one without it (cyclopean view). Binocular disparity was found to improve color constancy. Next, the geometry of specular highlights, which is distorted without binocular disparity, was specifically examined. Measurements compared color constancy with specular reflections that were either normal (with stereo disparity) or distorted (cyclopean view of the spe-cularities). No significant change in constancy was found due to the geometrical distortion of specular highlights that occurs without stereo disparity, suggesting that constancy depends on other features of the percept affected by disparity. The results are discussed in terms of illuminant estimation in surface color perception.&quot;,&quot;issue&quot;:&quot;16&quot;,&quot;volume&quot;:&quot;42&quot;},&quot;isTemporary&quot;:false,&quot;displayAs&quot;:&quot;composite&quot;,&quot;suppress-author&quot;:false,&quot;composite&quot;:true,&quot;author-only&quot;:false}]},{&quot;citationID&quot;:&quot;MENDELEY_CITATION_0849bf53-dc5d-406d-9a2e-b19061074968&quot;,&quot;properties&quot;:{&quot;noteIndex&quot;:0,&quot;mode&quot;:&quot;composite&quot;},&quot;isEdited&quot;:false,&quot;manualOverride&quot;:{&quot;isManuallyOverridden&quot;:false,&quot;citeprocText&quot;:&quot;Delahunt &amp;#38; Brainard (2004)&quot;,&quot;manualOverrideText&quot;:&quot;&quot;},&quot;citationTag&quot;:&quot;MENDELEY_CITATION_v3_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&quot;,&quot;citationItems&quot;:[{&quot;id&quot;:&quot;c290f651-6ab4-3911-b8b0-747ddb22883c&quot;,&quot;itemData&quot;:{&quot;type&quot;:&quot;article-journal&quot;,&quot;id&quot;:&quot;c290f651-6ab4-3911-b8b0-747ddb22883c&quot;,&quot;title&quot;:&quot;Does human color constancy incorporate the statistical regularity of natural daylight?&quot;,&quot;author&quot;:[{&quot;family&quot;:&quot;Delahunt&quot;,&quot;given&quot;:&quot;Peter B.&quot;,&quot;parse-names&quot;:false,&quot;dropping-particle&quot;:&quot;&quot;,&quot;non-dropping-particle&quot;:&quot;&quot;},{&quot;family&quot;:&quot;Brainard&quot;,&quot;given&quot;:&quot;David H.&quot;,&quot;parse-names&quot;:false,&quot;dropping-particle&quot;:&quot;&quot;,&quot;non-dropping-particle&quot;:&quot;&quot;}],&quot;container-title&quot;:&quot;Journal of Vision&quot;,&quot;container-title-short&quot;:&quot;J Vis&quot;,&quot;DOI&quot;:&quot;10.1167/4.2.1&quot;,&quot;ISSN&quot;:&quot;15347362&quot;,&quot;PMID&quot;:&quot;15005648&quot;,&quot;issued&quot;:{&quot;date-parts&quot;:[[2004,2,18]]},&quot;page&quot;:&quot;57-81&quot;,&quot;abstract&quot;:&quot;The chromaticities of natural daylights cluster around the blackbody locus. We investigated whether the mechanisms that mediate human color constancy embody this statistical regularity of the natural environment, so that constancy is best when the illuminant change is one likely to occur. Observers viewed scenes displayed on a CRT-based stereoscope and adjusted a test patch embedded in the scene until it appeared achromatic. Scenes were rendered using physics-based graphics software (RADIANCE) coupled with custom extensions that ensured colorimetric accuracy. Across conditions, both the simulated illuminant and the simulated reflectance of scene objects were varied. Achromatic settings from paired conditions were used to compute a constancy index (CI) that characterizes the stability of object appearance across the two illuminants of the pair. Constancy indices were measured for four illuminant changes from a Neutral illuminant (CIE D65). Two of these changes (Blue and Yellow) were consistent with the statistics of daylight, whereas two (Green and Red) were not. The results indicate that constancy was least across the Red change, as one would expect for the statistics of natural daylight. Constancy for the Green direction, however, exceeded that for the Yellow illuminant change and was comparable to that for the Blue. This result is difficult to reconcile with the hypothesis that mechanisms of human constancy incorporate the statistics of daylights. Some possible reasons for the discrepancy are discussed. © 2004 ARVO.&quot;,&quot;issue&quot;:&quot;2&quot;,&quot;volume&quot;:&quot;4&quot;},&quot;isTemporary&quot;:false,&quot;displayAs&quot;:&quot;composite&quot;,&quot;suppress-author&quot;:false,&quot;composite&quot;:true,&quot;author-only&quot;:false}]},{&quot;citationID&quot;:&quot;MENDELEY_CITATION_6a1312c2-5df8-47a4-8439-4bd17119c1c7&quot;,&quot;properties&quot;:{&quot;noteIndex&quot;:0,&quot;mode&quot;:&quot;composite&quot;},&quot;isEdited&quot;:false,&quot;manualOverride&quot;:{&quot;isManuallyOverridden&quot;:false,&quot;citeprocText&quot;:&quot;Kraft &amp;#38; Brainard (1999)&quot;,&quot;manualOverrideText&quot;:&quot;&quot;},&quot;citationTag&quot;:&quot;MENDELEY_CITATION_v3_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&quot;,&quot;citationItems&quot;:[{&quot;id&quot;:&quot;f41bfc49-4692-399f-8676-0bcfc38cd6b4&quot;,&quot;itemData&quot;:{&quot;type&quot;:&quot;report&quot;,&quot;id&quot;:&quot;f41bfc49-4692-399f-8676-0bcfc38cd6b4&quot;,&quot;title&quot;:&quot;Mechanisms of color constancy under nearly natural viewing&quot;,&quot;author&quot;:[{&quot;family&quot;:&quot;Kraft&quot;,&quot;given&quot;:&quot;J M&quot;,&quot;parse-names&quot;:false,&quot;dropping-particle&quot;:&quot;&quot;,&quot;non-dropping-particle&quot;:&quot;&quot;},{&quot;family&quot;:&quot;Brainard&quot;,&quot;given&quot;:&quot;D H&quot;,&quot;parse-names&quot;:false,&quot;dropping-particle&quot;:&quot;&quot;,&quot;non-dropping-particle&quot;:&quot;&quot;}],&quot;URL&quot;:&quot;www.pnas.org.&quot;,&quot;issued&quot;:{&quot;date-parts&quot;:[[1999]]},&quot;number-of-pages&quot;:&quot;307-312&quot;,&quot;abstract&quot;:&quot;Color constancy is our ability to perceive constant surface colors despite changes in illumination. Although color constancy has been studied extensively, its mechanisms are still largely unknown. Three classic hypotheses are that constancy is mediated by local adaptation, by adaptation to the spatial mean of the image, or by adaptation to the most intense image region. We measure color constancy under nearly natural viewing conditions, by using a design that allows us to test these three hypotheses directly. By suitable stimulus manipulation, we are able to titrate the degree of constancy between 11% and 83%, indicating that we have achieved good laboratory control. Our results rule out all three classic hypotheses and thus suggest that there is more to constancy than can be easily explained by the action of simple visual mechanisms.&quot;,&quot;volume&quot;:&quot;96&quot;,&quot;container-title-short&quot;:&quot;&quot;},&quot;isTemporary&quot;:false,&quot;displayAs&quot;:&quot;composite&quot;,&quot;suppress-author&quot;:false,&quot;composite&quot;:true,&quot;author-only&quot;:false}]},{&quot;citationID&quot;:&quot;MENDELEY_CITATION_82288536-5a3f-4cb3-83f1-67494a5c55e1&quot;,&quot;properties&quot;:{&quot;noteIndex&quot;:0,&quot;mode&quot;:&quot;composite&quot;},&quot;isEdited&quot;:false,&quot;manualOverride&quot;:{&quot;isManuallyOverridden&quot;:false,&quot;citeprocText&quot;:&quot;M. D. Fairchild (1993)&quot;,&quot;manualOverrideText&quot;:&quot;&quot;},&quot;citationTag&quot;:&quot;MENDELEY_CITATION_v3_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&quot;,&quot;citationItems&quot;:[{&quot;id&quot;:&quot;8bca36fd-24e2-36e4-aa5c-b364e9a15f37&quot;,&quot;itemData&quot;:{&quot;type&quot;:&quot;paper-conference&quot;,&quot;id&quot;:&quot;8bca36fd-24e2-36e4-aa5c-b364e9a15f37&quot;,&quot;title&quot;:&quot;Chromatic adaptation in hard copy/soft copy comparisons&quot;,&quot;author&quot;:[{&quot;family&quot;:&quot;Fairchild&quot;,&quot;given&quot;:&quot;Mark D.&quot;,&quot;parse-names&quot;:false,&quot;dropping-particle&quot;:&quot;&quot;,&quot;non-dropping-particle&quot;:&quot;&quot;}],&quot;container-title&quot;:&quot;Proceedings of SPIE&quot;,&quot;editor&quot;:[{&quot;family&quot;:&quot;Bares&quot;,&quot;given&quot;:&quot;Jan&quot;,&quot;parse-names&quot;:false,&quot;dropping-particle&quot;:&quot;&quot;,&quot;non-dropping-particle&quot;:&quot;&quot;}],&quot;DOI&quot;:&quot;10.1117/12.146279&quot;,&quot;issued&quot;:{&quot;date-parts&quot;:[[1993,6,18]]},&quot;page&quot;:&quot;47-61&quot;,&quot;container-title-short&quot;:&quot;&quot;},&quot;isTemporary&quot;:false,&quot;displayAs&quot;:&quot;composite&quot;,&quot;suppress-author&quot;:false,&quot;composite&quot;:true,&quot;author-only&quot;:false}]},{&quot;citationID&quot;:&quot;MENDELEY_CITATION_c9b9a5f1-aee5-4baf-a312-a92dd77821cf&quot;,&quot;properties&quot;:{&quot;noteIndex&quot;:0,&quot;mode&quot;:&quot;composite&quot;},&quot;isEdited&quot;:false,&quot;manualOverride&quot;:{&quot;isManuallyOverridden&quot;:false,&quot;citeprocText&quot;:&quot;Brainard et al. (1997)&quot;,&quot;manualOverrideText&quot;:&quot;&quot;},&quot;citationTag&quot;:&quot;MENDELEY_CITATION_v3_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&quot;,&quot;citationItems&quot;:[{&quot;id&quot;:&quot;eceb27b1-f14a-37cc-a847-e63c2836e6d7&quot;,&quot;itemData&quot;:{&quot;type&quot;:&quot;report&quot;,&quot;id&quot;:&quot;eceb27b1-f14a-37cc-a847-e63c2836e6d7&quot;,&quot;title&quot;:&quot;Color constancy in the nearly natural image. I. Asymmetric matches&quot;,&quot;author&quot;:[{&quot;family&quot;:&quot;Brainard&quot;,&quot;given&quot;:&quot;David H&quot;,&quot;parse-names&quot;:false,&quot;dropping-particle&quot;:&quot;&quot;,&quot;non-dropping-particle&quot;:&quot;&quot;},{&quot;family&quot;:&quot;Brunt&quot;,&quot;given&quot;:&quot;Wendy A&quot;,&quot;parse-names&quot;:false,&quot;dropping-particle&quot;:&quot;&quot;,&quot;non-dropping-particle&quot;:&quot;&quot;},{&quot;family&quot;:&quot;Speigle&quot;,&quot;given&quot;:&quot;Jon M&quot;,&quot;parse-names&quot;:false,&quot;dropping-particle&quot;:&quot;&quot;,&quot;non-dropping-particle&quot;:&quot;&quot;}],&quot;DOI&quot;:&quot;10.1364/OA_License_v1#VOR&quot;,&quot;issued&quot;:{&quot;date-parts&quot;:[[1997]]},&quot;abstract&quot;:&quot;Most empirical work on color constancy is based on simple laboratory models of natural viewing conditions. These typically consist of spots seen against uniform backgrounds or computer simulations of flat surfaces seen under spatially uniform illumination. We report measurements made under more natural viewing conditions. The experiments were conducted in a room where the illumination was under computer control. Observers used a projection colorimeter to set asymmetric color matches across a spatial illumination gradient. Observ-ers' matches can be described by either of two simple models. One model posits gain control in cone-specific pathways. This diagonal model may be linked to ideas about the action of early visual mechanisms. The other model posits that the observer estimates and corrects for changes in illumination but does so imperfectly. This equivalent illuminant model provides a link between human performance and computational models of color constancy.&quot;,&quot;container-title-short&quot;:&quot;&quot;},&quot;isTemporary&quot;:false,&quot;displayAs&quot;:&quot;composite&quot;,&quot;suppress-author&quot;:false,&quot;composite&quot;:true,&quot;author-only&quot;:false}]},{&quot;citationID&quot;:&quot;MENDELEY_CITATION_0df74a0f-9974-49aa-9f7e-18a8b6f55350&quot;,&quot;properties&quot;:{&quot;noteIndex&quot;:0,&quot;mode&quot;:&quot;composite&quot;},&quot;isEdited&quot;:false,&quot;manualOverride&quot;:{&quot;isManuallyOverridden&quot;:false,&quot;citeprocText&quot;:&quot;Zhai &amp;#38; Luo (2018)&quot;,&quot;manualOverrideText&quot;:&quot;&quot;},&quot;citationTag&quot;:&quot;MENDELEY_CITATION_v3_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&quot;,&quot;citationItems&quot;:[{&quot;id&quot;:&quot;4042d12a-b1bd-328c-a635-cdfcd915643d&quot;,&quot;itemData&quot;:{&quot;type&quot;:&quot;article-journal&quot;,&quot;id&quot;:&quot;4042d12a-b1bd-328c-a635-cdfcd915643d&quot;,&quot;title&quot;:&quot;Study of chromatic adaptation via neutral white matches on different viewing media&quot;,&quot;author&quot;:[{&quot;family&quot;:&quot;Zhai&quot;,&quot;given&quot;:&quot;Qiyan&quot;,&quot;parse-names&quot;:false,&quot;dropping-particle&quot;:&quot;&quot;,&quot;non-dropping-particle&quot;:&quot;&quot;},{&quot;family&quot;:&quot;Luo&quot;,&quot;given&quot;:&quot;Ming R.&quot;,&quot;parse-names&quot;:false,&quot;dropping-particle&quot;:&quot;&quot;,&quot;non-dropping-particle&quot;:&quot;&quot;}],&quot;container-title&quot;:&quot;Optics Express&quot;,&quot;container-title-short&quot;:&quot;Opt Express&quot;,&quot;DOI&quot;:&quot;10.1364/oe.26.007724&quot;,&quot;ISSN&quot;:&quot;10944087&quot;,&quot;PMID&quot;:&quot;29609324&quot;,&quot;issued&quot;:{&quot;date-parts&quot;:[[2018,3,19]]},&quot;page&quot;:&quot;7724&quot;,&quot;abstract&quot;:&quot;© 2018 Optical Society of America. Two experiments were carried out to study the neutral white and the chromatic adaptation in human vision and color science. After matching neutral whites under different illuminants using both surface and self-luminous colors, the result were used to verify the previous study about the chromatic adaptation. Not all the white illuminants were found neutral even the adaptation time is long. The baseline illuminant of the two-step chromatic adaptation transform was found as the illuminant with the same chromaticity of the neutral white under it and depended on viewing medium in the present study. The results were also used as corresponding colors to derive models of the effective degree of chromatic adaptation, which were found highly associated with the chromaticity of the adapting illuminant.&quot;,&quot;publisher&quot;:&quot;The Optical Society&quot;,&quot;issue&quot;:&quot;6&quot;,&quot;volume&quot;:&quot;26&quot;},&quot;isTemporary&quot;:false,&quot;displayAs&quot;:&quot;composite&quot;,&quot;suppress-author&quot;:false,&quot;composite&quot;:true,&quot;author-only&quot;:false}]},{&quot;citationID&quot;:&quot;MENDELEY_CITATION_0f24f971-93da-443f-be74-dd901f049254&quot;,&quot;properties&quot;:{&quot;noteIndex&quot;:0,&quot;mode&quot;:&quot;composite&quot;},&quot;isEdited&quot;:false,&quot;manualOverride&quot;:{&quot;isManuallyOverridden&quot;:false,&quot;citeprocText&quot;:&quot;Patel et al. (2024)&quot;,&quot;manualOverrideText&quot;:&quot;&quot;},&quot;citationTag&quot;:&quot;MENDELEY_CITATION_v3_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&quot;,&quot;citationItems&quot;:[{&quot;id&quot;:&quot;4490a2d0-7595-38bf-82c4-1cb4ae4e51dc&quot;,&quot;itemData&quot;:{&quot;type&quot;:&quot;article&quot;,&quot;id&quot;:&quot;4490a2d0-7595-38bf-82c4-1cb4ae4e51dc&quot;,&quot;title&quot;:&quot;Lightness constancy in reality, in virtual reality, and on flat-panel displays&quot;,&quot;author&quot;:[{&quot;family&quot;:&quot;Patel&quot;,&quot;given&quot;:&quot;Khushbu Y.&quot;,&quot;parse-names&quot;:false,&quot;dropping-particle&quot;:&quot;&quot;,&quot;non-dropping-particle&quot;:&quot;&quot;},{&quot;family&quot;:&quot;Wilcox&quot;,&quot;given&quot;:&quot;Laurie M.&quot;,&quot;parse-names&quot;:false,&quot;dropping-particle&quot;:&quot;&quot;,&quot;non-dropping-particle&quot;:&quot;&quot;},{&quot;family&quot;:&quot;Maloney&quot;,&quot;given&quot;:&quot;Laurence T.&quot;,&quot;parse-names&quot;:false,&quot;dropping-particle&quot;:&quot;&quot;,&quot;non-dropping-particle&quot;:&quot;&quot;},{&quot;family&quot;:&quot;Ehinger&quot;,&quot;given&quot;:&quot;Krista A.&quot;,&quot;parse-names&quot;:false,&quot;dropping-particle&quot;:&quot;&quot;,&quot;non-dropping-particle&quot;:&quot;&quot;},{&quot;family&quot;:&quot;Patel&quot;,&quot;given&quot;:&quot;Jaykishan Y.&quot;,&quot;parse-names&quot;:false,&quot;dropping-particle&quot;:&quot;&quot;,&quot;non-dropping-particle&quot;:&quot;&quot;},{&quot;family&quot;:&quot;Wiedenmann&quot;,&quot;given&quot;:&quot;Emma&quot;,&quot;parse-names&quot;:false,&quot;dropping-particle&quot;:&quot;&quot;,&quot;non-dropping-particle&quot;:&quot;&quot;},{&quot;family&quot;:&quot;Murray&quot;,&quot;given&quot;:&quot;Richard F.&quot;,&quot;parse-names&quot;:false,&quot;dropping-particle&quot;:&quot;&quot;,&quot;non-dropping-particle&quot;:&quot;&quot;}],&quot;container-title&quot;:&quot;Behavior Research Methods&quot;,&quot;container-title-short&quot;:&quot;Behav Res Methods&quot;,&quot;DOI&quot;:&quot;10.3758/s13428-024-02352-0&quot;,&quot;ISSN&quot;:&quot;15543528&quot;,&quot;PMID&quot;:&quot;38443726&quot;,&quot;issued&quot;:{&quot;date-parts&quot;:[[2024,9,1]]},&quot;page&quot;:&quot;6389-6407&quot;,&quot;abstract&quot;:&quot;Virtual reality (VR) displays are being used in an increasingly wide range of applications. However, previous work shows that viewers often perceive scene properties very differently in real and virtual environments and so realistic perception of virtual stimuli should always be a carefully tested conclusion, not an assumption. One important property for realistic scene perception is surface color. To evaluate how well virtual platforms support realistic perception of achromatic surface color, we assessed lightness constancy in a physical apparatus with real lights and surfaces, in a commercial VR headset, and on a traditional flat-panel display. We found that lightness constancy was good in all three environments, though significantly better in the real environment than on the flat-panel display. We also found that variability across observers was significantly greater in VR and on the flat-panel display than in the physical environment. We conclude that these discrepancies should be taken into account in applications where realistic perception is critical but also that in many cases VR can be used as a flexible alternative to flat-panel displays and a reasonable proxy for real environments.&quot;,&quot;publisher&quot;:&quot;Springer&quot;,&quot;issue&quot;:&quot;6&quot;,&quot;volume&quot;:&quot;56&quot;},&quot;isTemporary&quot;:false,&quot;displayAs&quot;:&quot;composite&quot;,&quot;suppress-author&quot;:false,&quot;composite&quot;:true,&quot;author-only&quot;:false}]},{&quot;citationID&quot;:&quot;MENDELEY_CITATION_c8da808f-8fc3-4d37-ba72-b899684ee3b7&quot;,&quot;properties&quot;:{&quot;noteIndex&quot;:0},&quot;isEdited&quot;:false,&quot;manualOverride&quot;:{&quot;isManuallyOverridden&quot;:false,&quot;citeprocText&quot;:&quot;(Berns, 1996)&quot;,&quot;manualOverrideText&quot;:&quot;&quot;},&quot;citationTag&quot;:&quot;MENDELEY_CITATION_v3_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&quot;,&quot;citationItems&quot;:[{&quot;id&quot;:&quot;bda9b198-805c-34fd-b455-57ec623f0275&quot;,&quot;itemData&quot;:{&quot;type&quot;:&quot;article-journal&quot;,&quot;id&quot;:&quot;bda9b198-805c-34fd-b455-57ec623f0275&quot;,&quot;title&quot;:&quot;Methods for characterizing CRT displays&quot;,&quot;author&quot;:[{&quot;family&quot;:&quot;Berns&quot;,&quot;given&quot;:&quot;Roy S.&quot;,&quot;parse-names&quot;:false,&quot;dropping-particle&quot;:&quot;&quot;,&quot;non-dropping-particle&quot;:&quot;&quot;}],&quot;container-title&quot;:&quot;Displays&quot;,&quot;container-title-short&quot;:&quot;Displays&quot;,&quot;DOI&quot;:&quot;10.1016/0141-9382(96)01011-6&quot;,&quot;ISSN&quot;:&quot;01419382&quot;,&quot;issued&quot;:{&quot;date-parts&quot;:[[1996,5]]},&quot;page&quot;:&quot;173-182&quot;,&quot;issue&quot;:&quot;4&quot;,&quot;volume&quot;:&quot;16&quot;},&quot;isTemporary&quot;:false,&quot;suppress-author&quot;:false,&quot;composite&quot;:false,&quot;author-only&quot;:false}]},{&quot;citationID&quot;:&quot;MENDELEY_CITATION_1d5ebc8e-5cd3-49e6-ade3-0dcb473e9d8d&quot;,&quot;properties&quot;:{&quot;noteIndex&quot;:0,&quot;mode&quot;:&quot;composite&quot;},&quot;isEdited&quot;:false,&quot;manualOverride&quot;:{&quot;isManuallyOverridden&quot;:false,&quot;citeprocText&quot;:&quot;M. Fairchild &amp;#38; Wyble (1998)&quot;,&quot;manualOverrideText&quot;:&quot;&quot;},&quot;citationTag&quot;:&quot;MENDELEY_CITATION_v3_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&quot;,&quot;citationItems&quot;:[{&quot;id&quot;:&quot;fac87520-5d6c-339f-bd55-921300ac7fc9&quot;,&quot;itemData&quot;:{&quot;type&quot;:&quot;report&quot;,&quot;id&quot;:&quot;fac87520-5d6c-339f-bd55-921300ac7fc9&quot;,&quot;title&quot;:&quot;Colorimetric characterization of the Apple studio display (Flat panel LCD)&quot;,&quot;author&quot;:[{&quot;family&quot;:&quot;Fairchild&quot;,&quot;given&quot;:&quot;Mark&quot;,&quot;parse-names&quot;:false,&quot;dropping-particle&quot;:&quot;&quot;,&quot;non-dropping-particle&quot;:&quot;&quot;},{&quot;family&quot;:&quot;Wyble&quot;,&quot;given&quot;:&quot;David&quot;,&quot;parse-names&quot;:false,&quot;dropping-particle&quot;:&quot;&quot;,&quot;non-dropping-particle&quot;:&quot;&quot;}],&quot;URL&quot;:&quot;http://scholarworks.rit.edu/article&quot;,&quot;issued&quot;:{&quot;date-parts&quot;:[[1998]]},&quot;container-title-short&quot;:&quot;&quot;},&quot;isTemporary&quot;:false,&quot;displayAs&quot;:&quot;composite&quot;,&quot;suppress-author&quot;:false,&quot;composite&quot;:true,&quot;author-only&quot;:false}]},{&quot;citationID&quot;:&quot;MENDELEY_CITATION_f228f253-1b6a-4d1b-85f5-c980a817ada0&quot;,&quot;properties&quot;:{&quot;noteIndex&quot;:0},&quot;isEdited&quot;:false,&quot;manualOverride&quot;:{&quot;isManuallyOverridden&quot;:false,&quot;citeprocText&quot;:&quot;(MDN contributors, 2025)&quot;,&quot;manualOverrideText&quot;:&quot;&quot;},&quot;citationTag&quot;:&quot;MENDELEY_CITATION_v3_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&quot;,&quot;citationItems&quot;:[{&quot;id&quot;:&quot;32ff200f-a767-350f-96c8-9d09b8678d2c&quot;,&quot;itemData&quot;:{&quot;type&quot;:&quot;webpage&quot;,&quot;id&quot;:&quot;32ff200f-a767-350f-96c8-9d09b8678d2c&quot;,&quot;title&quot;:&quot;WebVR concepts - Web APIs | MDN.&quot;,&quot;author&quot;:[{&quot;family&quot;:&quot;MDN contributors&quot;,&quot;given&quot;:&quot;&quot;,&quot;parse-names&quot;:false,&quot;dropping-particle&quot;:&quot;&quot;,&quot;non-dropping-particle&quot;:&quot;&quot;}],&quot;container-title&quot;:&quot;Developer.mozilla.org&quot;,&quot;accessed&quot;:{&quot;date-parts&quot;:[[2025,4,13]]},&quot;URL&quot;:&quot;https://developer.mozilla.org/en-US/docs/Web/API/WebVR_API/Concepts&quot;,&quot;issued&quot;:{&quot;date-parts&quot;:[[2025,4,3]]},&quot;container-title-short&quot;:&quot;&quot;},&quot;isTemporary&quot;:false,&quot;suppress-author&quot;:false,&quot;composite&quot;:false,&quot;author-only&quot;:false}]},{&quot;citationID&quot;:&quot;MENDELEY_CITATION_8082da53-d031-494b-973f-1fbd3190f517&quot;,&quot;properties&quot;:{&quot;noteIndex&quot;:0,&quot;mode&quot;:&quot;composite&quot;},&quot;isEdited&quot;:false,&quot;manualOverride&quot;:{&quot;isManuallyOverridden&quot;:false,&quot;citeprocText&quot;:&quot;Palusova (2023)&quot;,&quot;manualOverrideText&quot;:&quot;&quot;},&quot;citationTag&quot;:&quot;MENDELEY_CITATION_v3_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&quot;,&quot;citationItems&quot;:[{&quot;id&quot;:&quot;cea6baa5-a576-3276-b573-d9d66cd2a569&quot;,&quot;itemData&quot;:{&quot;type&quot;:&quot;webpage&quot;,&quot;id&quot;:&quot;cea6baa5-a576-3276-b573-d9d66cd2a569&quot;,&quot;title&quot;:&quot;Stereoscopy and Depth Perception in XR — Utilizing Natural Binocular Disparity&quot;,&quot;author&quot;:[{&quot;family&quot;:&quot;Palusova&quot;,&quot;given&quot;:&quot;Petra&quot;,&quot;parse-names&quot;:false,&quot;dropping-particle&quot;:&quot;&quot;,&quot;non-dropping-particle&quot;:&quot;&quot;}],&quot;container-title&quot;:&quot;petrapalusova.com&quot;,&quot;accessed&quot;:{&quot;date-parts&quot;:[[2025,4,13]]},&quot;URL&quot;:&quot;https://petrapalusova.com/articles/stereoscopy-in-extended-reality-utilizing-natural-binocular-disparity&quot;,&quot;issued&quot;:{&quot;date-parts&quot;:[[2023,6,12]]},&quot;container-title-short&quot;:&quot;&quot;},&quot;isTemporary&quot;:false,&quot;displayAs&quot;:&quot;composite&quot;,&quot;suppress-author&quot;:false,&quot;composite&quot;:true,&quot;author-only&quot;:false}]},{&quot;citationID&quot;:&quot;MENDELEY_CITATION_aacc3858-81ed-4d47-8d38-09c588ffbbd6&quot;,&quot;properties&quot;:{&quot;noteIndex&quot;:0},&quot;isEdited&quot;:false,&quot;manualOverride&quot;:{&quot;isManuallyOverridden&quot;:false,&quot;citeprocText&quot;:&quot;(Angelov et al., 2020)&quot;,&quot;manualOverrideText&quot;:&quot;&quot;},&quot;citationTag&quot;:&quot;MENDELEY_CITATION_v3_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&quot;,&quot;citationItems&quot;:[{&quot;id&quot;:&quot;61336397-7b13-3dff-aeef-406739a0d9c1&quot;,&quot;itemData&quot;:{&quot;type&quot;:&quot;article-journal&quot;,&quot;id&quot;:&quot;61336397-7b13-3dff-aeef-406739a0d9c1&quot;,&quot;title&quot;:&quot;Modern Virtual Reality Headsets&quot;,&quot;author&quot;:[{&quot;family&quot;:&quot;Angelov&quot;,&quot;given&quot;:&quot;Vladislav&quot;,&quot;parse-names&quot;:false,&quot;dropping-particle&quot;:&quot;&quot;,&quot;non-dropping-particle&quot;:&quot;&quot;},{&quot;family&quot;:&quot;Petkov&quot;,&quot;given&quot;:&quot;Emiliyan&quot;,&quot;parse-names&quot;:false,&quot;dropping-particle&quot;:&quot;&quot;,&quot;non-dropping-particle&quot;:&quot;&quot;},{&quot;family&quot;:&quot;Shipkovenski&quot;,&quot;given&quot;:&quot;Georgi&quot;,&quot;parse-names&quot;:false,&quot;dropping-particle&quot;:&quot;&quot;,&quot;non-dropping-particle&quot;:&quot;&quot;},{&quot;family&quot;:&quot;Kalushkov&quot;,&quot;given&quot;:&quot;Teodor&quot;,&quot;parse-names&quot;:false,&quot;dropping-particle&quot;:&quot;&quot;,&quot;non-dropping-particle&quot;:&quot;&quot;}],&quot;container-title&quot;:&quot;2020 International Congress on Human-Computer Interaction, Optimization and Robotic Applications (HORA)&quot;,&quot;DOI&quot;:&quot;10.1109/HORA49412.2020.9152604&quot;,&quot;ISBN&quot;:&quot;978-1-7281-9352-6&quot;,&quot;issued&quot;:{&quot;date-parts&quot;:[[2020,6]]},&quot;page&quot;:&quot;1-5&quot;,&quot;publisher&quot;:&quot;IEEE&quot;,&quot;container-title-short&quot;:&quot;&quot;},&quot;isTemporary&quot;:false,&quot;suppress-author&quot;:false,&quot;composite&quot;:false,&quot;author-only&quot;:false}]},{&quot;citationID&quot;:&quot;MENDELEY_CITATION_83bc1509-fe7d-480c-889e-fa666517758b&quot;,&quot;properties&quot;:{&quot;noteIndex&quot;:0,&quot;mode&quot;:&quot;composite&quot;},&quot;isEdited&quot;:false,&quot;manualOverride&quot;:{&quot;isManuallyOverridden&quot;:false,&quot;citeprocText&quot;:&quot;Pouli et al. (2018)&quot;,&quot;manualOverrideText&quot;:&quot;&quot;},&quot;citationTag&quot;:&quot;MENDELEY_CITATION_v3_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&quot;,&quot;citationItems&quot;:[{&quot;id&quot;:&quot;6a998792-4fca-30be-aa24-3465aba3142f&quot;,&quot;itemData&quot;:{&quot;type&quot;:&quot;paper-conference&quot;,&quot;id&quot;:&quot;6a998792-4fca-30be-aa24-3465aba3142f&quot;,&quot;title&quot;:&quot;Color management for VR production&quot;,&quot;author&quot;:[{&quot;family&quot;:&quot;Pouli&quot;,&quot;given&quot;:&quot;Tania&quot;,&quot;parse-names&quot;:false,&quot;dropping-particle&quot;:&quot;&quot;,&quot;non-dropping-particle&quot;:&quot;&quot;},{&quot;family&quot;:&quot;Thiebaud&quot;,&quot;given&quot;:&quot;Sylvain&quot;,&quot;parse-names&quot;:false,&quot;dropping-particle&quot;:&quot;&quot;,&quot;non-dropping-particle&quot;:&quot;&quot;},{&quot;family&quot;:&quot;Morvan&quot;,&quot;given&quot;:&quot;Patrick&quot;,&quot;parse-names&quot;:false,&quot;dropping-particle&quot;:&quot;&quot;,&quot;non-dropping-particle&quot;:&quot;&quot;},{&quot;family&quot;:&quot;Mitchell&quot;,&quot;given&quot;:&quot;Nicholas&quot;,&quot;parse-names&quot;:false,&quot;dropping-particle&quot;:&quot;&quot;,&quot;non-dropping-particle&quot;:&quot;&quot;}],&quot;container-title&quot;:&quot;ACM International Conference Proceeding Series&quot;,&quot;DOI&quot;:&quot;10.1145/3234253.3234286&quot;,&quot;ISBN&quot;:&quot;9781450353816&quot;,&quot;issued&quot;:{&quot;date-parts&quot;:[[2018,4,4]]},&quot;abstract&quot;:&quot;Virtual reality offers a new way of telling stories and engaging audiences. To create appealing content for this new imaging modality, content production and post-production workflows need to be adapted or completely rethought. One key aspect for ensuring image quality and preservation of the director’s intent throughout the production workflow is color management. In this paper, we review color managed workflows for (post) production and explore the challenges that arise for ensuring color accuracy in VR. We focus on the display end of the imaging pipeline, presenting a workflow for characterizing and calibrating VR devices. Our workflow is evaluated on several key VR devices, allowing us to compare their display characteristics and calibration quality.&quot;,&quot;publisher&quot;:&quot;Association for Computing Machinery&quot;,&quot;container-title-short&quot;:&quot;&quot;},&quot;isTemporary&quot;:false,&quot;displayAs&quot;:&quot;composite&quot;,&quot;suppress-author&quot;:false,&quot;composite&quot;:true,&quot;author-only&quot;:false}]},{&quot;citationID&quot;:&quot;MENDELEY_CITATION_bdbdb9ff-29bb-4b46-b7ab-89fba951687f&quot;,&quot;properties&quot;:{&quot;noteIndex&quot;:0,&quot;mode&quot;:&quot;composite&quot;},&quot;isEdited&quot;:false,&quot;manualOverride&quot;:{&quot;isManuallyOverridden&quot;:false,&quot;citeprocText&quot;:&quot;Zaman et al. (2023)&quot;,&quot;manualOverrideText&quot;:&quot;&quot;},&quot;citationTag&quot;:&quot;MENDELEY_CITATION_v3_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&quot;,&quot;citationItems&quot;:[{&quot;id&quot;:&quot;0997230b-9ffa-31f5-b345-aadef3972d17&quot;,&quot;itemData&quot;:{&quot;type&quot;:&quot;article-journal&quot;,&quot;id&quot;:&quot;0997230b-9ffa-31f5-b345-aadef3972d17&quot;,&quot;title&quot;:&quot;Calibration of head mounted displays for vision research with virtual reality&quot;,&quot;author&quot;:[{&quot;family&quot;:&quot;Zaman&quot;,&quot;given&quot;:&quot;Nasif&quot;,&quot;parse-names&quot;:false,&quot;dropping-particle&quot;:&quot;&quot;,&quot;non-dropping-particle&quot;:&quot;&quot;},{&quot;family&quot;:&quot;Sarker&quot;,&quot;given&quot;:&quot;Prithul&quot;,&quot;parse-names&quot;:false,&quot;dropping-particle&quot;:&quot;&quot;,&quot;non-dropping-particle&quot;:&quot;&quot;},{&quot;family&quot;:&quot;Tavakkoli&quot;,&quot;given&quot;:&quot;Alireza&quot;,&quot;parse-names&quot;:false,&quot;dropping-particle&quot;:&quot;&quot;,&quot;non-dropping-particle&quot;:&quot;&quot;}],&quot;container-title&quot;:&quot;Journal of Vision&quot;,&quot;container-title-short&quot;:&quot;J Vis&quot;,&quot;DOI&quot;:&quot;10.1167/JOV.23.6.7&quot;,&quot;ISSN&quot;:&quot;15347362&quot;,&quot;PMID&quot;:&quot;37314789&quot;,&quot;issued&quot;:{&quot;date-parts&quot;:[[2023]]},&quot;abstract&quot;:&quot;Immersion in virtual environments is an important analog for scientists. Situations that cannot be safely organized in the real world are being simulated virtually to observe, evaluate, and train aspects of human behavior for psychology, therapy, and assessment. However, creating an immersive environment using traditional graphics practices may create conflict with a researcher’s goal of evaluating user response to well-defined visual stimuli. Standard computer monitors may display color-accurate stimuli, but it is generally viewed from a seating position, where the participant can see real-world visual context. In this article, we propose a novel means to allow vision scientists to exert finer control over the participants visual stimuli and context.We propose and verify a device-agnostic approach to color calibration by analyzing display properties such as luminance, spectral distribution, and chromaticity.We evaluated five different head-mounted displays from different manufacturers and showed how our approach produces conforming visual outputs.&quot;,&quot;publisher&quot;:&quot;Association for Research in Vision and Ophthalmology Inc.&quot;,&quot;issue&quot;:&quot;6&quot;,&quot;volume&quot;:&quot;23&quot;},&quot;isTemporary&quot;:false,&quot;displayAs&quot;:&quot;composite&quot;,&quot;suppress-author&quot;:false,&quot;composite&quot;:true,&quot;author-only&quot;:false}]},{&quot;citationID&quot;:&quot;MENDELEY_CITATION_2cd4a359-14ff-4088-8594-9780d563c386&quot;,&quot;properties&quot;:{&quot;noteIndex&quot;:0,&quot;mode&quot;:&quot;composite&quot;},&quot;isEdited&quot;:false,&quot;manualOverride&quot;:{&quot;isManuallyOverridden&quot;:false,&quot;citeprocText&quot;:&quot;Toscani et al. (2019)&quot;,&quot;manualOverrideText&quot;:&quot;&quot;},&quot;citationTag&quot;:&quot;MENDELEY_CITATION_v3_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&quot;,&quot;citationItems&quot;:[{&quot;id&quot;:&quot;61321b58-d6a7-36e5-a388-14a02e47ba37&quot;,&quot;itemData&quot;:{&quot;type&quot;:&quot;paper-conference&quot;,&quot;id&quot;:&quot;61321b58-d6a7-36e5-a388-14a02e47ba37&quot;,&quot;title&quot;:&quot;Assessment of OLED head mounted display for vision research with virtual reality&quot;,&quot;author&quot;:[{&quot;family&quot;:&quot;Toscani&quot;,&quot;given&quot;:&quot;Matteo&quot;,&quot;parse-names&quot;:false,&quot;dropping-particle&quot;:&quot;&quot;,&quot;non-dropping-particle&quot;:&quot;&quot;},{&quot;family&quot;:&quot;Gil&quot;,&quot;given&quot;:&quot;Raquel&quot;,&quot;parse-names&quot;:false,&quot;dropping-particle&quot;:&quot;&quot;,&quot;non-dropping-particle&quot;:&quot;&quot;},{&quot;family&quot;:&quot;Guarnera&quot;,&quot;given&quot;:&quot;Darya&quot;,&quot;parse-names&quot;:false,&quot;dropping-particle&quot;:&quot;&quot;,&quot;non-dropping-particle&quot;:&quot;&quot;},{&quot;family&quot;:&quot;Guarnera&quot;,&quot;given&quot;:&quot;Giuseppeclaudio&quot;,&quot;parse-names&quot;:false,&quot;dropping-particle&quot;:&quot;&quot;,&quot;non-dropping-particle&quot;:&quot;&quot;},{&quot;family&quot;:&quot;Kalouaz&quot;,&quot;given&quot;:&quot;Assim&quot;,&quot;parse-names&quot;:false,&quot;dropping-particle&quot;:&quot;&quot;,&quot;non-dropping-particle&quot;:&quot;&quot;},{&quot;family&quot;:&quot;Gegenfurtner&quot;,&quot;given&quot;:&quot;Karl R.&quot;,&quot;parse-names&quot;:false,&quot;dropping-particle&quot;:&quot;&quot;,&quot;non-dropping-particle&quot;:&quot;&quot;}],&quot;container-title&quot;:&quot;Proceedings - 15th International Conference on Signal Image Technology and Internet Based Systems, SISITS 2019&quot;,&quot;DOI&quot;:&quot;10.1109/SITIS.2019.00120&quot;,&quot;ISBN&quot;:&quot;9781728156866&quot;,&quot;issued&quot;:{&quot;date-parts&quot;:[[2019,11,1]]},&quot;page&quot;:&quot;738-745&quot;,&quot;abstract&quot;:&quot;Vision researchers often rely on visual display technology to present observers with controlled stimuli, usually by means of a calibrated computer screen. Virtual Reality (VR) may allow a similar level of control, together with higher realism of the stimulation and a visual field larger than what is achievable on a standard computer monitor. To produce the desired luminance and color of the stimuli, accurate characterization of the spectral properties of the display is necessary. However, this process might not be trivial on VR displays, because 1) the Head Mounted Displays (HMD) used in VR are typically designed to be light-weight and low energy consuming, thus they might not meet some of the standard assumptions in display calibration, 2) the VR software might affect the color and luminance signal in a complex way, further complicating the calibration process. Here we show that 1) a common, off-the-shelf display used in our experiments behaves similarly to a standard OLED monitor, 2) the VR gaming engine we tested (Unreal Engine 4) introduces a complex behavior, 3) which can be disabled. This allows to accurately control colors and luminance emitted by the display, thus enabling its use for perceptual experiments.&quot;,&quot;publisher&quot;:&quot;Institute of Electrical and Electronics Engineers Inc.&quot;,&quot;container-title-short&quot;:&quot;&quot;},&quot;isTemporary&quot;:false,&quot;displayAs&quot;:&quot;composite&quot;,&quot;suppress-author&quot;:false,&quot;composite&quot;:true,&quot;author-only&quot;:false}]},{&quot;citationID&quot;:&quot;MENDELEY_CITATION_d7fc7456-a558-4047-a642-42ca3552cf54&quot;,&quot;properties&quot;:{&quot;noteIndex&quot;:0,&quot;mode&quot;:&quot;composite&quot;},&quot;isEdited&quot;:false,&quot;manualOverride&quot;:{&quot;isManuallyOverridden&quot;:true,&quot;citeprocText&quot;:&quot;Gil Rodríguez et al. (2022)&quot;,&quot;manualOverrideText&quot;:&quot;Gil Rodríguez et al. (2022).&quot;},&quot;citationTag&quot;:&quot;MENDELEY_CITATION_v3_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&quot;,&quot;citationItems&quot;:[{&quot;id&quot;:&quot;c157fa4d-4d1d-3eaf-b435-d2988d50f4ab&quot;,&quot;itemData&quot;:{&quot;type&quot;:&quot;article-journal&quot;,&quot;id&quot;:&quot;c157fa4d-4d1d-3eaf-b435-d2988d50f4ab&quot;,&quot;title&quot;:&quot;Colour Calibration of a Head Mounted Display for Colour Vision Research Using Virtual Reality&quot;,&quot;author&quot;:[{&quot;family&quot;:&quot;Gil Rodríguez&quot;,&quot;given&quot;:&quot;Raquel&quot;,&quot;parse-names&quot;:false,&quot;dropping-particle&quot;:&quot;&quot;,&quot;non-dropping-particle&quot;:&quot;&quot;},{&quot;family&quot;:&quot;Bayer&quot;,&quot;given&quot;:&quot;Florian&quot;,&quot;parse-names&quot;:false,&quot;dropping-particle&quot;:&quot;&quot;,&quot;non-dropping-particle&quot;:&quot;&quot;},{&quot;family&quot;:&quot;Toscani&quot;,&quot;given&quot;:&quot;Matteo&quot;,&quot;parse-names&quot;:false,&quot;dropping-particle&quot;:&quot;&quot;,&quot;non-dropping-particle&quot;:&quot;&quot;},{&quot;family&quot;:&quot;Guarnera&quot;,&quot;given&quot;:&quot;Dar’ya&quot;,&quot;parse-names&quot;:false,&quot;dropping-particle&quot;:&quot;&quot;,&quot;non-dropping-particle&quot;:&quot;&quot;},{&quot;family&quot;:&quot;Guarnera&quot;,&quot;given&quot;:&quot;Giuseppe Claudio&quot;,&quot;parse-names&quot;:false,&quot;dropping-particle&quot;:&quot;&quot;,&quot;non-dropping-particle&quot;:&quot;&quot;},{&quot;family&quot;:&quot;Gegenfurtner&quot;,&quot;given&quot;:&quot;Karl R.&quot;,&quot;parse-names&quot;:false,&quot;dropping-particle&quot;:&quot;&quot;,&quot;non-dropping-particle&quot;:&quot;&quot;}],&quot;container-title&quot;:&quot;SN Computer Science&quot;,&quot;container-title-short&quot;:&quot;SN Comput Sci&quot;,&quot;DOI&quot;:&quot;10.1007/s42979-021-00855-7&quot;,&quot;ISSN&quot;:&quot;2662-995X&quot;,&quot;issued&quot;:{&quot;date-parts&quot;:[[2022,1]]},&quot;abstract&quot;:&quot;Virtual reality (VR) technology offers vision researchers the opportunity to conduct immersive studies in simulated real-world scenes. However, an accurate colour calibration of the VR head mounted display (HMD), both in terms of luminance and chromaticity, is required to precisely control the presented stimuli. Such a calibration presents significant new challenges, for example, due to the large field of view of the HMD, or the software implementation used for scene rendering, which might alter the colour appearance of objects. Here, we propose a framework for calibrating an HMD using an imaging colorimeter, the I29 (Radiant Vision Systems, Redmond, WA, USA). We examine two scenarios, both with and without using a rendering software for visualisation. In addition, we present a colour constancy experiment design for VR through a gaming engine software, Unreal Engine 4. The colours of the objects of study are chosen according to the previously defined calibration. Results show a high-colour constancy performance among participants, in agreement with recent studies performed on real-world scenarios. Our studies show that our methodology allows us to control and measure the colours presented in the HMD, effectively enabling the use of VR technology for colour vision research.&quot;,&quot;publisher&quot;:&quot;Springer Science and Business Media LLC&quot;,&quot;issue&quot;:&quot;1&quot;,&quot;volume&quot;:&quot;3&quot;},&quot;isTemporary&quot;:false,&quot;displayAs&quot;:&quot;composite&quot;,&quot;suppress-author&quot;:false,&quot;composite&quot;:true,&quot;author-only&quot;:false}]},{&quot;citationID&quot;:&quot;MENDELEY_CITATION_be41eae4-9360-41b5-85ee-9be45a250808&quot;,&quot;properties&quot;:{&quot;noteIndex&quot;:0,&quot;mode&quot;:&quot;composite&quot;},&quot;isEdited&quot;:false,&quot;manualOverride&quot;:{&quot;isManuallyOverridden&quot;:false,&quot;citeprocText&quot;:&quot;Díaz-Barrancas et al. (2023)&quot;,&quot;manualOverrideText&quot;:&quot;&quot;},&quot;citationTag&quot;:&quot;MENDELEY_CITATION_v3_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&quot;,&quot;citationItems&quot;:[{&quot;id&quot;:&quot;a4d7ab0f-7fa9-32a9-a87b-fdd26524e842&quot;,&quot;itemData&quot;:{&quot;type&quot;:&quot;paper-conference&quot;,&quot;id&quot;:&quot;a4d7ab0f-7fa9-32a9-a87b-fdd26524e842&quot;,&quot;title&quot;:&quot;Color calibration in virtual reality for Unity and Unreal&quot;,&quot;author&quot;:[{&quot;family&quot;:&quot;Díaz-Barrancas&quot;,&quot;given&quot;:&quot;Francisco&quot;,&quot;parse-names&quot;:false,&quot;dropping-particle&quot;:&quot;&quot;,&quot;non-dropping-particle&quot;:&quot;&quot;},{&quot;family&quot;:&quot;Gil-Rodríquez&quot;,&quot;given&quot;:&quot;Raquel&quot;,&quot;parse-names&quot;:false,&quot;dropping-particle&quot;:&quot;&quot;,&quot;non-dropping-particle&quot;:&quot;&quot;},{&quot;family&quot;:&quot;Aizenman&quot;,&quot;given&quot;:&quot;Avi&quot;,&quot;parse-names&quot;:false,&quot;dropping-particle&quot;:&quot;&quot;,&quot;non-dropping-particle&quot;:&quot;&quot;},{&quot;family&quot;:&quot;Bayer&quot;,&quot;given&quot;:&quot;Florian&quot;,&quot;parse-names&quot;:false,&quot;dropping-particle&quot;:&quot;&quot;,&quot;non-dropping-particle&quot;:&quot;&quot;},{&quot;family&quot;:&quot;Gegenfurtner&quot;,&quot;given&quot;:&quot;Karl&quot;,&quot;parse-names&quot;:false,&quot;dropping-particle&quot;:&quot;&quot;,&quot;non-dropping-particle&quot;:&quot;&quot;}],&quot;container-title&quot;:&quot;Proceedings - 2023 IEEE Conference on Virtual Reality and 3D User Interfaces Abstracts and Workshops, VRW 2023&quot;,&quot;DOI&quot;:&quot;10.1109/VRW58643.2023.00209&quot;,&quot;ISBN&quot;:&quot;9798350348392&quot;,&quot;issued&quot;:{&quot;date-parts&quot;:[[2023]]},&quot;page&quot;:&quot;733-734&quot;,&quot;abstract&quot;:&quot;This work measures the relationship between RGB intensities and the reflected color for each color channel of the HTC Vive Pro Eye virtual reality (VR) headset. The study additionally measured the display spectra of the device and characterized how Unity and Unreal 3D rendering software influences chromatic behavior. The results were compared to measurements taken without rendering software to quantify the pure characteristics of display primaries. A methodology was proposed to carry out a color calibration customized to the type of material or graphics engine used for more accurate and realistic color representation in VR.&quot;,&quot;publisher&quot;:&quot;Institute of Electrical and Electronics Engineers Inc.&quot;,&quot;container-title-short&quot;:&quot;&quot;},&quot;isTemporary&quot;:false,&quot;displayAs&quot;:&quot;composite&quot;,&quot;suppress-author&quot;:false,&quot;composite&quot;:true,&quot;author-only&quot;:false}]},{&quot;citationID&quot;:&quot;MENDELEY_CITATION_090ba6cb-b71d-4247-928f-ccfce139efe5&quot;,&quot;properties&quot;:{&quot;noteIndex&quot;:0,&quot;mode&quot;:&quot;composite&quot;},&quot;isEdited&quot;:false,&quot;manualOverride&quot;:{&quot;isManuallyOverridden&quot;:false,&quot;citeprocText&quot;:&quot;Díaz-Barrancas et al. (2024)&quot;,&quot;manualOverrideText&quot;:&quot;&quot;},&quot;citationTag&quot;:&quot;MENDELEY_CITATION_v3_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&quot;,&quot;citationItems&quot;:[{&quot;id&quot;:&quot;e4548a45-1d55-3c63-a9c1-dbcb7e1087f1&quot;,&quot;itemData&quot;:{&quot;type&quot;:&quot;article-journal&quot;,&quot;id&quot;:&quot;e4548a45-1d55-3c63-a9c1-dbcb7e1087f1&quot;,&quot;title&quot;:&quot;High-Fidelity Color Characterization in Virtual Reality Across Head Mounted Displays, Game Engines, and Materials&quot;,&quot;author&quot;:[{&quot;family&quot;:&quot;Díaz-Barrancas&quot;,&quot;given&quot;:&quot;Francisco&quot;,&quot;parse-names&quot;:false,&quot;dropping-particle&quot;:&quot;&quot;,&quot;non-dropping-particle&quot;:&quot;&quot;},{&quot;family&quot;:&quot;Gil Rodriguez&quot;,&quot;given&quot;:&quot;Raquel&quot;,&quot;parse-names&quot;:false,&quot;dropping-particle&quot;:&quot;&quot;,&quot;non-dropping-particle&quot;:&quot;&quot;},{&quot;family&quot;:&quot;Bayer&quot;,&quot;given&quot;:&quot;Florian&quot;,&quot;parse-names&quot;:false,&quot;dropping-particle&quot;:&quot;&quot;,&quot;non-dropping-particle&quot;:&quot;&quot;},{&quot;family&quot;:&quot;Aizenman&quot;,&quot;given&quot;:&quot;Avi&quot;,&quot;parse-names&quot;:false,&quot;dropping-particle&quot;:&quot;&quot;,&quot;non-dropping-particle&quot;:&quot;&quot;},{&quot;family&quot;:&quot;Gegenfurtner&quot;,&quot;given&quot;:&quot;Karl&quot;,&quot;parse-names&quot;:false,&quot;dropping-particle&quot;:&quot;&quot;,&quot;non-dropping-particle&quot;:&quot;&quot;}],&quot;container-title&quot;:&quot;Optics Express&quot;,&quot;container-title-short&quot;:&quot;Opt Express&quot;,&quot;DOI&quot;:&quot;10.1364/oe.520168&quot;,&quot;issued&quot;:{&quot;date-parts&quot;:[[2024,5,1]]},&quot;publisher&quot;:&quot;Optica Publishing Group&quot;},&quot;isTemporary&quot;:false,&quot;displayAs&quot;:&quot;composite&quot;,&quot;suppress-author&quot;:false,&quot;composite&quot;:true,&quot;author-only&quot;:false}]},{&quot;citationID&quot;:&quot;MENDELEY_CITATION_f80543c5-b147-4a6a-a995-5edd80e4217b&quot;,&quot;properties&quot;:{&quot;noteIndex&quot;:0,&quot;mode&quot;:&quot;composite&quot;},&quot;isEdited&quot;:false,&quot;manualOverride&quot;:{&quot;isManuallyOverridden&quot;:false,&quot;citeprocText&quot;:&quot;Díaz-Barrancas et al. (2024)&quot;,&quot;manualOverrideText&quot;:&quot;&quot;},&quot;citationTag&quot;:&quot;MENDELEY_CITATION_v3_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&quot;,&quot;citationItems&quot;:[{&quot;id&quot;:&quot;e4548a45-1d55-3c63-a9c1-dbcb7e1087f1&quot;,&quot;itemData&quot;:{&quot;type&quot;:&quot;article-journal&quot;,&quot;id&quot;:&quot;e4548a45-1d55-3c63-a9c1-dbcb7e1087f1&quot;,&quot;title&quot;:&quot;High-Fidelity Color Characterization in Virtual Reality Across Head Mounted Displays, Game Engines, and Materials&quot;,&quot;author&quot;:[{&quot;family&quot;:&quot;Díaz-Barrancas&quot;,&quot;given&quot;:&quot;Francisco&quot;,&quot;parse-names&quot;:false,&quot;dropping-particle&quot;:&quot;&quot;,&quot;non-dropping-particle&quot;:&quot;&quot;},{&quot;family&quot;:&quot;Gil Rodriguez&quot;,&quot;given&quot;:&quot;Raquel&quot;,&quot;parse-names&quot;:false,&quot;dropping-particle&quot;:&quot;&quot;,&quot;non-dropping-particle&quot;:&quot;&quot;},{&quot;family&quot;:&quot;Bayer&quot;,&quot;given&quot;:&quot;Florian&quot;,&quot;parse-names&quot;:false,&quot;dropping-particle&quot;:&quot;&quot;,&quot;non-dropping-particle&quot;:&quot;&quot;},{&quot;family&quot;:&quot;Aizenman&quot;,&quot;given&quot;:&quot;Avi&quot;,&quot;parse-names&quot;:false,&quot;dropping-particle&quot;:&quot;&quot;,&quot;non-dropping-particle&quot;:&quot;&quot;},{&quot;family&quot;:&quot;Gegenfurtner&quot;,&quot;given&quot;:&quot;Karl&quot;,&quot;parse-names&quot;:false,&quot;dropping-particle&quot;:&quot;&quot;,&quot;non-dropping-particle&quot;:&quot;&quot;}],&quot;container-title&quot;:&quot;Optics Express&quot;,&quot;container-title-short&quot;:&quot;Opt Express&quot;,&quot;DOI&quot;:&quot;10.1364/oe.520168&quot;,&quot;issued&quot;:{&quot;date-parts&quot;:[[2024,5,1]]},&quot;publisher&quot;:&quot;Optica Publishing Group&quot;},&quot;isTemporary&quot;:false,&quot;displayAs&quot;:&quot;composite&quot;,&quot;suppress-author&quot;:false,&quot;composite&quot;:true,&quot;author-only&quot;:false}]},{&quot;citationID&quot;:&quot;MENDELEY_CITATION_dfdd9481-8e6f-474d-bb90-5d6b695e3d6a&quot;,&quot;properties&quot;:{&quot;noteIndex&quot;:0},&quot;isEdited&quot;:false,&quot;manualOverride&quot;:{&quot;isManuallyOverridden&quot;:false,&quot;citeprocText&quot;:&quot;(Epic Games Inc, 2021)&quot;,&quot;manualOverrideText&quot;:&quot;&quot;},&quot;citationTag&quot;:&quot;MENDELEY_CITATION_v3_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&quot;,&quot;citationItems&quot;:[{&quot;id&quot;:&quot;78074059-6990-3c28-9fa7-d4455ff5e452&quot;,&quot;itemData&quot;:{&quot;type&quot;:&quot;article&quot;,&quot;id&quot;:&quot;78074059-6990-3c28-9fa7-d4455ff5e452&quot;,&quot;title&quot;:&quot;Unreal Engine&quot;,&quot;author&quot;:[{&quot;family&quot;:&quot;Epic Games Inc&quot;,&quot;given&quot;:&quot;&quot;,&quot;parse-names&quot;:false,&quot;dropping-particle&quot;:&quot;&quot;,&quot;non-dropping-particle&quot;:&quot;&quot;}],&quot;number&quot;:&quot;Unreal Engine (4.27)&quot;,&quot;accessed&quot;:{&quot;date-parts&quot;:[[2025,4,14]]},&quot;URL&quot;:&quot;https://www.unrealengine.com/en-US&quot;,&quot;issued&quot;:{&quot;date-parts&quot;:[[2021]]},&quot;publisher&quot;:&quot;Epic Games, Inc&quot;,&quot;container-title-short&quot;:&quot;&quot;},&quot;isTemporary&quot;:false,&quot;suppress-author&quot;:false,&quot;composite&quot;:false,&quot;author-only&quot;:false}]},{&quot;citationID&quot;:&quot;MENDELEY_CITATION_dd1ec7e1-2ea9-44d0-bb6b-152b0743de69&quot;,&quot;properties&quot;:{&quot;noteIndex&quot;:0},&quot;isEdited&quot;:false,&quot;manualOverride&quot;:{&quot;isManuallyOverridden&quot;:false,&quot;citeprocText&quot;:&quot;(&lt;i&gt;Fab.Com&lt;/i&gt;, 2024)&quot;,&quot;manualOverrideText&quot;:&quot;&quot;},&quot;citationTag&quot;:&quot;MENDELEY_CITATION_v3_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&quot;,&quot;citationItems&quot;:[{&quot;id&quot;:&quot;8251092c-985c-36db-bc16-165d206fe2fe&quot;,&quot;itemData&quot;:{&quot;type&quot;:&quot;webpage&quot;,&quot;id&quot;:&quot;8251092c-985c-36db-bc16-165d206fe2fe&quot;,&quot;title&quot;:&quot;Fab.com&quot;,&quot;container-title&quot;:&quot;Epic Games Inc.&quot;,&quot;accessed&quot;:{&quot;date-parts&quot;:[[2025,4,6]]},&quot;URL&quot;:&quot;https://www.fab.com/&quot;,&quot;issued&quot;:{&quot;date-parts&quot;:[[2024]]},&quot;container-title-short&quot;:&quot;&quot;},&quot;isTemporary&quot;:false}]},{&quot;citationID&quot;:&quot;MENDELEY_CITATION_d3fe5c28-0fa2-437c-a3a4-a052fb5aee1f&quot;,&quot;properties&quot;:{&quot;noteIndex&quot;:0},&quot;isEdited&quot;:false,&quot;manualOverride&quot;:{&quot;isManuallyOverridden&quot;:false,&quot;citeprocText&quot;:&quot;(Gil Rodríguez et al., 2024)&quot;,&quot;manualOverrideText&quot;:&quot;&quot;},&quot;citationTag&quot;:&quot;MENDELEY_CITATION_v3_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&quot;,&quot;citationItems&quot;:[{&quot;id&quot;:&quot;062c33d6-3ed5-344c-83ca-95619f86b439&quot;,&quot;itemData&quot;:{&quot;type&quot;:&quot;article-journal&quot;,&quot;id&quot;:&quot;062c33d6-3ed5-344c-83ca-95619f86b439&quot;,&quot;title&quot;:&quot;Color constancy mechanisms in virtual reality environments&quot;,&quot;author&quot;:[{&quot;family&quot;:&quot;Gil Rodríguez&quot;,&quot;given&quot;:&quot;Raquel&quot;,&quot;parse-names&quot;:false,&quot;dropping-particle&quot;:&quot;&quot;,&quot;non-dropping-particle&quot;:&quot;&quot;},{&quot;family&quot;:&quot;Hedjar&quot;,&quot;given&quot;:&quot;Laysa&quot;,&quot;parse-names&quot;:false,&quot;dropping-particle&quot;:&quot;&quot;,&quot;non-dropping-particle&quot;:&quot;&quot;},{&quot;family&quot;:&quot;Toscani&quot;,&quot;given&quot;:&quot;Matteo&quot;,&quot;parse-names&quot;:false,&quot;dropping-particle&quot;:&quot;&quot;,&quot;non-dropping-particle&quot;:&quot;&quot;},{&quot;family&quot;:&quot;Guarnera&quot;,&quot;given&quot;:&quot;Dar'ya&quot;,&quot;parse-names&quot;:false,&quot;dropping-particle&quot;:&quot;&quot;,&quot;non-dropping-particle&quot;:&quot;&quot;},{&quot;family&quot;:&quot;Guarnera&quot;,&quot;given&quot;:&quot;Giuseppe Claudio&quot;,&quot;parse-names&quot;:false,&quot;dropping-particle&quot;:&quot;&quot;,&quot;non-dropping-particle&quot;:&quot;&quot;},{&quot;family&quot;:&quot;Gegenfurtner&quot;,&quot;given&quot;:&quot;Karl R.&quot;,&quot;parse-names&quot;:false,&quot;dropping-particle&quot;:&quot;&quot;,&quot;non-dropping-particle&quot;:&quot;&quot;}],&quot;container-title&quot;:&quot;Journal of Vision&quot;,&quot;DOI&quot;:&quot;10.1167/JOV.24.5.6&quot;,&quot;ISSN&quot;:&quot;15347362&quot;,&quot;PMID&quot;:&quot;38727688&quot;,&quot;issued&quot;:{&quot;date-parts&quot;:[[2024]]},&quot;page&quot;:&quot;1-28&quot;,&quot;abstract&quot;:&quot;Prior research has demonstrated high levels of color constancy in real-world scenarios featuring single light sources, extensive fields of view, and prolonged adaptation periods. However, exploring the specific cues humans rely on becomes challenging, if not unfeasible, with actual objects and lighting conditions. To circumvent these obstacles, we employed virtual reality technology to craft immersive, realistic settings that can be manipulated in real time.We designed forest and office scenes illuminated by five colors. Participants selected a test object most resembling a previously shown achromatic reference. To study color constancy mechanisms, we modified scenes to neutralize three contributors: local surround (placing a uniform-colored leaf under test objects), maximum flux (keeping the brightest object constant), and spatial mean (maintaining a neutral average light reflectance), employing two methods for the latter: changing object reflectances or introducing new elements.We found that color constancy was high in conditions with all cues present, aligning with past research. However, removing individual cues led to varied impacts on constancy. Local surrounds significantly reduced performance, especially under green illumination, showing strong interaction between greenish light and rose-colored contexts. In contrast, the maximum flux mechanism barely affected performance, challenging assumptions used in white balancing algorithms. The spatial mean experiment showed disparate effects: Adding objects slightly impacted performance, while changing reflectances nearly eliminated constancy, suggesting human color constancy relies more on scene interpretation than pixel-based calculations.&quot;,&quot;publisher&quot;:&quot;Association for Research in Vision and Ophthalmology Inc.&quot;,&quot;issue&quot;:&quot;5&quot;,&quot;volume&quot;:&quot;24&quot;,&quot;container-title-short&quot;:&quot;J Vis&quot;},&quot;isTemporary&quot;:false}]},{&quot;citationID&quot;:&quot;MENDELEY_CITATION_fbae30a7-b1f8-4f43-8dd7-bf8f424ca310&quot;,&quot;properties&quot;:{&quot;noteIndex&quot;:0},&quot;isEdited&quot;:false,&quot;manualOverride&quot;:{&quot;isManuallyOverridden&quot;:true,&quot;citeprocText&quot;:&quot;(Olkkonen et al., 2008)&quot;,&quot;manualOverrideText&quot;:&quot;(Olkkonen et al., 2008).&quot;},&quot;citationTag&quot;:&quot;MENDELEY_CITATION_v3_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&quot;,&quot;citationItems&quot;:[{&quot;id&quot;:&quot;f9f28aec-0390-3ad2-b7cc-c2106ba08eac&quot;,&quot;itemData&quot;:{&quot;type&quot;:&quot;article-journal&quot;,&quot;id&quot;:&quot;f9f28aec-0390-3ad2-b7cc-c2106ba08eac&quot;,&quot;title&quot;:&quot;Color appearance of familiar objects: Effects of object shape, texture, and illumination changes&quot;,&quot;author&quot;:[{&quot;family&quot;:&quot;Olkkonen&quot;,&quot;given&quot;:&quot;Maria&quot;,&quot;parse-names&quot;:false,&quot;dropping-particle&quot;:&quot;&quot;,&quot;non-dropping-particle&quot;:&quot;&quot;},{&quot;family&quot;:&quot;Hansen&quot;,&quot;given&quot;:&quot;Thorsten&quot;,&quot;parse-names&quot;:false,&quot;dropping-particle&quot;:&quot;&quot;,&quot;non-dropping-particle&quot;:&quot;&quot;},{&quot;family&quot;:&quot;Gegenfurtner&quot;,&quot;given&quot;:&quot;Karl R.&quot;,&quot;parse-names&quot;:false,&quot;dropping-particle&quot;:&quot;&quot;,&quot;non-dropping-particle&quot;:&quot;&quot;}],&quot;container-title&quot;:&quot;Journal of Vision&quot;,&quot;container-title-short&quot;:&quot;J Vis&quot;,&quot;DOI&quot;:&quot;10.1167/8.5.13&quot;,&quot;ISSN&quot;:&quot;15347362&quot;,&quot;PMID&quot;:&quot;18842084&quot;,&quot;issued&quot;:{&quot;date-parts&quot;:[[2008,5,26]]},&quot;abstract&quot;:&quot;People perceive roughly constant surface colors despite large changes in illumination. The familiarity of colors of some natural objects might help achieve this feat through direct modulation of the objects' color appearance. Research on memory colors and color appearance has yielded controversial results and due to the employed methods has often confounded perceptual with semantic effects. We studied the effect of memory colors on color appearance by presenting photographs of fruit on a monitor under various simulated illuminations and by asking observers to make either achromatic or typical color settings without placing demands on short-term memory or semantic processing. In a control condition, we presented photographs of 3D fruit shapes without texture and 2D outline shapes. We found that (1) achromatic settings for fruit were systematically biased away from the gray point toward the opposite direction of a fruit's memory color; (2) the strength of the effect depended on the degree of naturalness of the stimuli; and (3) the effect was evident under all tested illuminations, being strongest for illuminations whose chromaticity was closest to the stimulus chromaticity. We conclude that the visual identity of an object has a measurable effect on color perception, and that this effect is robust under illuminant changes, indicating its potential significance as an additional mechanism for color constancy. © ARVO.&quot;,&quot;issue&quot;:&quot;5&quot;,&quot;volume&quot;:&quot;8&quot;},&quot;isTemporary&quot;:false,&quot;suppress-author&quot;:false,&quot;composite&quot;:false,&quot;author-only&quot;:false}]},{&quot;citationID&quot;:&quot;MENDELEY_CITATION_ac64dfc2-2984-4c02-8488-b3a96868abb3&quot;,&quot;properties&quot;:{&quot;noteIndex&quot;:0,&quot;mode&quot;:&quot;composite&quot;},&quot;isEdited&quot;:false,&quot;manualOverride&quot;:{&quot;isManuallyOverridden&quot;:false,&quot;citeprocText&quot;:&quot;Aston et al. (2019)&quot;,&quot;manualOverrideText&quot;:&quot;&quot;},&quot;citationTag&quot;:&quot;MENDELEY_CITATION_v3_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&quot;,&quot;citationItems&quot;:[{&quot;id&quot;:&quot;da3e8dd3-a15a-3422-9dab-df3f9dd3dd62&quot;,&quot;itemData&quot;:{&quot;type&quot;:&quot;article-journal&quot;,&quot;id&quot;:&quot;da3e8dd3-a15a-3422-9dab-df3f9dd3dd62&quot;,&quot;title&quot;:&quot;Illumination discrimination for chromatically biased illuminations: Implications for color constancy&quot;,&quot;author&quot;:[{&quot;family&quot;:&quot;Aston&quot;,&quot;given&quot;:&quot;Stacey&quot;,&quot;parse-names&quot;:false,&quot;dropping-particle&quot;:&quot;&quot;,&quot;non-dropping-particle&quot;:&quot;&quot;},{&quot;family&quot;:&quot;Radonjić&quot;,&quot;given&quot;:&quot;Ana&quot;,&quot;parse-names&quot;:false,&quot;dropping-particle&quot;:&quot;&quot;,&quot;non-dropping-particle&quot;:&quot;&quot;},{&quot;family&quot;:&quot;Brainard&quot;,&quot;given&quot;:&quot;David H.&quot;,&quot;parse-names&quot;:false,&quot;dropping-particle&quot;:&quot;&quot;,&quot;non-dropping-particle&quot;:&quot;&quot;},{&quot;family&quot;:&quot;Hurlbert&quot;,&quot;given&quot;:&quot;Anya C.&quot;,&quot;parse-names&quot;:false,&quot;dropping-particle&quot;:&quot;&quot;,&quot;non-dropping-particle&quot;:&quot;&quot;}],&quot;container-title&quot;:&quot;Journal of Vision&quot;,&quot;DOI&quot;:&quot;10.1167/19.3.15&quot;,&quot;ISSN&quot;:&quot;15347362&quot;,&quot;PMID&quot;:&quot;30924843&quot;,&quot;issued&quot;:{&quot;date-parts&quot;:[[2019,3,1]]},&quot;abstract&quot;:&quot;We measured discrimination thresholds for illumination changes along different chromatic directions starting from chromatically biased reference illuminations. Participants viewed a Mondrian-papered scene illuminated by LED lamps. The scene was first illuminated by a reference illumination, followed by two comparisons. One comparison matched the reference (the target); the other (the test) varied from the reference, nominally either bluer, yellower, redder, or greener. The participant's task was to correctly select the target. A staircase procedure found thresholds for discrimination of an illumination change along each axis of chromatic change. Nine participants completed the task for five different reference illumination conditions (neutral, blue, yellow, red, and green). We find that relative discrimination thresholds for different chromatic directions of illumination change vary with the reference illumination. For the neutral reference, there is a trend for thresholds to be highest in the bluer illuminationchange direction, replicating our previous reports of a \&quot;blue bias\&quot; for neutral reference illuminations. For the four chromatic references (blue, yellow, red, and green), the change in illumination toward the neutral reference is less well discriminated than changes in the other directions: a \&quot;neutral bias.\&quot; The results have implications for color constancy: In considering the stability of surface appearance under changes in illumination, both the starting chromaticity of the illumination and direction of change must be considered, as well as the chromatic characteristics of the surface reflectance ensemble. They also suggest it will be worthwhile to explore whether and how the human visual system has internalized the statistics of natural illumination changes.&quot;,&quot;publisher&quot;:&quot;Association for Research in Vision and Ophthalmology Inc.&quot;,&quot;issue&quot;:&quot;3&quot;,&quot;volume&quot;:&quot;19&quot;,&quot;container-title-short&quot;:&quot;J Vis&quot;},&quot;isTemporary&quot;:false,&quot;displayAs&quot;:&quot;composite&quot;,&quot;suppress-author&quot;:false,&quot;composite&quot;:true,&quot;author-only&quot;:false}]},{&quot;citationID&quot;:&quot;MENDELEY_CITATION_64d2500d-9c0b-4895-bab4-56f68caf7e5d&quot;,&quot;properties&quot;:{&quot;noteIndex&quot;:0},&quot;isEdited&quot;:false,&quot;manualOverride&quot;:{&quot;isManuallyOverridden&quot;:false,&quot;citeprocText&quot;:&quot;(IEC, 1999)&quot;,&quot;manualOverrideText&quot;:&quot;&quot;},&quot;citationTag&quot;:&quot;MENDELEY_CITATION_v3_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&quot;,&quot;citationItems&quot;:[{&quot;id&quot;:&quot;f2b8777a-7c1e-3341-88ec-9c9cd16cb362&quot;,&quot;itemData&quot;:{&quot;type&quot;:&quot;article-journal&quot;,&quot;id&quot;:&quot;f2b8777a-7c1e-3341-88ec-9c9cd16cb362&quot;,&quot;title&quot;:&quot;Multimedia systems and equipment – Colour measurement and management – Part 2-1: Colour management – Default RGB colour space - sRGB&quot;,&quot;author&quot;:[{&quot;family&quot;:&quot;IEC&quot;,&quot;given&quot;:&quot;&quot;,&quot;parse-names&quot;:false,&quot;dropping-particle&quot;:&quot;&quot;,&quot;non-dropping-particle&quot;:&quot;&quot;}],&quot;container-title&quot;:&quot;IEC 61966-2-1:1999&quot;,&quot;issued&quot;:{&quot;date-parts&quot;:[[1999]]},&quot;container-title-short&quot;:&quot;&quot;},&quot;isTemporary&quot;:false,&quot;suppress-author&quot;:false,&quot;composite&quot;:false,&quot;author-only&quot;:false}]},{&quot;citationID&quot;:&quot;MENDELEY_CITATION_fb24e7be-e73b-4d2b-9961-89f1810a83b2&quot;,&quot;properties&quot;:{&quot;noteIndex&quot;:0,&quot;mode&quot;:&quot;composite&quot;},&quot;isEdited&quot;:false,&quot;manualOverride&quot;:{&quot;isManuallyOverridden&quot;:false,&quot;citeprocText&quot;:&quot;M. Fairchild &amp;#38; Wyble (1998)&quot;,&quot;manualOverrideText&quot;:&quot;&quot;},&quot;citationTag&quot;:&quot;MENDELEY_CITATION_v3_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&quot;,&quot;citationItems&quot;:[{&quot;id&quot;:&quot;fac87520-5d6c-339f-bd55-921300ac7fc9&quot;,&quot;itemData&quot;:{&quot;type&quot;:&quot;report&quot;,&quot;id&quot;:&quot;fac87520-5d6c-339f-bd55-921300ac7fc9&quot;,&quot;title&quot;:&quot;Colorimetric characterization of the Apple studio display (Flat panel LCD)&quot;,&quot;author&quot;:[{&quot;family&quot;:&quot;Fairchild&quot;,&quot;given&quot;:&quot;Mark&quot;,&quot;parse-names&quot;:false,&quot;dropping-particle&quot;:&quot;&quot;,&quot;non-dropping-particle&quot;:&quot;&quot;},{&quot;family&quot;:&quot;Wyble&quot;,&quot;given&quot;:&quot;David&quot;,&quot;parse-names&quot;:false,&quot;dropping-particle&quot;:&quot;&quot;,&quot;non-dropping-particle&quot;:&quot;&quot;}],&quot;URL&quot;:&quot;http://scholarworks.rit.edu/article&quot;,&quot;issued&quot;:{&quot;date-parts&quot;:[[1998]]},&quot;container-title-short&quot;:&quot;&quot;},&quot;isTemporary&quot;:false,&quot;displayAs&quot;:&quot;composite&quot;,&quot;suppress-author&quot;:false,&quot;composite&quot;:true,&quot;author-only&quot;:false}]},{&quot;citationID&quot;:&quot;MENDELEY_CITATION_728d16db-8be8-401f-a40e-f49cc27fd094&quot;,&quot;properties&quot;:{&quot;noteIndex&quot;:0},&quot;isEdited&quot;:false,&quot;manualOverride&quot;:{&quot;isManuallyOverridden&quot;:false,&quot;citeprocText&quot;:&quot;(The MathWorks Inc., 2024)&quot;,&quot;manualOverrideText&quot;:&quot;&quot;},&quot;citationTag&quot;:&quot;MENDELEY_CITATION_v3_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&quot;,&quot;citationItems&quot;:[{&quot;id&quot;:&quot;57858259-8f65-30d9-be6f-98f6dd6aba33&quot;,&quot;itemData&quot;:{&quot;type&quot;:&quot;article&quot;,&quot;id&quot;:&quot;57858259-8f65-30d9-be6f-98f6dd6aba33&quot;,&quot;title&quot;:&quot;MATLAB&quot;,&quot;author&quot;:[{&quot;family&quot;:&quot;The MathWorks Inc.&quot;,&quot;given&quot;:&quot;&quot;,&quot;parse-names&quot;:false,&quot;dropping-particle&quot;:&quot;&quot;,&quot;non-dropping-particle&quot;:&quot;&quot;}],&quot;number&quot;:&quot;MATLAB Version R2024b&quot;,&quot;accessed&quot;:{&quot;date-parts&quot;:[[2025,4,14]]},&quot;URL&quot;:&quot;https://www.mathworks.com&quot;,&quot;issued&quot;:{&quot;date-parts&quot;:[[2024]]},&quot;publisher-place&quot;:&quot;Natick, MA&quot;,&quot;publisher&quot;:&quot;MathWorks&quot;,&quot;container-title-short&quot;:&quot;&quot;},&quot;isTemporary&quot;:false}]},{&quot;citationID&quot;:&quot;MENDELEY_CITATION_a608b915-b82a-4917-94e6-8c76e2808c41&quot;,&quot;properties&quot;:{&quot;noteIndex&quot;:0},&quot;isEdited&quot;:false,&quot;manualOverride&quot;:{&quot;isManuallyOverridden&quot;:false,&quot;citeprocText&quot;:&quot;(CIE, 2001)&quot;,&quot;manualOverrideText&quot;:&quot;&quot;},&quot;citationTag&quot;:&quot;MENDELEY_CITATION_v3_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&quot;,&quot;citationItems&quot;:[{&quot;id&quot;:&quot;daf4539f-2802-3f3e-b1d5-342fd36d2681&quot;,&quot;itemData&quot;:{&quot;type&quot;:&quot;chapter&quot;,&quot;id&quot;:&quot;daf4539f-2802-3f3e-b1d5-342fd36d2681&quot;,&quot;title&quot;:&quot;Improvement to industrial colour-difference evaluation&quot;,&quot;author&quot;:[{&quot;family&quot;:&quot;CIE&quot;,&quot;given&quot;:&quot;&quot;,&quot;parse-names&quot;:false,&quot;dropping-particle&quot;:&quot;&quot;,&quot;non-dropping-particle&quot;:&quot;&quot;}],&quot;chapter-number&quot;:&quot;CIE 142-2001&quot;,&quot;issued&quot;:{&quot;date-parts&quot;:[[2001]]},&quot;publisher-place&quot;:&quot;Vienna&quot;,&quot;publisher&quot;:&quot;Central Bureau of the CIE&quot;,&quot;container-title-short&quot;:&quot;&quot;},&quot;isTemporary&quot;:false,&quot;suppress-author&quot;:false,&quot;composite&quot;:false,&quot;author-only&quot;:false}]},{&quot;citationID&quot;:&quot;MENDELEY_CITATION_61879257-2915-4f05-a80c-806dbfb0434e&quot;,&quot;properties&quot;:{&quot;noteIndex&quot;:0,&quot;mode&quot;:&quot;composite&quot;},&quot;isEdited&quot;:false,&quot;manualOverride&quot;:{&quot;isManuallyOverridden&quot;:false,&quot;citeprocText&quot;:&quot;Díaz-Barrancas et al. (2024)&quot;,&quot;manualOverrideText&quot;:&quot;&quot;},&quot;citationTag&quot;:&quot;MENDELEY_CITATION_v3_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&quot;,&quot;citationItems&quot;:[{&quot;id&quot;:&quot;e4548a45-1d55-3c63-a9c1-dbcb7e1087f1&quot;,&quot;itemData&quot;:{&quot;type&quot;:&quot;article-journal&quot;,&quot;id&quot;:&quot;e4548a45-1d55-3c63-a9c1-dbcb7e1087f1&quot;,&quot;title&quot;:&quot;High-Fidelity Color Characterization in Virtual Reality Across Head Mounted Displays, Game Engines, and Materials&quot;,&quot;author&quot;:[{&quot;family&quot;:&quot;Díaz-Barrancas&quot;,&quot;given&quot;:&quot;Francisco&quot;,&quot;parse-names&quot;:false,&quot;dropping-particle&quot;:&quot;&quot;,&quot;non-dropping-particle&quot;:&quot;&quot;},{&quot;family&quot;:&quot;Gil Rodriguez&quot;,&quot;given&quot;:&quot;Raquel&quot;,&quot;parse-names&quot;:false,&quot;dropping-particle&quot;:&quot;&quot;,&quot;non-dropping-particle&quot;:&quot;&quot;},{&quot;family&quot;:&quot;Bayer&quot;,&quot;given&quot;:&quot;Florian&quot;,&quot;parse-names&quot;:false,&quot;dropping-particle&quot;:&quot;&quot;,&quot;non-dropping-particle&quot;:&quot;&quot;},{&quot;family&quot;:&quot;Aizenman&quot;,&quot;given&quot;:&quot;Avi&quot;,&quot;parse-names&quot;:false,&quot;dropping-particle&quot;:&quot;&quot;,&quot;non-dropping-particle&quot;:&quot;&quot;},{&quot;family&quot;:&quot;Gegenfurtner&quot;,&quot;given&quot;:&quot;Karl&quot;,&quot;parse-names&quot;:false,&quot;dropping-particle&quot;:&quot;&quot;,&quot;non-dropping-particle&quot;:&quot;&quot;}],&quot;container-title&quot;:&quot;Optics Express&quot;,&quot;container-title-short&quot;:&quot;Opt Express&quot;,&quot;DOI&quot;:&quot;10.1364/oe.520168&quot;,&quot;issued&quot;:{&quot;date-parts&quot;:[[2024,5,1]]},&quot;publisher&quot;:&quot;Optica Publishing Group&quot;},&quot;isTemporary&quot;:false,&quot;displayAs&quot;:&quot;composite&quot;,&quot;suppress-author&quot;:false,&quot;composite&quot;:true,&quot;author-only&quot;:false}]},{&quot;citationID&quot;:&quot;MENDELEY_CITATION_1af2b231-ce78-4963-881c-26790e3189aa&quot;,&quot;properties&quot;:{&quot;noteIndex&quot;:0,&quot;mode&quot;:&quot;composite&quot;},&quot;isEdited&quot;:false,&quot;manualOverride&quot;:{&quot;isManuallyOverridden&quot;:false,&quot;citeprocText&quot;:&quot;Díaz-Barrancas et al. (2024)&quot;,&quot;manualOverrideText&quot;:&quot;&quot;},&quot;citationTag&quot;:&quot;MENDELEY_CITATION_v3_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&quot;,&quot;citationItems&quot;:[{&quot;displayAs&quot;:&quot;composite&quot;,&quot;label&quot;:&quot;page&quot;,&quot;id&quot;:&quot;e4548a45-1d55-3c63-a9c1-dbcb7e1087f1&quot;,&quot;itemData&quot;:{&quot;type&quot;:&quot;article-journal&quot;,&quot;id&quot;:&quot;e4548a45-1d55-3c63-a9c1-dbcb7e1087f1&quot;,&quot;title&quot;:&quot;High-Fidelity Color Characterization in Virtual Reality Across Head Mounted Displays, Game Engines, and Materials&quot;,&quot;author&quot;:[{&quot;family&quot;:&quot;Díaz-Barrancas&quot;,&quot;given&quot;:&quot;Francisco&quot;,&quot;parse-names&quot;:false,&quot;dropping-particle&quot;:&quot;&quot;,&quot;non-dropping-particle&quot;:&quot;&quot;},{&quot;family&quot;:&quot;Gil Rodriguez&quot;,&quot;given&quot;:&quot;Raquel&quot;,&quot;parse-names&quot;:false,&quot;dropping-particle&quot;:&quot;&quot;,&quot;non-dropping-particle&quot;:&quot;&quot;},{&quot;family&quot;:&quot;Bayer&quot;,&quot;given&quot;:&quot;Florian&quot;,&quot;parse-names&quot;:false,&quot;dropping-particle&quot;:&quot;&quot;,&quot;non-dropping-particle&quot;:&quot;&quot;},{&quot;family&quot;:&quot;Aizenman&quot;,&quot;given&quot;:&quot;Avi&quot;,&quot;parse-names&quot;:false,&quot;dropping-particle&quot;:&quot;&quot;,&quot;non-dropping-particle&quot;:&quot;&quot;},{&quot;family&quot;:&quot;Gegenfurtner&quot;,&quot;given&quot;:&quot;Karl&quot;,&quot;parse-names&quot;:false,&quot;dropping-particle&quot;:&quot;&quot;,&quot;non-dropping-particle&quot;:&quot;&quot;}],&quot;container-title&quot;:&quot;Optics Express&quot;,&quot;container-title-short&quot;:&quot;Opt Express&quot;,&quot;DOI&quot;:&quot;10.1364/oe.520168&quot;,&quot;issued&quot;:{&quot;date-parts&quot;:[[2024,5,1]]},&quot;publisher&quot;:&quot;Optica Publishing Group&quot;},&quot;isTemporary&quot;:false,&quot;suppress-author&quot;:false,&quot;composite&quot;:true,&quot;author-only&quot;:false}]},{&quot;citationID&quot;:&quot;MENDELEY_CITATION_bb528bbc-68b3-460d-9fc3-d21be32f833c&quot;,&quot;properties&quot;:{&quot;noteIndex&quot;:0},&quot;isEdited&quot;:false,&quot;manualOverride&quot;:{&quot;isManuallyOverridden&quot;:false,&quot;citeprocText&quot;:&quot;(Sharma et al., 2005)&quot;,&quot;manualOverrideText&quot;:&quot;&quot;},&quot;citationTag&quot;:&quot;MENDELEY_CITATION_v3_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&quot;,&quot;citationItems&quot;:[{&quot;id&quot;:&quot;a41c4180-77ea-31ba-b96b-da62d10e9e92&quot;,&quot;itemData&quot;:{&quot;type&quot;:&quot;article-journal&quot;,&quot;id&quot;:&quot;a41c4180-77ea-31ba-b96b-da62d10e9e92&quot;,&quot;title&quot;:&quot;The CIEDE2000 color-difference formula: Implementation notes, supplementary test data, and mathematical observations&quot;,&quot;author&quot;:[{&quot;family&quot;:&quot;Sharma&quot;,&quot;given&quot;:&quot;Gaurav&quot;,&quot;parse-names&quot;:false,&quot;dropping-particle&quot;:&quot;&quot;,&quot;non-dropping-particle&quot;:&quot;&quot;},{&quot;family&quot;:&quot;Wu&quot;,&quot;given&quot;:&quot;Wencheng&quot;,&quot;parse-names&quot;:false,&quot;dropping-particle&quot;:&quot;&quot;,&quot;non-dropping-particle&quot;:&quot;&quot;},{&quot;family&quot;:&quot;Dalal&quot;,&quot;given&quot;:&quot;Edul N.&quot;,&quot;parse-names&quot;:false,&quot;dropping-particle&quot;:&quot;&quot;,&quot;non-dropping-particle&quot;:&quot;&quot;}],&quot;container-title&quot;:&quot;Color Research &amp; Application&quot;,&quot;container-title-short&quot;:&quot;Color Res Appl&quot;,&quot;DOI&quot;:&quot;10.1002/col.20070&quot;,&quot;ISSN&quot;:&quot;0361-2317&quot;,&quot;issued&quot;:{&quot;date-parts&quot;:[[2005,2]]},&quot;page&quot;:&quot;21-30&quot;,&quot;issue&quot;:&quot;1&quot;,&quot;volume&quot;:&quot;30&quot;},&quot;isTemporary&quot;:false,&quot;suppress-author&quot;:false,&quot;composite&quot;:false,&quot;author-only&quot;:false}]},{&quot;citationID&quot;:&quot;MENDELEY_CITATION_8f6407ee-92f3-447b-bf5c-213f6382ab41&quot;,&quot;properties&quot;:{&quot;noteIndex&quot;:0,&quot;mode&quot;:&quot;composite&quot;},&quot;isEdited&quot;:false,&quot;manualOverride&quot;:{&quot;isManuallyOverridden&quot;:false,&quot;citeprocText&quot;:&quot;Day et al. (2004)&quot;,&quot;manualOverrideText&quot;:&quot;&quot;},&quot;citationTag&quot;:&quot;MENDELEY_CITATION_v3_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&quot;,&quot;citationItems&quot;:[{&quot;displayAs&quot;:&quot;composite&quot;,&quot;label&quot;:&quot;page&quot;,&quot;id&quot;:&quot;e0138cc8-bafb-33e0-906c-23db88b3037d&quot;,&quot;itemData&quot;:{&quot;type&quot;:&quot;article-journal&quot;,&quot;id&quot;:&quot;e0138cc8-bafb-33e0-906c-23db88b3037d&quot;,&quot;title&quot;:&quot;Colorimetric characterization of a computer-controlled liquid crystal display&quot;,&quot;author&quot;:[{&quot;family&quot;:&quot;Day&quot;,&quot;given&quot;:&quot;Ellen A.&quot;,&quot;parse-names&quot;:false,&quot;dropping-particle&quot;:&quot;&quot;,&quot;non-dropping-particle&quot;:&quot;&quot;},{&quot;family&quot;:&quot;Taplin&quot;,&quot;given&quot;:&quot;Lawrence&quot;,&quot;parse-names&quot;:false,&quot;dropping-particle&quot;:&quot;&quot;,&quot;non-dropping-particle&quot;:&quot;&quot;},{&quot;family&quot;:&quot;Berns&quot;,&quot;given&quot;:&quot;Roy S.&quot;,&quot;parse-names&quot;:false,&quot;dropping-particle&quot;:&quot;&quot;,&quot;non-dropping-particle&quot;:&quot;&quot;}],&quot;container-title&quot;:&quot;Color Research and Application&quot;,&quot;container-title-short&quot;:&quot;Color Res Appl&quot;,&quot;DOI&quot;:&quot;10.1002/col.20046&quot;,&quot;ISSN&quot;:&quot;03612317&quot;,&quot;issued&quot;:{&quot;date-parts&quot;:[[2004,10]]},&quot;page&quot;:&quot;365-373&quot;,&quot;abstract&quot;:&quot;A new method was used to characterize computer-controlled liquid crystal displays (LCDs). The characterization, which was performed to enable colorimetric image display, included channel independence, spatial independence, screen uniformity, and colorimetry. The colorimetric model consisted of three one-dimensional look-up tables (LUTs) describing each channel's optoelectronic transfer function and a 3 × 4 matrix transformation that included black-level flare. The matrix coefficients were estimated statistically by minimizing the average CIEDE2000 color difference for a dam set sampling the display's colorimetric gamut. The LUTs were recreated dynamically throughout the optimization of the matrix coefficients. The characterization was implemented with three different instruments to evaluate the robustness of the method with respect to measurement uncertainty. The average performance ranged between 0.1 and 0.4 ΔE00 and was well correlated with instrument precision. The optimization approach improved performance by a factor of two compared with direct measurements. Despite differences in instrument design, the chromaticities of each primary following optimization and black-level flare compensation were very similar. This excellent performance was a result of the display's optoelectronic properties well matching the model assumptions. The technique was also used to characterize three additional LCD displays ranging in their matching of the model assumptions. In this case, performance worsened. For one display, more complex models would be required for colorimetric characterization. Finally, a colorimetric characterization based on measurements at the center of the display and perpendicular to the face was used to predict measurements at the edges and at different angles. The results indicated that characterizations would be required at multiple positions and angles in order to achieve sufficient accuracy. © 2004 Wiley Periodicals, Inc.&quot;,&quot;issue&quot;:&quot;5&quot;,&quot;volume&quot;:&quot;29&quot;},&quot;isTemporary&quot;:false,&quot;suppress-author&quot;:false,&quot;composite&quot;:true,&quot;author-only&quot;:false}]},{&quot;citationID&quot;:&quot;MENDELEY_CITATION_00346ae5-0684-4df1-a96e-2b0aff9da151&quot;,&quot;properties&quot;:{&quot;noteIndex&quot;:0},&quot;isEdited&quot;:false,&quot;manualOverride&quot;:{&quot;isManuallyOverridden&quot;:false,&quot;citeprocText&quot;:&quot;(MacAdam, 1942)&quot;,&quot;manualOverrideText&quot;:&quot;&quot;},&quot;citationTag&quot;:&quot;MENDELEY_CITATION_v3_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&quot;,&quot;citationItems&quot;:[{&quot;id&quot;:&quot;97a4ff1b-fb5c-3342-a363-87f941b51f29&quot;,&quot;itemData&quot;:{&quot;type&quot;:&quot;article-journal&quot;,&quot;id&quot;:&quot;97a4ff1b-fb5c-3342-a363-87f941b51f29&quot;,&quot;title&quot;:&quot;Visual Sensitivities to Color Differences in Daylight&quot;,&quot;author&quot;:[{&quot;family&quot;:&quot;MacAdam&quot;,&quot;given&quot;:&quot;David L.&quot;,&quot;parse-names&quot;:false,&quot;dropping-particle&quot;:&quot;&quot;,&quot;non-dropping-particle&quot;:&quot;&quot;}],&quot;container-title&quot;:&quot;Journal of the Optical Society of America&quot;,&quot;container-title-short&quot;:&quot;J Opt Soc Am&quot;,&quot;DOI&quot;:&quot;10.1364/JOSA.32.000247&quot;,&quot;ISSN&quot;:&quot;0030-3941&quot;,&quot;issued&quot;:{&quot;date-parts&quot;:[[1942,5,1]]},&quot;page&quot;:&quot;247&quot;,&quot;issue&quot;:&quot;5&quot;,&quot;volume&quot;:&quot;32&quot;},&quot;isTemporary&quot;:false,&quot;suppress-author&quot;:false,&quot;composite&quot;:false,&quot;author-only&quot;:false}]},{&quot;citationID&quot;:&quot;MENDELEY_CITATION_f307a867-10ea-4c0e-a6a5-29be1d00cc77&quot;,&quot;properties&quot;:{&quot;noteIndex&quot;:0},&quot;isEdited&quot;:false,&quot;manualOverride&quot;:{&quot;isManuallyOverridden&quot;:false,&quot;citeprocText&quot;:&quot;(Ishihara, 2004)&quot;,&quot;manualOverrideText&quot;:&quot;&quot;},&quot;citationTag&quot;:&quot;MENDELEY_CITATION_v3_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&quot;,&quot;citationItems&quot;:[{&quot;id&quot;:&quot;98cf1fb6-bc2e-3833-9e66-6b625820ef1c&quot;,&quot;itemData&quot;:{&quot;type&quot;:&quot;book&quot;,&quot;id&quot;:&quot;98cf1fb6-bc2e-3833-9e66-6b625820ef1c&quot;,&quot;title&quot;:&quot;Ishihara's Tests for Colour Deﬁciency&quot;,&quot;author&quot;:[{&quot;family&quot;:&quot;Ishihara&quot;,&quot;given&quot;:&quot;S.&quot;,&quot;parse-names&quot;:false,&quot;dropping-particle&quot;:&quot;&quot;,&quot;non-dropping-particle&quot;:&quot;&quot;}],&quot;issued&quot;:{&quot;date-parts&quot;:[[2004]]},&quot;publisher-place&quot;:&quot;Tokyo, Japan&quot;,&quot;publisher&quot;:&quot;Kanehara Trading Inc&quot;,&quot;container-title-short&quot;:&quot;&quot;},&quot;isTemporary&quot;:false,&quot;suppress-author&quot;:false,&quot;composite&quot;:false,&quot;author-only&quot;:false}]},{&quot;citationID&quot;:&quot;MENDELEY_CITATION_b7a4a968-8e95-4906-ae47-7d1898b185bc&quot;,&quot;properties&quot;:{&quot;noteIndex&quot;:0},&quot;isEdited&quot;:false,&quot;manualOverride&quot;:{&quot;isManuallyOverridden&quot;:false,&quot;citeprocText&quot;:&quot;(M. D. Fairchild &amp;#38; Lennie, 1992; M. D. Fairchild &amp;#38; Reniff, 1995)&quot;,&quot;manualOverrideText&quot;:&quot;&quot;},&quot;citationTag&quot;:&quot;MENDELEY_CITATION_v3_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&quot;,&quot;citationItems&quot;:[{&quot;id&quot;:&quot;fd56bfa7-f65e-3bef-91f1-4bf9b657f273&quot;,&quot;itemData&quot;:{&quot;type&quot;:&quot;article-journal&quot;,&quot;id&quot;:&quot;fd56bfa7-f65e-3bef-91f1-4bf9b657f273&quot;,&quot;title&quot;:&quot;Chromatic adaptation to natural and incandescent illuminants&quot;,&quot;author&quot;:[{&quot;family&quot;:&quot;Fairchild&quot;,&quot;given&quot;:&quot;Mark D.&quot;,&quot;parse-names&quot;:false,&quot;dropping-particle&quot;:&quot;&quot;,&quot;non-dropping-particle&quot;:&quot;&quot;},{&quot;family&quot;:&quot;Lennie&quot;,&quot;given&quot;:&quot;Peter&quot;,&quot;parse-names&quot;:false,&quot;dropping-particle&quot;:&quot;&quot;,&quot;non-dropping-particle&quot;:&quot;&quot;}],&quot;container-title&quot;:&quot;Vision Research&quot;,&quot;container-title-short&quot;:&quot;Vision Res&quot;,&quot;DOI&quot;:&quot;10.1016/0042-6989(92)90069-U&quot;,&quot;ISSN&quot;:&quot;00426989&quot;,&quot;issued&quot;:{&quot;date-parts&quot;:[[1992,11]]},&quot;page&quot;:&quot;2077-2085&quot;,&quot;issue&quot;:&quot;11&quot;,&quot;volume&quot;:&quot;32&quot;},&quot;isTemporary&quot;:false},{&quot;id&quot;:&quot;ff988c4d-d6e1-39d7-a1b2-63ea113ab4e5&quot;,&quot;itemData&quot;:{&quot;type&quot;:&quot;article-journal&quot;,&quot;id&quot;:&quot;ff988c4d-d6e1-39d7-a1b2-63ea113ab4e5&quot;,&quot;title&quot;:&quot;Time course of chromatic adaptation for color-appearance judgments&quot;,&quot;author&quot;:[{&quot;family&quot;:&quot;Fairchild&quot;,&quot;given&quot;:&quot;Mark D.&quot;,&quot;parse-names&quot;:false,&quot;dropping-particle&quot;:&quot;&quot;,&quot;non-dropping-particle&quot;:&quot;&quot;},{&quot;family&quot;:&quot;Reniff&quot;,&quot;given&quot;:&quot;Lisa&quot;,&quot;parse-names&quot;:false,&quot;dropping-particle&quot;:&quot;&quot;,&quot;non-dropping-particle&quot;:&quot;&quot;}],&quot;container-title&quot;:&quot;Journal of the Optical Society of America A&quot;,&quot;DOI&quot;:&quot;10.1364/JOSAA.12.000824&quot;,&quot;ISSN&quot;:&quot;1084-7529&quot;,&quot;issued&quot;:{&quot;date-parts&quot;:[[1995,5,1]]},&quot;page&quot;:&quot;824&quot;,&quot;issue&quot;:&quot;5&quot;,&quot;volume&quot;:&quot;12&quot;,&quot;container-title-short&quot;:&quot;&quot;},&quot;isTemporary&quot;:false}]},{&quot;citationID&quot;:&quot;MENDELEY_CITATION_0de58c76-94e0-48ff-bf60-acb907da8112&quot;,&quot;properties&quot;:{&quot;noteIndex&quot;:0},&quot;isEdited&quot;:false,&quot;manualOverride&quot;:{&quot;isManuallyOverridden&quot;:false,&quot;citeprocText&quot;:&quot;(ISO/CIE, 2016)&quot;,&quot;manualOverrideText&quot;:&quot;&quot;},&quot;citationTag&quot;:&quot;MENDELEY_CITATION_v3_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&quot;,&quot;citationItems&quot;:[{&quot;id&quot;:&quot;db9a401e-0696-3264-9518-68372ee6a402&quot;,&quot;itemData&quot;:{&quot;type&quot;:&quot;article-journal&quot;,&quot;id&quot;:&quot;db9a401e-0696-3264-9518-68372ee6a402&quot;,&quot;title&quot;:&quot;Colorimetry — Part 5: CIE 1976 L*u*v* Colour Space and u', v' Uniform Chromaticity Scale Diagram&quot;,&quot;author&quot;:[{&quot;family&quot;:&quot;ISO/CIE&quot;,&quot;given&quot;:&quot;&quot;,&quot;parse-names&quot;:false,&quot;dropping-particle&quot;:&quot;&quot;,&quot;non-dropping-particle&quot;:&quot;&quot;}],&quot;container-title&quot;:&quot;ISO/CIE 11664-5:2016(E)&quot;,&quot;issued&quot;:{&quot;date-parts&quot;:[[2016]]},&quot;container-title-short&quot;:&quot;&quot;},&quot;isTemporary&quot;:false,&quot;suppress-author&quot;:false,&quot;composite&quot;:false,&quot;author-only&quot;:false}]},{&quot;citationID&quot;:&quot;MENDELEY_CITATION_37900020-2501-44a7-bbab-a7c97159b00d&quot;,&quot;properties&quot;:{&quot;noteIndex&quot;:0,&quot;mode&quot;:&quot;composite&quot;},&quot;isEdited&quot;:false,&quot;manualOverride&quot;:{&quot;isManuallyOverridden&quot;:true,&quot;citeprocText&quot;:&quot;Brainard (1998)&quot;,&quot;manualOverrideText&quot;:&quot;Brainard (1998),&quot;},&quot;citationTag&quot;:&quot;MENDELEY_CITATION_v3_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&quot;,&quot;citationItems&quot;:[{&quot;id&quot;:&quot;4a5489ca-e1c4-3245-a21f-ecf80116cbac&quot;,&quot;itemData&quot;:{&quot;type&quot;:&quot;report&quot;,&quot;id&quot;:&quot;4a5489ca-e1c4-3245-a21f-ecf80116cbac&quot;,&quot;title&quot;:&quot;Color constancy in the nearly natural image. 2. Achromatic loci&quot;,&quot;author&quot;:[{&quot;family&quot;:&quot;Brainard&quot;,&quot;given&quot;:&quot;David H&quot;,&quot;parse-names&quot;:false,&quot;dropping-particle&quot;:&quot;&quot;,&quot;non-dropping-particle&quot;:&quot;&quot;}],&quot;issued&quot;:{&quot;date-parts&quot;:[[1998]]},&quot;abstract&quot;:&quot;Most empirical work on color constancy is based on simple laboratory models of natural viewing conditions. These typically consist of spots seen against uniform backgrounds or computer simulations of flat surfaces seen under spatially uniform illumination. In this study measurements were made under more natural viewing conditions. Observers used a projection colorimeter to adjust the appearance of a test patch until it appeared achromatic. Observers made such achromatic settings under a variety of illuminants and when the test surface was viewed against a number of different backgrounds. An analysis of the achromatic settings reveals that observers show good color constancy when the illumination is varied. Changing the background surface against which the test patch is seen, on the other hand, has a relatively small effect on the achromatic loci. The results thus indicate that constancy is not achieved by a simple comparison between the test surface and its local surround.&quot;,&quot;container-title-short&quot;:&quot;&quot;},&quot;isTemporary&quot;:false,&quot;displayAs&quot;:&quot;composite&quot;,&quot;suppress-author&quot;:false,&quot;composite&quot;:true,&quot;author-only&quot;:false}]},{&quot;citationID&quot;:&quot;MENDELEY_CITATION_48b29632-f1de-4dbb-a77d-050e053d0593&quot;,&quot;properties&quot;:{&quot;noteIndex&quot;:0},&quot;isEdited&quot;:false,&quot;manualOverride&quot;:{&quot;isManuallyOverridden&quot;:false,&quot;citeprocText&quot;:&quot;(von Kries, 1902)&quot;,&quot;manualOverrideText&quot;:&quot;&quot;},&quot;citationTag&quot;:&quot;MENDELEY_CITATION_v3_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&quot;,&quot;citationItems&quot;:[{&quot;id&quot;:&quot;a0d20eba-cc84-3680-9a31-298ff3dcb3d6&quot;,&quot;itemData&quot;:{&quot;type&quot;:&quot;book&quot;,&quot;id&quot;:&quot;a0d20eba-cc84-3680-9a31-298ff3dcb3d6&quot;,&quot;title&quot;:&quot; Chromatic adaptation. Festschrift der AlbrechtLudwig-Universität&quot;,&quot;author&quot;:[{&quot;family&quot;:&quot;Kries&quot;,&quot;given&quot;:&quot;J&quot;,&quot;parse-names&quot;:false,&quot;dropping-particle&quot;:&quot;&quot;,&quot;non-dropping-particle&quot;:&quot;von&quot;}],&quot;issued&quot;:{&quot;date-parts&quot;:[[1902]]},&quot;publisher-place&quot;:&quot;Fribourg&quot;,&quot;publisher&quot;:&quot;[Translation: D.L.MacAdam, Sources of Color Science, MIT Press, Cambridge, (1970)].&quot;,&quot;container-title-short&quot;:&quot;&quot;},&quot;isTemporary&quot;:false}]},{&quot;citationID&quot;:&quot;MENDELEY_CITATION_c45ff97f-21c5-49af-bac2-cd33dadc32e1&quot;,&quot;properties&quot;:{&quot;noteIndex&quot;:0},&quot;isEdited&quot;:false,&quot;manualOverride&quot;:{&quot;isManuallyOverridden&quot;:false,&quot;citeprocText&quot;:&quot;(Smith &amp;#38; Pokorny, 1975)&quot;,&quot;manualOverrideText&quot;:&quot;&quot;},&quot;citationTag&quot;:&quot;MENDELEY_CITATION_v3_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&quot;,&quot;citationItems&quot;:[{&quot;id&quot;:&quot;9dca1645-0a4d-3073-a032-313ff93688d5&quot;,&quot;itemData&quot;:{&quot;type&quot;:&quot;article-journal&quot;,&quot;id&quot;:&quot;9dca1645-0a4d-3073-a032-313ff93688d5&quot;,&quot;title&quot;:&quot;Spectral sensitivity of the foveal cone photopigments between 400 and 500 nm&quot;,&quot;author&quot;:[{&quot;family&quot;:&quot;Smith&quot;,&quot;given&quot;:&quot;Vivianne C.&quot;,&quot;parse-names&quot;:false,&quot;dropping-particle&quot;:&quot;&quot;,&quot;non-dropping-particle&quot;:&quot;&quot;},{&quot;family&quot;:&quot;Pokorny&quot;,&quot;given&quot;:&quot;Joel&quot;,&quot;parse-names&quot;:false,&quot;dropping-particle&quot;:&quot;&quot;,&quot;non-dropping-particle&quot;:&quot;&quot;}],&quot;container-title&quot;:&quot;Vision Research&quot;,&quot;container-title-short&quot;:&quot;Vision Res&quot;,&quot;DOI&quot;:&quot;10.1016/0042-6989(75)90203-5&quot;,&quot;ISSN&quot;:&quot;00426989&quot;,&quot;issued&quot;:{&quot;date-parts&quot;:[[1975,2]]},&quot;page&quot;:&quot;161-171&quot;,&quot;issue&quot;:&quot;2&quot;,&quot;volume&quot;:&quot;15&quot;},&quot;isTemporary&quot;:false,&quot;suppress-author&quot;:false,&quot;composite&quot;:false,&quot;author-only&quot;:false}]},{&quot;citationID&quot;:&quot;MENDELEY_CITATION_e1eb643e-8041-4c87-a896-ef7e77aad95c&quot;,&quot;properties&quot;:{&quot;noteIndex&quot;:0,&quot;mode&quot;:&quot;composite&quot;},&quot;isEdited&quot;:false,&quot;manualOverride&quot;:{&quot;isManuallyOverridden&quot;:false,&quot;citeprocText&quot;:&quot;Brainard (1998)&quot;,&quot;manualOverrideText&quot;:&quot;&quot;},&quot;citationTag&quot;:&quot;MENDELEY_CITATION_v3_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&quot;,&quot;citationItems&quot;:[{&quot;id&quot;:&quot;4a5489ca-e1c4-3245-a21f-ecf80116cbac&quot;,&quot;itemData&quot;:{&quot;type&quot;:&quot;report&quot;,&quot;id&quot;:&quot;4a5489ca-e1c4-3245-a21f-ecf80116cbac&quot;,&quot;title&quot;:&quot;Color constancy in the nearly natural image. 2. Achromatic loci&quot;,&quot;author&quot;:[{&quot;family&quot;:&quot;Brainard&quot;,&quot;given&quot;:&quot;David H&quot;,&quot;parse-names&quot;:false,&quot;dropping-particle&quot;:&quot;&quot;,&quot;non-dropping-particle&quot;:&quot;&quot;}],&quot;issued&quot;:{&quot;date-parts&quot;:[[1998]]},&quot;abstract&quot;:&quot;Most empirical work on color constancy is based on simple laboratory models of natural viewing conditions. These typically consist of spots seen against uniform backgrounds or computer simulations of flat surfaces seen under spatially uniform illumination. In this study measurements were made under more natural viewing conditions. Observers used a projection colorimeter to adjust the appearance of a test patch until it appeared achromatic. Observers made such achromatic settings under a variety of illuminants and when the test surface was viewed against a number of different backgrounds. An analysis of the achromatic settings reveals that observers show good color constancy when the illumination is varied. Changing the background surface against which the test patch is seen, on the other hand, has a relatively small effect on the achromatic loci. The results thus indicate that constancy is not achieved by a simple comparison between the test surface and its local surround.&quot;,&quot;container-title-short&quot;:&quot;&quot;},&quot;isTemporary&quot;:false,&quot;displayAs&quot;:&quot;composite&quot;,&quot;suppress-author&quot;:false,&quot;composite&quot;:true,&quot;author-only&quot;:false}]},{&quot;citationID&quot;:&quot;MENDELEY_CITATION_66aec4fd-4097-4319-9c1c-3055b19d084d&quot;,&quot;properties&quot;:{&quot;noteIndex&quot;:0,&quot;mode&quot;:&quot;composite&quot;},&quot;isEdited&quot;:false,&quot;manualOverride&quot;:{&quot;isManuallyOverridden&quot;:true,&quot;citeprocText&quot;:&quot;Olkkonen et al. (2008)&quot;,&quot;manualOverrideText&quot;:&quot;Olkkonen et al. (2008).&quot;},&quot;citationTag&quot;:&quot;MENDELEY_CITATION_v3_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&quot;,&quot;citationItems&quot;:[{&quot;id&quot;:&quot;f9f28aec-0390-3ad2-b7cc-c2106ba08eac&quot;,&quot;itemData&quot;:{&quot;type&quot;:&quot;article-journal&quot;,&quot;id&quot;:&quot;f9f28aec-0390-3ad2-b7cc-c2106ba08eac&quot;,&quot;title&quot;:&quot;Color appearance of familiar objects: Effects of object shape, texture, and illumination changes&quot;,&quot;author&quot;:[{&quot;family&quot;:&quot;Olkkonen&quot;,&quot;given&quot;:&quot;Maria&quot;,&quot;parse-names&quot;:false,&quot;dropping-particle&quot;:&quot;&quot;,&quot;non-dropping-particle&quot;:&quot;&quot;},{&quot;family&quot;:&quot;Hansen&quot;,&quot;given&quot;:&quot;Thorsten&quot;,&quot;parse-names&quot;:false,&quot;dropping-particle&quot;:&quot;&quot;,&quot;non-dropping-particle&quot;:&quot;&quot;},{&quot;family&quot;:&quot;Gegenfurtner&quot;,&quot;given&quot;:&quot;Karl R.&quot;,&quot;parse-names&quot;:false,&quot;dropping-particle&quot;:&quot;&quot;,&quot;non-dropping-particle&quot;:&quot;&quot;}],&quot;container-title&quot;:&quot;Journal of Vision&quot;,&quot;container-title-short&quot;:&quot;J Vis&quot;,&quot;DOI&quot;:&quot;10.1167/8.5.13&quot;,&quot;ISSN&quot;:&quot;15347362&quot;,&quot;PMID&quot;:&quot;18842084&quot;,&quot;issued&quot;:{&quot;date-parts&quot;:[[2008,5,26]]},&quot;abstract&quot;:&quot;People perceive roughly constant surface colors despite large changes in illumination. The familiarity of colors of some natural objects might help achieve this feat through direct modulation of the objects' color appearance. Research on memory colors and color appearance has yielded controversial results and due to the employed methods has often confounded perceptual with semantic effects. We studied the effect of memory colors on color appearance by presenting photographs of fruit on a monitor under various simulated illuminations and by asking observers to make either achromatic or typical color settings without placing demands on short-term memory or semantic processing. In a control condition, we presented photographs of 3D fruit shapes without texture and 2D outline shapes. We found that (1) achromatic settings for fruit were systematically biased away from the gray point toward the opposite direction of a fruit's memory color; (2) the strength of the effect depended on the degree of naturalness of the stimuli; and (3) the effect was evident under all tested illuminations, being strongest for illuminations whose chromaticity was closest to the stimulus chromaticity. We conclude that the visual identity of an object has a measurable effect on color perception, and that this effect is robust under illuminant changes, indicating its potential significance as an additional mechanism for color constancy. © ARVO.&quot;,&quot;issue&quot;:&quot;5&quot;,&quot;volume&quot;:&quot;8&quot;},&quot;isTemporary&quot;:false,&quot;displayAs&quot;:&quot;composite&quot;,&quot;suppress-author&quot;:false,&quot;composite&quot;:true,&quot;author-only&quot;:false}]},{&quot;citationID&quot;:&quot;MENDELEY_CITATION_9929a7a2-ec3f-4a07-bf17-ad18c85e7061&quot;,&quot;properties&quot;:{&quot;noteIndex&quot;:0},&quot;isEdited&quot;:false,&quot;manualOverride&quot;:{&quot;isManuallyOverridden&quot;:false,&quot;citeprocText&quot;:&quot;(Foster, 2011)&quot;,&quot;manualOverrideText&quot;:&quot;&quot;},&quot;citationTag&quot;:&quot;MENDELEY_CITATION_v3_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&quot;,&quot;citationItems&quot;:[{&quot;id&quot;:&quot;4c98694f-3e31-3114-96d3-36db959bd134&quot;,&quot;itemData&quot;:{&quot;type&quot;:&quot;article&quot;,&quot;id&quot;:&quot;4c98694f-3e31-3114-96d3-36db959bd134&quot;,&quot;title&quot;:&quot;Color constancy&quot;,&quot;author&quot;:[{&quot;family&quot;:&quot;Foster&quot;,&quot;given&quot;:&quot;David H.&quot;,&quot;parse-names&quot;:false,&quot;dropping-particle&quot;:&quot;&quot;,&quot;non-dropping-particle&quot;:&quot;&quot;}],&quot;container-title&quot;:&quot;Vision Research&quot;,&quot;container-title-short&quot;:&quot;Vision Res&quot;,&quot;DOI&quot;:&quot;10.1016/j.visres.2010.09.006&quot;,&quot;ISSN&quot;:&quot;00426989&quot;,&quot;PMID&quot;:&quot;20849875&quot;,&quot;issued&quot;:{&quot;date-parts&quot;:[[2011,4,13]]},&quot;page&quot;:&quot;674-700&quot;,&quot;abstract&quot;:&quot;A quarter of a century ago, the first systematic behavioral experiments were performed to clarify the nature of color constancy-the effect whereby the perceived color of a surface remains constant despite changes in the spectrum of the illumination. At about the same time, new models of color constancy appeared, along with physiological data on cortical mechanisms and photographic colorimetric measurements of natural scenes. Since then, as this review shows, there have been many advances. The theoretical requirements for constancy have been better delineated and the range of experimental techniques has been greatly expanded; novel invariant properties of images and a variety of neural mechanisms have been identified; and increasing recognition has been given to the relevance of natural surfaces and scenes as laboratory stimuli. Even so, there remain many theoretical and experimental challenges, not least to develop an account of color constancy that goes beyond deterministic and relatively simple laboratory stimuli and instead deals with the intrinsically variable nature of surfaces and illuminations present in the natural world. © 2010 Elsevier Ltd.&quot;,&quot;issue&quot;:&quot;7&quot;,&quot;volume&quot;:&quot;51&quot;},&quot;isTemporary&quot;:false,&quot;suppress-author&quot;:false,&quot;composite&quot;:false,&quot;author-only&quot;:false}]},{&quot;citationID&quot;:&quot;MENDELEY_CITATION_85bd4180-70d9-4b09-b861-c16288fee4cd&quot;,&quot;properties&quot;:{&quot;noteIndex&quot;:0},&quot;isEdited&quot;:false,&quot;manualOverride&quot;:{&quot;isManuallyOverridden&quot;:false,&quot;citeprocText&quot;:&quot;(Díaz-Barrancas et al., 2024)&quot;,&quot;manualOverrideText&quot;:&quot;&quot;},&quot;citationTag&quot;:&quot;MENDELEY_CITATION_v3_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&quot;,&quot;citationItems&quot;:[{&quot;id&quot;:&quot;e4548a45-1d55-3c63-a9c1-dbcb7e1087f1&quot;,&quot;itemData&quot;:{&quot;type&quot;:&quot;article-journal&quot;,&quot;id&quot;:&quot;e4548a45-1d55-3c63-a9c1-dbcb7e1087f1&quot;,&quot;title&quot;:&quot;High-Fidelity Color Characterization in Virtual Reality Across Head Mounted Displays, Game Engines, and Materials&quot;,&quot;author&quot;:[{&quot;family&quot;:&quot;Díaz-Barrancas&quot;,&quot;given&quot;:&quot;Francisco&quot;,&quot;parse-names&quot;:false,&quot;dropping-particle&quot;:&quot;&quot;,&quot;non-dropping-particle&quot;:&quot;&quot;},{&quot;family&quot;:&quot;Gil Rodriguez&quot;,&quot;given&quot;:&quot;Raquel&quot;,&quot;parse-names&quot;:false,&quot;dropping-particle&quot;:&quot;&quot;,&quot;non-dropping-particle&quot;:&quot;&quot;},{&quot;family&quot;:&quot;Bayer&quot;,&quot;given&quot;:&quot;Florian&quot;,&quot;parse-names&quot;:false,&quot;dropping-particle&quot;:&quot;&quot;,&quot;non-dropping-particle&quot;:&quot;&quot;},{&quot;family&quot;:&quot;Aizenman&quot;,&quot;given&quot;:&quot;Avi&quot;,&quot;parse-names&quot;:false,&quot;dropping-particle&quot;:&quot;&quot;,&quot;non-dropping-particle&quot;:&quot;&quot;},{&quot;family&quot;:&quot;Gegenfurtner&quot;,&quot;given&quot;:&quot;Karl&quot;,&quot;parse-names&quot;:false,&quot;dropping-particle&quot;:&quot;&quot;,&quot;non-dropping-particle&quot;:&quot;&quot;}],&quot;container-title&quot;:&quot;Optics Express&quot;,&quot;container-title-short&quot;:&quot;Opt Express&quot;,&quot;DOI&quot;:&quot;10.1364/oe.520168&quot;,&quot;issued&quot;:{&quot;date-parts&quot;:[[2024,5,1]]},&quot;publisher&quot;:&quot;Optica Publishing Group&quot;},&quot;isTemporary&quot;:false,&quot;suppress-author&quot;:false,&quot;composite&quot;:false,&quot;author-only&quot;:false}]},{&quot;citationID&quot;:&quot;MENDELEY_CITATION_e3d3b963-4312-425b-b15a-6a26866a9d8b&quot;,&quot;properties&quot;:{&quot;noteIndex&quot;:0,&quot;mode&quot;:&quot;composite&quot;},&quot;isEdited&quot;:false,&quot;manualOverride&quot;:{&quot;isManuallyOverridden&quot;:false,&quot;citeprocText&quot;:&quot;Gil Rodríguez et al. (2024)&quot;,&quot;manualOverrideText&quot;:&quot;&quot;},&quot;citationTag&quot;:&quot;MENDELEY_CITATION_v3_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&quot;,&quot;citationItems&quot;:[{&quot;id&quot;:&quot;062c33d6-3ed5-344c-83ca-95619f86b439&quot;,&quot;itemData&quot;:{&quot;type&quot;:&quot;article-journal&quot;,&quot;id&quot;:&quot;062c33d6-3ed5-344c-83ca-95619f86b439&quot;,&quot;title&quot;:&quot;Color constancy mechanisms in virtual reality environments&quot;,&quot;author&quot;:[{&quot;family&quot;:&quot;Gil Rodríguez&quot;,&quot;given&quot;:&quot;Raquel&quot;,&quot;parse-names&quot;:false,&quot;dropping-particle&quot;:&quot;&quot;,&quot;non-dropping-particle&quot;:&quot;&quot;},{&quot;family&quot;:&quot;Hedjar&quot;,&quot;given&quot;:&quot;Laysa&quot;,&quot;parse-names&quot;:false,&quot;dropping-particle&quot;:&quot;&quot;,&quot;non-dropping-particle&quot;:&quot;&quot;},{&quot;family&quot;:&quot;Toscani&quot;,&quot;given&quot;:&quot;Matteo&quot;,&quot;parse-names&quot;:false,&quot;dropping-particle&quot;:&quot;&quot;,&quot;non-dropping-particle&quot;:&quot;&quot;},{&quot;family&quot;:&quot;Guarnera&quot;,&quot;given&quot;:&quot;Dar'ya&quot;,&quot;parse-names&quot;:false,&quot;dropping-particle&quot;:&quot;&quot;,&quot;non-dropping-particle&quot;:&quot;&quot;},{&quot;family&quot;:&quot;Guarnera&quot;,&quot;given&quot;:&quot;Giuseppe Claudio&quot;,&quot;parse-names&quot;:false,&quot;dropping-particle&quot;:&quot;&quot;,&quot;non-dropping-particle&quot;:&quot;&quot;},{&quot;family&quot;:&quot;Gegenfurtner&quot;,&quot;given&quot;:&quot;Karl R.&quot;,&quot;parse-names&quot;:false,&quot;dropping-particle&quot;:&quot;&quot;,&quot;non-dropping-particle&quot;:&quot;&quot;}],&quot;container-title&quot;:&quot;Journal of Vision&quot;,&quot;container-title-short&quot;:&quot;J Vis&quot;,&quot;DOI&quot;:&quot;10.1167/JOV.24.5.6&quot;,&quot;ISSN&quot;:&quot;15347362&quot;,&quot;PMID&quot;:&quot;38727688&quot;,&quot;issued&quot;:{&quot;date-parts&quot;:[[2024]]},&quot;page&quot;:&quot;1-28&quot;,&quot;abstract&quot;:&quot;Prior research has demonstrated high levels of color constancy in real-world scenarios featuring single light sources, extensive fields of view, and prolonged adaptation periods. However, exploring the specific cues humans rely on becomes challenging, if not unfeasible, with actual objects and lighting conditions. To circumvent these obstacles, we employed virtual reality technology to craft immersive, realistic settings that can be manipulated in real time.We designed forest and office scenes illuminated by five colors. Participants selected a test object most resembling a previously shown achromatic reference. To study color constancy mechanisms, we modified scenes to neutralize three contributors: local surround (placing a uniform-colored leaf under test objects), maximum flux (keeping the brightest object constant), and spatial mean (maintaining a neutral average light reflectance), employing two methods for the latter: changing object reflectances or introducing new elements.We found that color constancy was high in conditions with all cues present, aligning with past research. However, removing individual cues led to varied impacts on constancy. Local surrounds significantly reduced performance, especially under green illumination, showing strong interaction between greenish light and rose-colored contexts. In contrast, the maximum flux mechanism barely affected performance, challenging assumptions used in white balancing algorithms. The spatial mean experiment showed disparate effects: Adding objects slightly impacted performance, while changing reflectances nearly eliminated constancy, suggesting human color constancy relies more on scene interpretation than pixel-based calculations.&quot;,&quot;publisher&quot;:&quot;Association for Research in Vision and Ophthalmology Inc.&quot;,&quot;issue&quot;:&quot;5&quot;,&quot;volume&quot;:&quot;24&quot;},&quot;isTemporary&quot;:false,&quot;displayAs&quot;:&quot;composite&quot;,&quot;suppress-author&quot;:false,&quot;composite&quot;:true,&quot;author-only&quot;:false}]},{&quot;citationID&quot;:&quot;MENDELEY_CITATION_a71ba472-636e-4885-8a0c-f17353c5a207&quot;,&quot;properties&quot;:{&quot;noteIndex&quot;:0,&quot;mode&quot;:&quot;composite&quot;},&quot;isEdited&quot;:false,&quot;manualOverride&quot;:{&quot;isManuallyOverridden&quot;:false,&quot;citeprocText&quot;:&quot;Murray et al. (2006)&quot;,&quot;manualOverrideText&quot;:&quot;&quot;},&quot;citationTag&quot;:&quot;MENDELEY_CITATION_v3_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&quot;,&quot;citationItems&quot;:[{&quot;displayAs&quot;:&quot;composite&quot;,&quot;label&quot;:&quot;page&quot;,&quot;id&quot;:&quot;358dc954-0234-3af2-9570-80823a8ff58f&quot;,&quot;itemData&quot;:{&quot;type&quot;:&quot;article-journal&quot;,&quot;id&quot;:&quot;358dc954-0234-3af2-9570-80823a8ff58f&quot;,&quot;title&quot;:&quot;Almost complete colour constancy achieved with full-field adaptation&quot;,&quot;author&quot;:[{&quot;family&quot;:&quot;Murray&quot;,&quot;given&quot;:&quot;I. J.&quot;,&quot;parse-names&quot;:false,&quot;dropping-particle&quot;:&quot;&quot;,&quot;non-dropping-particle&quot;:&quot;&quot;},{&quot;family&quot;:&quot;Daugirdiene&quot;,&quot;given&quot;:&quot;A.&quot;,&quot;parse-names&quot;:false,&quot;dropping-particle&quot;:&quot;&quot;,&quot;non-dropping-particle&quot;:&quot;&quot;},{&quot;family&quot;:&quot;Vaitkevicius&quot;,&quot;given&quot;:&quot;H.&quot;,&quot;parse-names&quot;:false,&quot;dropping-particle&quot;:&quot;&quot;,&quot;non-dropping-particle&quot;:&quot;&quot;},{&quot;family&quot;:&quot;Kulikowski&quot;,&quot;given&quot;:&quot;J. J.&quot;,&quot;parse-names&quot;:false,&quot;dropping-particle&quot;:&quot;&quot;,&quot;non-dropping-particle&quot;:&quot;&quot;},{&quot;family&quot;:&quot;Stanikunas&quot;,&quot;given&quot;:&quot;R.&quot;,&quot;parse-names&quot;:false,&quot;dropping-particle&quot;:&quot;&quot;,&quot;non-dropping-particle&quot;:&quot;&quot;}],&quot;container-title&quot;:&quot;Vision Research&quot;,&quot;DOI&quot;:&quot;10.1016/j.visres.2006.03.011&quot;,&quot;ISSN&quot;:&quot;00426989&quot;,&quot;PMID&quot;:&quot;16650450&quot;,&quot;issued&quot;:{&quot;date-parts&quot;:[[2006,10]]},&quot;page&quot;:&quot;3067-3078&quot;,&quot;abstract&quot;:&quot;A successive asymmetric colour-matching task was used to study the changes in colour appearance of simulated Munsell samples. Colour shifts were induced with two Planckian illuminants, standard illuminant A (u′ = 0.256, v′ = 0.524) and illuminant S (u′ = 0.174, v′ = 0.392). Measurements were conducted with a 20° field and a 120° field. Adaptation period varied from 1 to 30 s with the smaller field and from 1 to 60 s with the larger field. Colour shifts were specified in terms of a modified Brunswik ratio (BR). Higher values of BR were associated with longer adaptation periods but only when the larger background was used. Supplementary experiments showed that the changes in colour appearance were related to a slight shift in the perceived colour of the background. The timing of the colour shifts are modelled in terms of cone opponent responses. High values of BR correspond to almost complete von Kries adaptation in all three cone types. © 2006 Elsevier Ltd. All rights reserved.&quot;,&quot;issue&quot;:&quot;19&quot;,&quot;volume&quot;:&quot;46&quot;,&quot;container-title-short&quot;:&quot;Vision Res&quot;},&quot;isTemporary&quot;:false,&quot;suppress-author&quot;:false,&quot;composite&quot;:true,&quot;author-only&quot;:false}]},{&quot;citationID&quot;:&quot;MENDELEY_CITATION_25149c7d-afe2-4108-a622-19c8e33d1745&quot;,&quot;properties&quot;:{&quot;noteIndex&quot;:0,&quot;mode&quot;:&quot;composite&quot;},&quot;isEdited&quot;:false,&quot;manualOverride&quot;:{&quot;isManuallyOverridden&quot;:false,&quot;citeprocText&quot;:&quot;Hedrich et al. (2009)&quot;,&quot;manualOverrideText&quot;:&quot;&quot;},&quot;citationTag&quot;:&quot;MENDELEY_CITATION_v3_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&quot;,&quot;citationItems&quot;:[{&quot;id&quot;:&quot;f99889d4-406d-3ebb-ae53-d4fa854c5b1e&quot;,&quot;itemData&quot;:{&quot;type&quot;:&quot;article-journal&quot;,&quot;id&quot;:&quot;f99889d4-406d-3ebb-ae53-d4fa854c5b1e&quot;,&quot;title&quot;:&quot;Color constancy improves for real 3D objects&quot;,&quot;author&quot;:[{&quot;family&quot;:&quot;Hedrich&quot;,&quot;given&quot;:&quot;Monika&quot;,&quot;parse-names&quot;:false,&quot;dropping-particle&quot;:&quot;&quot;,&quot;non-dropping-particle&quot;:&quot;&quot;},{&quot;family&quot;:&quot;Bloj&quot;,&quot;given&quot;:&quot;Marina&quot;,&quot;parse-names&quot;:false,&quot;dropping-particle&quot;:&quot;&quot;,&quot;non-dropping-particle&quot;:&quot;&quot;},{&quot;family&quot;:&quot;Ruppertsberg&quot;,&quot;given&quot;:&quot;Alexa I.&quot;,&quot;parse-names&quot;:false,&quot;dropping-particle&quot;:&quot;&quot;,&quot;non-dropping-particle&quot;:&quot;&quot;}],&quot;container-title&quot;:&quot;Journal of Vision&quot;,&quot;DOI&quot;:&quot;10.1167/9.4.16&quot;,&quot;ISSN&quot;:&quot;15347362&quot;,&quot;PMID&quot;:&quot;19757925&quot;,&quot;issued&quot;:{&quot;date-parts&quot;:[[2009,4,22]]},&quot;abstract&quot;:&quot;In this study human color constancy was tested for two-dimensional (2D) and three-dimensional (3D) setups with real objects and lights. Four different illuminant changes, a natural selection task and a wide choice of target colors were used. We found that color constancy was better when the target color was learned as a 3D object in a cue-rich 3D scene than in a 2D setup. This improvement was independent of the target color and the illuminant change. We were not able to find any evidence that frequently experienced illuminant changes are better compensated for than unusual ones. Normalizing individual color constancy hit rates by the corresponding color memory hit rates yields a color constancy index, which is indicative of observers' true ability to compensate for illuminant changes. © ARVO.&quot;,&quot;publisher&quot;:&quot;Association for Research in Vision and Ophthalmology Inc.&quot;,&quot;issue&quot;:&quot;4&quot;,&quot;volume&quot;:&quot;9&quot;,&quot;container-title-short&quot;:&quot;J Vis&quot;},&quot;isTemporary&quot;:false,&quot;displayAs&quot;:&quot;composite&quot;,&quot;suppress-author&quot;:false,&quot;composite&quot;:true,&quot;author-only&quot;:false}]},{&quot;citationID&quot;:&quot;MENDELEY_CITATION_ae2d78e1-feda-417b-8ff3-340438c910d6&quot;,&quot;properties&quot;:{&quot;noteIndex&quot;:0,&quot;mode&quot;:&quot;composite&quot;},&quot;isEdited&quot;:false,&quot;manualOverride&quot;:{&quot;isManuallyOverridden&quot;:false,&quot;citeprocText&quot;:&quot;Yang &amp;#38; Shevell (2002)&quot;,&quot;manualOverrideText&quot;:&quot;&quot;},&quot;citationTag&quot;:&quot;MENDELEY_CITATION_v3_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&quot;,&quot;citationItems&quot;:[{&quot;id&quot;:&quot;b88297e2-4c15-3b26-b1d7-c47439db651d&quot;,&quot;itemData&quot;:{&quot;type&quot;:&quot;article-journal&quot;,&quot;id&quot;:&quot;b88297e2-4c15-3b26-b1d7-c47439db651d&quot;,&quot;title&quot;:&quot;Stereo disparity improves color constancy&quot;,&quot;author&quot;:[{&quot;family&quot;:&quot;Yang&quot;,&quot;given&quot;:&quot;Joong Nam&quot;,&quot;parse-names&quot;:false,&quot;dropping-particle&quot;:&quot;&quot;,&quot;non-dropping-particle&quot;:&quot;&quot;},{&quot;family&quot;:&quot;Shevell&quot;,&quot;given&quot;:&quot;Steven K&quot;,&quot;parse-names&quot;:false,&quot;dropping-particle&quot;:&quot;&quot;,&quot;non-dropping-particle&quot;:&quot;&quot;}],&quot;container-title&quot;:&quot;Vision Research&quot;,&quot;container-title-short&quot;:&quot;Vision Res&quot;,&quot;DOI&quot;:&quot;10.1016/S0042-6989(02)00098-6&quot;,&quot;ISSN&quot;:&quot;00426989&quot;,&quot;URL&quot;:&quot;https://linkinghub.elsevier.com/retrieve/pii/S0042698902000986&quot;,&quot;issued&quot;:{&quot;date-parts&quot;:[[2002,7]]},&quot;page&quot;:&quot;1979-1989&quot;,&quot;abstract&quot;:&quot;Binocular disparity is an aspect of natural viewing. This research investigates whether disparity affects surface color perception. Achromatic settings were obtained and compared for two stereograms of a scene with specular reflections, one stereogram with binocular disparity and one without it (cyclopean view). Binocular disparity was found to improve color constancy. Next, the geometry of specular highlights, which is distorted without binocular disparity, was specifically examined. Measurements compared color constancy with specular reflections that were either normal (with stereo disparity) or distorted (cyclopean view of the spe-cularities). No significant change in constancy was found due to the geometrical distortion of specular highlights that occurs without stereo disparity, suggesting that constancy depends on other features of the percept affected by disparity. The results are discussed in terms of illuminant estimation in surface color perception.&quot;,&quot;issue&quot;:&quot;16&quot;,&quot;volume&quot;:&quot;42&quot;},&quot;isTemporary&quot;:false,&quot;displayAs&quot;:&quot;composite&quot;,&quot;suppress-author&quot;:false,&quot;composite&quot;:true,&quot;author-only&quot;:false}]},{&quot;citationID&quot;:&quot;MENDELEY_CITATION_82bea6f9-fa77-4922-929e-b5f1d6e9537a&quot;,&quot;properties&quot;:{&quot;noteIndex&quot;:0,&quot;mode&quot;:&quot;composite&quot;},&quot;isEdited&quot;:false,&quot;manualOverride&quot;:{&quot;isManuallyOverridden&quot;:false,&quot;citeprocText&quot;:&quot;Gil Rodríguez et al. (2024)&quot;,&quot;manualOverrideText&quot;:&quot;&quot;},&quot;citationTag&quot;:&quot;MENDELEY_CITATION_v3_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&quot;,&quot;citationItems&quot;:[{&quot;displayAs&quot;:&quot;composite&quot;,&quot;label&quot;:&quot;page&quot;,&quot;id&quot;:&quot;062c33d6-3ed5-344c-83ca-95619f86b439&quot;,&quot;itemData&quot;:{&quot;type&quot;:&quot;article-journal&quot;,&quot;id&quot;:&quot;062c33d6-3ed5-344c-83ca-95619f86b439&quot;,&quot;title&quot;:&quot;Color constancy mechanisms in virtual reality environments&quot;,&quot;author&quot;:[{&quot;family&quot;:&quot;Gil Rodríguez&quot;,&quot;given&quot;:&quot;Raquel&quot;,&quot;parse-names&quot;:false,&quot;dropping-particle&quot;:&quot;&quot;,&quot;non-dropping-particle&quot;:&quot;&quot;},{&quot;family&quot;:&quot;Hedjar&quot;,&quot;given&quot;:&quot;Laysa&quot;,&quot;parse-names&quot;:false,&quot;dropping-particle&quot;:&quot;&quot;,&quot;non-dropping-particle&quot;:&quot;&quot;},{&quot;family&quot;:&quot;Toscani&quot;,&quot;given&quot;:&quot;Matteo&quot;,&quot;parse-names&quot;:false,&quot;dropping-particle&quot;:&quot;&quot;,&quot;non-dropping-particle&quot;:&quot;&quot;},{&quot;family&quot;:&quot;Guarnera&quot;,&quot;given&quot;:&quot;Dar'ya&quot;,&quot;parse-names&quot;:false,&quot;dropping-particle&quot;:&quot;&quot;,&quot;non-dropping-particle&quot;:&quot;&quot;},{&quot;family&quot;:&quot;Guarnera&quot;,&quot;given&quot;:&quot;Giuseppe Claudio&quot;,&quot;parse-names&quot;:false,&quot;dropping-particle&quot;:&quot;&quot;,&quot;non-dropping-particle&quot;:&quot;&quot;},{&quot;family&quot;:&quot;Gegenfurtner&quot;,&quot;given&quot;:&quot;Karl R.&quot;,&quot;parse-names&quot;:false,&quot;dropping-particle&quot;:&quot;&quot;,&quot;non-dropping-particle&quot;:&quot;&quot;}],&quot;container-title&quot;:&quot;Journal of Vision&quot;,&quot;DOI&quot;:&quot;10.1167/JOV.24.5.6&quot;,&quot;ISSN&quot;:&quot;15347362&quot;,&quot;PMID&quot;:&quot;38727688&quot;,&quot;issued&quot;:{&quot;date-parts&quot;:[[2024]]},&quot;page&quot;:&quot;1-28&quot;,&quot;abstract&quot;:&quot;Prior research has demonstrated high levels of color constancy in real-world scenarios featuring single light sources, extensive fields of view, and prolonged adaptation periods. However, exploring the specific cues humans rely on becomes challenging, if not unfeasible, with actual objects and lighting conditions. To circumvent these obstacles, we employed virtual reality technology to craft immersive, realistic settings that can be manipulated in real time.We designed forest and office scenes illuminated by five colors. Participants selected a test object most resembling a previously shown achromatic reference. To study color constancy mechanisms, we modified scenes to neutralize three contributors: local surround (placing a uniform-colored leaf under test objects), maximum flux (keeping the brightest object constant), and spatial mean (maintaining a neutral average light reflectance), employing two methods for the latter: changing object reflectances or introducing new elements.We found that color constancy was high in conditions with all cues present, aligning with past research. However, removing individual cues led to varied impacts on constancy. Local surrounds significantly reduced performance, especially under green illumination, showing strong interaction between greenish light and rose-colored contexts. In contrast, the maximum flux mechanism barely affected performance, challenging assumptions used in white balancing algorithms. The spatial mean experiment showed disparate effects: Adding objects slightly impacted performance, while changing reflectances nearly eliminated constancy, suggesting human color constancy relies more on scene interpretation than pixel-based calculations.&quot;,&quot;publisher&quot;:&quot;Association for Research in Vision and Ophthalmology Inc.&quot;,&quot;issue&quot;:&quot;5&quot;,&quot;volume&quot;:&quot;24&quot;,&quot;container-title-short&quot;:&quot;J Vis&quot;},&quot;isTemporary&quot;:false,&quot;suppress-author&quot;:false,&quot;composite&quot;:true,&quot;author-only&quot;:false}]},{&quot;citationID&quot;:&quot;MENDELEY_CITATION_9a607107-2442-4c49-a95b-e6e11efaa9f2&quot;,&quot;properties&quot;:{&quot;noteIndex&quot;:0,&quot;mode&quot;:&quot;composite&quot;},&quot;isEdited&quot;:false,&quot;manualOverride&quot;:{&quot;isManuallyOverridden&quot;:false,&quot;citeprocText&quot;:&quot;Patel et al. (2024)&quot;,&quot;manualOverrideText&quot;:&quot;&quot;},&quot;citationTag&quot;:&quot;MENDELEY_CITATION_v3_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&quot;,&quot;citationItems&quot;:[{&quot;id&quot;:&quot;4490a2d0-7595-38bf-82c4-1cb4ae4e51dc&quot;,&quot;itemData&quot;:{&quot;type&quot;:&quot;article&quot;,&quot;id&quot;:&quot;4490a2d0-7595-38bf-82c4-1cb4ae4e51dc&quot;,&quot;title&quot;:&quot;Lightness constancy in reality, in virtual reality, and on flat-panel displays&quot;,&quot;author&quot;:[{&quot;family&quot;:&quot;Patel&quot;,&quot;given&quot;:&quot;Khushbu Y.&quot;,&quot;parse-names&quot;:false,&quot;dropping-particle&quot;:&quot;&quot;,&quot;non-dropping-particle&quot;:&quot;&quot;},{&quot;family&quot;:&quot;Wilcox&quot;,&quot;given&quot;:&quot;Laurie M.&quot;,&quot;parse-names&quot;:false,&quot;dropping-particle&quot;:&quot;&quot;,&quot;non-dropping-particle&quot;:&quot;&quot;},{&quot;family&quot;:&quot;Maloney&quot;,&quot;given&quot;:&quot;Laurence T.&quot;,&quot;parse-names&quot;:false,&quot;dropping-particle&quot;:&quot;&quot;,&quot;non-dropping-particle&quot;:&quot;&quot;},{&quot;family&quot;:&quot;Ehinger&quot;,&quot;given&quot;:&quot;Krista A.&quot;,&quot;parse-names&quot;:false,&quot;dropping-particle&quot;:&quot;&quot;,&quot;non-dropping-particle&quot;:&quot;&quot;},{&quot;family&quot;:&quot;Patel&quot;,&quot;given&quot;:&quot;Jaykishan Y.&quot;,&quot;parse-names&quot;:false,&quot;dropping-particle&quot;:&quot;&quot;,&quot;non-dropping-particle&quot;:&quot;&quot;},{&quot;family&quot;:&quot;Wiedenmann&quot;,&quot;given&quot;:&quot;Emma&quot;,&quot;parse-names&quot;:false,&quot;dropping-particle&quot;:&quot;&quot;,&quot;non-dropping-particle&quot;:&quot;&quot;},{&quot;family&quot;:&quot;Murray&quot;,&quot;given&quot;:&quot;Richard F.&quot;,&quot;parse-names&quot;:false,&quot;dropping-particle&quot;:&quot;&quot;,&quot;non-dropping-particle&quot;:&quot;&quot;}],&quot;container-title&quot;:&quot;Behavior Research Methods&quot;,&quot;DOI&quot;:&quot;10.3758/s13428-024-02352-0&quot;,&quot;ISSN&quot;:&quot;15543528&quot;,&quot;PMID&quot;:&quot;38443726&quot;,&quot;issued&quot;:{&quot;date-parts&quot;:[[2024,9,1]]},&quot;page&quot;:&quot;6389-6407&quot;,&quot;abstract&quot;:&quot;Virtual reality (VR) displays are being used in an increasingly wide range of applications. However, previous work shows that viewers often perceive scene properties very differently in real and virtual environments and so realistic perception of virtual stimuli should always be a carefully tested conclusion, not an assumption. One important property for realistic scene perception is surface color. To evaluate how well virtual platforms support realistic perception of achromatic surface color, we assessed lightness constancy in a physical apparatus with real lights and surfaces, in a commercial VR headset, and on a traditional flat-panel display. We found that lightness constancy was good in all three environments, though significantly better in the real environment than on the flat-panel display. We also found that variability across observers was significantly greater in VR and on the flat-panel display than in the physical environment. We conclude that these discrepancies should be taken into account in applications where realistic perception is critical but also that in many cases VR can be used as a flexible alternative to flat-panel displays and a reasonable proxy for real environments.&quot;,&quot;publisher&quot;:&quot;Springer&quot;,&quot;issue&quot;:&quot;6&quot;,&quot;volume&quot;:&quot;56&quot;,&quot;container-title-short&quot;:&quot;Behav Res Methods&quot;},&quot;isTemporary&quot;:false,&quot;displayAs&quot;:&quot;composite&quot;,&quot;suppress-author&quot;:false,&quot;composite&quot;:true,&quot;author-only&quot;:false}]},{&quot;citationID&quot;:&quot;MENDELEY_CITATION_ba59d05e-4e33-455b-b8ef-b63e96168058&quot;,&quot;properties&quot;:{&quot;noteIndex&quot;:0,&quot;mode&quot;:&quot;composite&quot;},&quot;isEdited&quot;:false,&quot;manualOverride&quot;:{&quot;isManuallyOverridden&quot;:false,&quot;citeprocText&quot;:&quot;Kuriki et al. (2024)&quot;,&quot;manualOverrideText&quot;:&quot;&quot;},&quot;citationTag&quot;:&quot;MENDELEY_CITATION_v3_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&quot;,&quot;citationItems&quot;:[{&quot;id&quot;:&quot;8e6d3c28-41c2-3beb-8ec4-6f7f9cdfac9a&quot;,&quot;itemData&quot;:{&quot;type&quot;:&quot;article-journal&quot;,&quot;id&quot;:&quot;8e6d3c28-41c2-3beb-8ec4-6f7f9cdfac9a&quot;,&quot;title&quot;:&quot;The Reality of a Head-Mounted Display (HMD) Environment Tested via Lightness Perception&quot;,&quot;author&quot;:[{&quot;family&quot;:&quot;Kuriki&quot;,&quot;given&quot;:&quot;Ichiro&quot;,&quot;parse-names&quot;:false,&quot;dropping-particle&quot;:&quot;&quot;,&quot;non-dropping-particle&quot;:&quot;&quot;},{&quot;family&quot;:&quot;Sato&quot;,&quot;given&quot;:&quot;Kazuki&quot;,&quot;parse-names&quot;:false,&quot;dropping-particle&quot;:&quot;&quot;,&quot;non-dropping-particle&quot;:&quot;&quot;},{&quot;family&quot;:&quot;Shioiri&quot;,&quot;given&quot;:&quot;Satoshi&quot;,&quot;parse-names&quot;:false,&quot;dropping-particle&quot;:&quot;&quot;,&quot;non-dropping-particle&quot;:&quot;&quot;}],&quot;container-title&quot;:&quot;Journal of Imaging&quot;,&quot;DOI&quot;:&quot;10.3390/jimaging10020036&quot;,&quot;ISSN&quot;:&quot;2313433X&quot;,&quot;issued&quot;:{&quot;date-parts&quot;:[[2024,2,1]]},&quot;abstract&quot;:&quot;Head-mounted displays (HMDs) are becoming more and more popular as a device for displaying a virtual reality space, but how real are they? The present study attempted to quantitatively evaluate the degree of reality achieved with HMDs by using a perceptual phenomenon as a measure. Lightness constancy is an ability that is present in human visual perception, in which the perceived reflectance (i.e., the lightness) of objects appears to stay constant across illuminant changes. Studies on color/lightness constancy in humans have shown that the degree of constancy is high, in general, when real objects are used as stimuli. We asked participants to make lightness matches between two virtual environments with different illuminant intensities, as presented in an HMD. The participants’ matches showed a high degree of lightness constancy in the HMD; our results marked no less than 74.2% (84.8% at the maximum) in terms of the constancy index, whereas the average score on the computer screen was around 65%. The effect of head-tracking ability was confirmed by disabling that function, and the result showed a significant drop in the constancy index but that it was equally effective when the virtual environment was generated by replay motions. HMDs yield a realistic environment, with the extension of the visual scene being accompanied by head motions.&quot;,&quot;publisher&quot;:&quot;Multidisciplinary Digital Publishing Institute (MDPI)&quot;,&quot;issue&quot;:&quot;2&quot;,&quot;volume&quot;:&quot;10&quot;,&quot;container-title-short&quot;:&quot;J Imaging&quot;},&quot;isTemporary&quot;:false,&quot;displayAs&quot;:&quot;composite&quot;,&quot;suppress-author&quot;:false,&quot;composite&quot;:true,&quot;author-only&quot;:false}]},{&quot;citationID&quot;:&quot;MENDELEY_CITATION_4ff5f100-f72e-486e-b98a-3abd776497b1&quot;,&quot;properties&quot;:{&quot;noteIndex&quot;:0},&quot;isEdited&quot;:false,&quot;manualOverride&quot;:{&quot;isManuallyOverridden&quot;:false,&quot;citeprocText&quot;:&quot;(Brainard, 1998; Delahunt &amp;#38; Brainard, 2004; Gil Rodríguez et al., 2024; Gupta et al., 2020; Hansen et al., 2007; Hedrich et al., 2009)&quot;,&quot;manualOverrideText&quot;:&quot;&quot;},&quot;citationTag&quot;:&quot;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&quot;,&quot;citationItems&quot;:[{&quot;id&quot;:&quot;4a5489ca-e1c4-3245-a21f-ecf80116cbac&quot;,&quot;itemData&quot;:{&quot;type&quot;:&quot;report&quot;,&quot;id&quot;:&quot;4a5489ca-e1c4-3245-a21f-ecf80116cbac&quot;,&quot;title&quot;:&quot;Color constancy in the nearly natural image. 2. Achromatic loci&quot;,&quot;author&quot;:[{&quot;family&quot;:&quot;Brainard&quot;,&quot;given&quot;:&quot;David H&quot;,&quot;parse-names&quot;:false,&quot;dropping-particle&quot;:&quot;&quot;,&quot;non-dropping-particle&quot;:&quot;&quot;}],&quot;issued&quot;:{&quot;date-parts&quot;:[[1998]]},&quot;abstract&quot;:&quot;Most empirical work on color constancy is based on simple laboratory models of natural viewing conditions. These typically consist of spots seen against uniform backgrounds or computer simulations of flat surfaces seen under spatially uniform illumination. In this study measurements were made under more natural viewing conditions. Observers used a projection colorimeter to adjust the appearance of a test patch until it appeared achromatic. Observers made such achromatic settings under a variety of illuminants and when the test surface was viewed against a number of different backgrounds. An analysis of the achromatic settings reveals that observers show good color constancy when the illumination is varied. Changing the background surface against which the test patch is seen, on the other hand, has a relatively small effect on the achromatic loci. The results thus indicate that constancy is not achieved by a simple comparison between the test surface and its local surround.&quot;,&quot;container-title-short&quot;:&quot;&quot;},&quot;isTemporary&quot;:false,&quot;suppress-author&quot;:false,&quot;composite&quot;:false,&quot;author-only&quot;:false},{&quot;id&quot;:&quot;c290f651-6ab4-3911-b8b0-747ddb22883c&quot;,&quot;itemData&quot;:{&quot;type&quot;:&quot;article-journal&quot;,&quot;id&quot;:&quot;c290f651-6ab4-3911-b8b0-747ddb22883c&quot;,&quot;title&quot;:&quot;Does human color constancy incorporate the statistical regularity of natural daylight?&quot;,&quot;author&quot;:[{&quot;family&quot;:&quot;Delahunt&quot;,&quot;given&quot;:&quot;Peter B.&quot;,&quot;parse-names&quot;:false,&quot;dropping-particle&quot;:&quot;&quot;,&quot;non-dropping-particle&quot;:&quot;&quot;},{&quot;family&quot;:&quot;Brainard&quot;,&quot;given&quot;:&quot;David H.&quot;,&quot;parse-names&quot;:false,&quot;dropping-particle&quot;:&quot;&quot;,&quot;non-dropping-particle&quot;:&quot;&quot;}],&quot;container-title&quot;:&quot;Journal of Vision&quot;,&quot;container-title-short&quot;:&quot;J Vis&quot;,&quot;DOI&quot;:&quot;10.1167/4.2.1&quot;,&quot;ISSN&quot;:&quot;15347362&quot;,&quot;PMID&quot;:&quot;15005648&quot;,&quot;issued&quot;:{&quot;date-parts&quot;:[[2004,2,18]]},&quot;page&quot;:&quot;57-81&quot;,&quot;abstract&quot;:&quot;The chromaticities of natural daylights cluster around the blackbody locus. We investigated whether the mechanisms that mediate human color constancy embody this statistical regularity of the natural environment, so that constancy is best when the illuminant change is one likely to occur. Observers viewed scenes displayed on a CRT-based stereoscope and adjusted a test patch embedded in the scene until it appeared achromatic. Scenes were rendered using physics-based graphics software (RADIANCE) coupled with custom extensions that ensured colorimetric accuracy. Across conditions, both the simulated illuminant and the simulated reflectance of scene objects were varied. Achromatic settings from paired conditions were used to compute a constancy index (CI) that characterizes the stability of object appearance across the two illuminants of the pair. Constancy indices were measured for four illuminant changes from a Neutral illuminant (CIE D65). Two of these changes (Blue and Yellow) were consistent with the statistics of daylight, whereas two (Green and Red) were not. The results indicate that constancy was least across the Red change, as one would expect for the statistics of natural daylight. Constancy for the Green direction, however, exceeded that for the Yellow illuminant change and was comparable to that for the Blue. This result is difficult to reconcile with the hypothesis that mechanisms of human constancy incorporate the statistics of daylights. Some possible reasons for the discrepancy are discussed. © 2004 ARVO.&quot;,&quot;issue&quot;:&quot;2&quot;,&quot;volume&quot;:&quot;4&quot;},&quot;isTemporary&quot;:false},{&quot;id&quot;:&quot;f99889d4-406d-3ebb-ae53-d4fa854c5b1e&quot;,&quot;itemData&quot;:{&quot;type&quot;:&quot;article-journal&quot;,&quot;id&quot;:&quot;f99889d4-406d-3ebb-ae53-d4fa854c5b1e&quot;,&quot;title&quot;:&quot;Color constancy improves for real 3D objects&quot;,&quot;author&quot;:[{&quot;family&quot;:&quot;Hedrich&quot;,&quot;given&quot;:&quot;Monika&quot;,&quot;parse-names&quot;:false,&quot;dropping-particle&quot;:&quot;&quot;,&quot;non-dropping-particle&quot;:&quot;&quot;},{&quot;family&quot;:&quot;Bloj&quot;,&quot;given&quot;:&quot;Marina&quot;,&quot;parse-names&quot;:false,&quot;dropping-particle&quot;:&quot;&quot;,&quot;non-dropping-particle&quot;:&quot;&quot;},{&quot;family&quot;:&quot;Ruppertsberg&quot;,&quot;given&quot;:&quot;Alexa I.&quot;,&quot;parse-names&quot;:false,&quot;dropping-particle&quot;:&quot;&quot;,&quot;non-dropping-particle&quot;:&quot;&quot;}],&quot;container-title&quot;:&quot;Journal of Vision&quot;,&quot;container-title-short&quot;:&quot;J Vis&quot;,&quot;DOI&quot;:&quot;10.1167/9.4.16&quot;,&quot;ISSN&quot;:&quot;15347362&quot;,&quot;PMID&quot;:&quot;19757925&quot;,&quot;issued&quot;:{&quot;date-parts&quot;:[[2009,4,22]]},&quot;abstract&quot;:&quot;In this study human color constancy was tested for two-dimensional (2D) and three-dimensional (3D) setups with real objects and lights. Four different illuminant changes, a natural selection task and a wide choice of target colors were used. We found that color constancy was better when the target color was learned as a 3D object in a cue-rich 3D scene than in a 2D setup. This improvement was independent of the target color and the illuminant change. We were not able to find any evidence that frequently experienced illuminant changes are better compensated for than unusual ones. Normalizing individual color constancy hit rates by the corresponding color memory hit rates yields a color constancy index, which is indicative of observers' true ability to compensate for illuminant changes. © ARVO.&quot;,&quot;publisher&quot;:&quot;Association for Research in Vision and Ophthalmology Inc.&quot;,&quot;issue&quot;:&quot;4&quot;,&quot;volume&quot;:&quot;9&quot;},&quot;isTemporary&quot;:false},{&quot;id&quot;:&quot;6eaa60f0-33f9-3a57-bf34-dabb38173a8b&quot;,&quot;itemData&quot;:{&quot;type&quot;:&quot;article-journal&quot;,&quot;id&quot;:&quot;6eaa60f0-33f9-3a57-bf34-dabb38173a8b&quot;,&quot;title&quot;:&quot;Effects of spatial and temporal context on color categories and color constancy&quot;,&quot;author&quot;:[{&quot;family&quot;:&quot;Hansen&quot;,&quot;given&quot;:&quot;Thorsten&quot;,&quot;parse-names&quot;:false,&quot;dropping-particle&quot;:&quot;&quot;,&quot;non-dropping-particle&quot;:&quot;&quot;},{&quot;family&quot;:&quot;Walter&quot;,&quot;given&quot;:&quot;Sebastian&quot;,&quot;parse-names&quot;:false,&quot;dropping-particle&quot;:&quot;&quot;,&quot;non-dropping-particle&quot;:&quot;&quot;},{&quot;family&quot;:&quot;Gegenfurtner&quot;,&quot;given&quot;:&quot;Karl R.&quot;,&quot;parse-names&quot;:false,&quot;dropping-particle&quot;:&quot;&quot;,&quot;non-dropping-particle&quot;:&quot;&quot;}],&quot;container-title&quot;:&quot;Journal of Vision&quot;,&quot;container-title-short&quot;:&quot;J Vis&quot;,&quot;DOI&quot;:&quot;10.1167/7.4.2&quot;,&quot;ISSN&quot;:&quot;15347362&quot;,&quot;PMID&quot;:&quot;17461686&quot;,&quot;issued&quot;:{&quot;date-parts&quot;:[[2007,3,8]]},&quot;abstract&quot;:&quot;Color constancy is the ability to assign a constant color to an object independent of changes in illumination. Color constancy is achieved by taking context information into account. Previous approaches that have used matching paradigms to quantify color constancy found degrees of constancy between 20% and 80%. Here, we studied color constancy in a color-naming task under different conditions of surround illumination and patch size. Observers categorized more than 400 patches for each illumination condition. This allows one to overcome inherent limitations in color naming and to study the changes in color categories under illumination changes. When small central test patches with a full context illumination were categorized, observers followed the illumination shift almost completely, showing a high degree of constancy (99%). Reducing the available context information or increasing the patch size decreased the degree of constancy to about 50%. Moderate degrees of constancy (66%) occurred even when the test patches were never viewed simultaneously but only in temporal alternation with the illumination. Boundaries between color categories were largely stable within and across observers under neutral illumination. Under changing illumination, there were small but systematic variations in the color category boundaries. Color category boundaries tended to rotate away from the illumination color. This variation was largest under full context conditions where highest degrees of color constancy were obtained. © 2007 ARVO.&quot;,&quot;issue&quot;:&quot;4&quot;,&quot;volume&quot;:&quot;7&quot;},&quot;isTemporary&quot;:false},{&quot;id&quot;:&quot;062c33d6-3ed5-344c-83ca-95619f86b439&quot;,&quot;itemData&quot;:{&quot;type&quot;:&quot;article-journal&quot;,&quot;id&quot;:&quot;062c33d6-3ed5-344c-83ca-95619f86b439&quot;,&quot;title&quot;:&quot;Color constancy mechanisms in virtual reality environments&quot;,&quot;author&quot;:[{&quot;family&quot;:&quot;Gil Rodríguez&quot;,&quot;given&quot;:&quot;Raquel&quot;,&quot;parse-names&quot;:false,&quot;dropping-particle&quot;:&quot;&quot;,&quot;non-dropping-particle&quot;:&quot;&quot;},{&quot;family&quot;:&quot;Hedjar&quot;,&quot;given&quot;:&quot;Laysa&quot;,&quot;parse-names&quot;:false,&quot;dropping-particle&quot;:&quot;&quot;,&quot;non-dropping-particle&quot;:&quot;&quot;},{&quot;family&quot;:&quot;Toscani&quot;,&quot;given&quot;:&quot;Matteo&quot;,&quot;parse-names&quot;:false,&quot;dropping-particle&quot;:&quot;&quot;,&quot;non-dropping-particle&quot;:&quot;&quot;},{&quot;family&quot;:&quot;Guarnera&quot;,&quot;given&quot;:&quot;Dar'ya&quot;,&quot;parse-names&quot;:false,&quot;dropping-particle&quot;:&quot;&quot;,&quot;non-dropping-particle&quot;:&quot;&quot;},{&quot;family&quot;:&quot;Guarnera&quot;,&quot;given&quot;:&quot;Giuseppe Claudio&quot;,&quot;parse-names&quot;:false,&quot;dropping-particle&quot;:&quot;&quot;,&quot;non-dropping-particle&quot;:&quot;&quot;},{&quot;family&quot;:&quot;Gegenfurtner&quot;,&quot;given&quot;:&quot;Karl R.&quot;,&quot;parse-names&quot;:false,&quot;dropping-particle&quot;:&quot;&quot;,&quot;non-dropping-particle&quot;:&quot;&quot;}],&quot;container-title&quot;:&quot;Journal of Vision&quot;,&quot;container-title-short&quot;:&quot;J Vis&quot;,&quot;DOI&quot;:&quot;10.1167/JOV.24.5.6&quot;,&quot;ISSN&quot;:&quot;15347362&quot;,&quot;PMID&quot;:&quot;38727688&quot;,&quot;issued&quot;:{&quot;date-parts&quot;:[[2024]]},&quot;page&quot;:&quot;1-28&quot;,&quot;abstract&quot;:&quot;Prior research has demonstrated high levels of color constancy in real-world scenarios featuring single light sources, extensive fields of view, and prolonged adaptation periods. However, exploring the specific cues humans rely on becomes challenging, if not unfeasible, with actual objects and lighting conditions. To circumvent these obstacles, we employed virtual reality technology to craft immersive, realistic settings that can be manipulated in real time.We designed forest and office scenes illuminated by five colors. Participants selected a test object most resembling a previously shown achromatic reference. To study color constancy mechanisms, we modified scenes to neutralize three contributors: local surround (placing a uniform-colored leaf under test objects), maximum flux (keeping the brightest object constant), and spatial mean (maintaining a neutral average light reflectance), employing two methods for the latter: changing object reflectances or introducing new elements.We found that color constancy was high in conditions with all cues present, aligning with past research. However, removing individual cues led to varied impacts on constancy. Local surrounds significantly reduced performance, especially under green illumination, showing strong interaction between greenish light and rose-colored contexts. In contrast, the maximum flux mechanism barely affected performance, challenging assumptions used in white balancing algorithms. The spatial mean experiment showed disparate effects: Adding objects slightly impacted performance, while changing reflectances nearly eliminated constancy, suggesting human color constancy relies more on scene interpretation than pixel-based calculations.&quot;,&quot;publisher&quot;:&quot;Association for Research in Vision and Ophthalmology Inc.&quot;,&quot;issue&quot;:&quot;5&quot;,&quot;volume&quot;:&quot;24&quot;},&quot;isTemporary&quot;:false},{&quot;id&quot;:&quot;e12fda22-87d1-33b9-b124-6ffab4aa2fea&quot;,&quot;itemData&quot;:{&quot;type&quot;:&quot;article-journal&quot;,&quot;id&quot;:&quot;e12fda22-87d1-33b9-b124-6ffab4aa2fea&quot;,&quot;title&quot;:&quot;The time course of chromatic adaptation under immersive illumination&quot;,&quot;author&quot;:[{&quot;family&quot;:&quot;Gupta&quot;,&quot;given&quot;:&quot;Gaurav&quot;,&quot;parse-names&quot;:false,&quot;dropping-particle&quot;:&quot;&quot;,&quot;non-dropping-particle&quot;:&quot;&quot;},{&quot;family&quot;:&quot;Gross&quot;,&quot;given&quot;:&quot;Naomi&quot;,&quot;parse-names&quot;:false,&quot;dropping-particle&quot;:&quot;&quot;,&quot;non-dropping-particle&quot;:&quot;&quot;},{&quot;family&quot;:&quot;Pastilha&quot;,&quot;given&quot;:&quot;Ruben&quot;,&quot;parse-names&quot;:false,&quot;dropping-particle&quot;:&quot;&quot;,&quot;non-dropping-particle&quot;:&quot;&quot;},{&quot;family&quot;:&quot;Hulbert&quot;,&quot;given&quot;:&quot;Anya&quot;,&quot;parse-names&quot;:false,&quot;dropping-particle&quot;:&quot;&quot;,&quot;non-dropping-particle&quot;:&quot;&quot;}],&quot;DOI&quot;:&quot;10.1101/2020.03.10.984567&quot;,&quot;URL&quot;:&quot;https://doi.org/10.1101/2020.03.10.984567&quot;,&quot;issued&quot;:{&quot;date-parts&quot;:[[2020]]},&quot;abstract&quot;:&quot;Chromatic adaptation is a major contributory mechanism to constancy, yet its extent depends on many factors-spectral, spatial and temporal-which vary between studies and hence may contribute to differences in reported constancy indices. Here, we use the achromatic adjustment method to characterise the temporal progression of chromatic adaptation under a wide range of illuminations in an immersive environment. We control both the spectral properties of the illumination at the eye and the spatial context of the adjusted surface, to disentangle global adaptation from local contrast effects. We measure the timecourse of chromatic adaptation by assessing achromatic adjustments in 6 discrete time slots over 340 seconds. We find that the change over time of the adaptation state, proximally indicated by colour constancy indices (quantified by the relative closeness of the perceptual whitepoint to the test illumination chro-maticity), (a) can be modelled by a proportional rate growth function, typically requiring more than 5 minutes to stabilise; (b) depends on the contrast between the test surface and its background , specifically increasing with decreasing test-background contrast; and (c) is generally similar in both extent and rate for different test illumination chromaticities. Adaptation progression does not differ significantly between illuminations on or off the daylight locus. Our results highlight the importance of considering exposure duration and stimulus configuration, as well as the distance between the pre-adaptation (reference) and test illumination chromaticities, when using achromatic adjustment as a measure of colour constancy.&quot;,&quot;container-title-short&quot;:&quot;&quot;},&quot;isTemporary&quot;:false}]},{&quot;citationID&quot;:&quot;MENDELEY_CITATION_98f0f1cc-4d60-47a5-b2df-6496feab0ab2&quot;,&quot;properties&quot;:{&quot;noteIndex&quot;:0,&quot;mode&quot;:&quot;composite&quot;},&quot;isEdited&quot;:false,&quot;manualOverride&quot;:{&quot;isManuallyOverridden&quot;:false,&quot;citeprocText&quot;:&quot;Gil Rodríguez et al. (2024)&quot;,&quot;manualOverrideText&quot;:&quot;&quot;},&quot;citationTag&quot;:&quot;MENDELEY_CITATION_v3_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&quot;,&quot;citationItems&quot;:[{&quot;id&quot;:&quot;062c33d6-3ed5-344c-83ca-95619f86b439&quot;,&quot;itemData&quot;:{&quot;type&quot;:&quot;article-journal&quot;,&quot;id&quot;:&quot;062c33d6-3ed5-344c-83ca-95619f86b439&quot;,&quot;title&quot;:&quot;Color constancy mechanisms in virtual reality environments&quot;,&quot;author&quot;:[{&quot;family&quot;:&quot;Gil Rodríguez&quot;,&quot;given&quot;:&quot;Raquel&quot;,&quot;parse-names&quot;:false,&quot;dropping-particle&quot;:&quot;&quot;,&quot;non-dropping-particle&quot;:&quot;&quot;},{&quot;family&quot;:&quot;Hedjar&quot;,&quot;given&quot;:&quot;Laysa&quot;,&quot;parse-names&quot;:false,&quot;dropping-particle&quot;:&quot;&quot;,&quot;non-dropping-particle&quot;:&quot;&quot;},{&quot;family&quot;:&quot;Toscani&quot;,&quot;given&quot;:&quot;Matteo&quot;,&quot;parse-names&quot;:false,&quot;dropping-particle&quot;:&quot;&quot;,&quot;non-dropping-particle&quot;:&quot;&quot;},{&quot;family&quot;:&quot;Guarnera&quot;,&quot;given&quot;:&quot;Dar'ya&quot;,&quot;parse-names&quot;:false,&quot;dropping-particle&quot;:&quot;&quot;,&quot;non-dropping-particle&quot;:&quot;&quot;},{&quot;family&quot;:&quot;Guarnera&quot;,&quot;given&quot;:&quot;Giuseppe Claudio&quot;,&quot;parse-names&quot;:false,&quot;dropping-particle&quot;:&quot;&quot;,&quot;non-dropping-particle&quot;:&quot;&quot;},{&quot;family&quot;:&quot;Gegenfurtner&quot;,&quot;given&quot;:&quot;Karl R.&quot;,&quot;parse-names&quot;:false,&quot;dropping-particle&quot;:&quot;&quot;,&quot;non-dropping-particle&quot;:&quot;&quot;}],&quot;container-title&quot;:&quot;Journal of Vision&quot;,&quot;DOI&quot;:&quot;10.1167/JOV.24.5.6&quot;,&quot;ISSN&quot;:&quot;15347362&quot;,&quot;PMID&quot;:&quot;38727688&quot;,&quot;issued&quot;:{&quot;date-parts&quot;:[[2024]]},&quot;page&quot;:&quot;1-28&quot;,&quot;abstract&quot;:&quot;Prior research has demonstrated high levels of color constancy in real-world scenarios featuring single light sources, extensive fields of view, and prolonged adaptation periods. However, exploring the specific cues humans rely on becomes challenging, if not unfeasible, with actual objects and lighting conditions. To circumvent these obstacles, we employed virtual reality technology to craft immersive, realistic settings that can be manipulated in real time.We designed forest and office scenes illuminated by five colors. Participants selected a test object most resembling a previously shown achromatic reference. To study color constancy mechanisms, we modified scenes to neutralize three contributors: local surround (placing a uniform-colored leaf under test objects), maximum flux (keeping the brightest object constant), and spatial mean (maintaining a neutral average light reflectance), employing two methods for the latter: changing object reflectances or introducing new elements.We found that color constancy was high in conditions with all cues present, aligning with past research. However, removing individual cues led to varied impacts on constancy. Local surrounds significantly reduced performance, especially under green illumination, showing strong interaction between greenish light and rose-colored contexts. In contrast, the maximum flux mechanism barely affected performance, challenging assumptions used in white balancing algorithms. The spatial mean experiment showed disparate effects: Adding objects slightly impacted performance, while changing reflectances nearly eliminated constancy, suggesting human color constancy relies more on scene interpretation than pixel-based calculations.&quot;,&quot;publisher&quot;:&quot;Association for Research in Vision and Ophthalmology Inc.&quot;,&quot;issue&quot;:&quot;5&quot;,&quot;volume&quot;:&quot;24&quot;,&quot;container-title-short&quot;:&quot;J Vis&quot;},&quot;isTemporary&quot;:false,&quot;displayAs&quot;:&quot;composite&quot;,&quot;suppress-author&quot;:false,&quot;composite&quot;:true,&quot;author-only&quot;:false}]},{&quot;citationID&quot;:&quot;MENDELEY_CITATION_bc7ebe31-4436-42cf-aa32-2cfdbbf212ca&quot;,&quot;properties&quot;:{&quot;noteIndex&quot;:0,&quot;mode&quot;:&quot;composite&quot;},&quot;isEdited&quot;:false,&quot;manualOverride&quot;:{&quot;isManuallyOverridden&quot;:false,&quot;citeprocText&quot;:&quot;Delahunt &amp;#38; Brainard (2004)&quot;,&quot;manualOverrideText&quot;:&quot;&quot;},&quot;citationTag&quot;:&quot;MENDELEY_CITATION_v3_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&quot;,&quot;citationItems&quot;:[{&quot;id&quot;:&quot;c290f651-6ab4-3911-b8b0-747ddb22883c&quot;,&quot;itemData&quot;:{&quot;type&quot;:&quot;article-journal&quot;,&quot;id&quot;:&quot;c290f651-6ab4-3911-b8b0-747ddb22883c&quot;,&quot;title&quot;:&quot;Does human color constancy incorporate the statistical regularity of natural daylight?&quot;,&quot;author&quot;:[{&quot;family&quot;:&quot;Delahunt&quot;,&quot;given&quot;:&quot;Peter B.&quot;,&quot;parse-names&quot;:false,&quot;dropping-particle&quot;:&quot;&quot;,&quot;non-dropping-particle&quot;:&quot;&quot;},{&quot;family&quot;:&quot;Brainard&quot;,&quot;given&quot;:&quot;David H.&quot;,&quot;parse-names&quot;:false,&quot;dropping-particle&quot;:&quot;&quot;,&quot;non-dropping-particle&quot;:&quot;&quot;}],&quot;container-title&quot;:&quot;Journal of Vision&quot;,&quot;DOI&quot;:&quot;10.1167/4.2.1&quot;,&quot;ISSN&quot;:&quot;15347362&quot;,&quot;PMID&quot;:&quot;15005648&quot;,&quot;issued&quot;:{&quot;date-parts&quot;:[[2004,2,18]]},&quot;page&quot;:&quot;57-81&quot;,&quot;abstract&quot;:&quot;The chromaticities of natural daylights cluster around the blackbody locus. We investigated whether the mechanisms that mediate human color constancy embody this statistical regularity of the natural environment, so that constancy is best when the illuminant change is one likely to occur. Observers viewed scenes displayed on a CRT-based stereoscope and adjusted a test patch embedded in the scene until it appeared achromatic. Scenes were rendered using physics-based graphics software (RADIANCE) coupled with custom extensions that ensured colorimetric accuracy. Across conditions, both the simulated illuminant and the simulated reflectance of scene objects were varied. Achromatic settings from paired conditions were used to compute a constancy index (CI) that characterizes the stability of object appearance across the two illuminants of the pair. Constancy indices were measured for four illuminant changes from a Neutral illuminant (CIE D65). Two of these changes (Blue and Yellow) were consistent with the statistics of daylight, whereas two (Green and Red) were not. The results indicate that constancy was least across the Red change, as one would expect for the statistics of natural daylight. Constancy for the Green direction, however, exceeded that for the Yellow illuminant change and was comparable to that for the Blue. This result is difficult to reconcile with the hypothesis that mechanisms of human constancy incorporate the statistics of daylights. Some possible reasons for the discrepancy are discussed. © 2004 ARVO.&quot;,&quot;issue&quot;:&quot;2&quot;,&quot;volume&quot;:&quot;4&quot;,&quot;container-title-short&quot;:&quot;J Vis&quot;},&quot;isTemporary&quot;:false,&quot;displayAs&quot;:&quot;composite&quot;,&quot;suppress-author&quot;:false,&quot;composite&quot;:true,&quot;author-only&quot;:false}]},{&quot;citationID&quot;:&quot;MENDELEY_CITATION_a79d6de8-e43e-4d3d-8cfe-6fb786bb2b71&quot;,&quot;properties&quot;:{&quot;noteIndex&quot;:0,&quot;mode&quot;:&quot;composite&quot;},&quot;isEdited&quot;:false,&quot;manualOverride&quot;:{&quot;isManuallyOverridden&quot;:false,&quot;citeprocText&quot;:&quot;Brainard (1998)&quot;,&quot;manualOverrideText&quot;:&quot;&quot;},&quot;citationTag&quot;:&quot;MENDELEY_CITATION_v3_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&quot;,&quot;citationItems&quot;:[{&quot;id&quot;:&quot;4a5489ca-e1c4-3245-a21f-ecf80116cbac&quot;,&quot;itemData&quot;:{&quot;type&quot;:&quot;report&quot;,&quot;id&quot;:&quot;4a5489ca-e1c4-3245-a21f-ecf80116cbac&quot;,&quot;title&quot;:&quot;Color constancy in the nearly natural image. 2. Achromatic loci&quot;,&quot;author&quot;:[{&quot;family&quot;:&quot;Brainard&quot;,&quot;given&quot;:&quot;David H&quot;,&quot;parse-names&quot;:false,&quot;dropping-particle&quot;:&quot;&quot;,&quot;non-dropping-particle&quot;:&quot;&quot;}],&quot;issued&quot;:{&quot;date-parts&quot;:[[1998]]},&quot;abstract&quot;:&quot;Most empirical work on color constancy is based on simple laboratory models of natural viewing conditions. These typically consist of spots seen against uniform backgrounds or computer simulations of flat surfaces seen under spatially uniform illumination. In this study measurements were made under more natural viewing conditions. Observers used a projection colorimeter to adjust the appearance of a test patch until it appeared achromatic. Observers made such achromatic settings under a variety of illuminants and when the test surface was viewed against a number of different backgrounds. An analysis of the achromatic settings reveals that observers show good color constancy when the illumination is varied. Changing the background surface against which the test patch is seen, on the other hand, has a relatively small effect on the achromatic loci. The results thus indicate that constancy is not achieved by a simple comparison between the test surface and its local surround.&quot;,&quot;container-title-short&quot;:&quot;&quot;},&quot;isTemporary&quot;:false,&quot;displayAs&quot;:&quot;composite&quot;,&quot;suppress-author&quot;:false,&quot;composite&quot;:true,&quot;author-only&quot;:false}]},{&quot;citationID&quot;:&quot;MENDELEY_CITATION_2908d9b4-e0dd-47e7-b9b6-3cb48d378b25&quot;,&quot;properties&quot;:{&quot;noteIndex&quot;:0,&quot;mode&quot;:&quot;composite&quot;},&quot;isEdited&quot;:false,&quot;manualOverride&quot;:{&quot;isManuallyOverridden&quot;:false,&quot;citeprocText&quot;:&quot;Kraft &amp;#38; Brainard (1999)&quot;,&quot;manualOverrideText&quot;:&quot;&quot;},&quot;citationTag&quot;:&quot;MENDELEY_CITATION_v3_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&quot;,&quot;citationItems&quot;:[{&quot;id&quot;:&quot;f41bfc49-4692-399f-8676-0bcfc38cd6b4&quot;,&quot;itemData&quot;:{&quot;type&quot;:&quot;report&quot;,&quot;id&quot;:&quot;f41bfc49-4692-399f-8676-0bcfc38cd6b4&quot;,&quot;title&quot;:&quot;Mechanisms of color constancy under nearly natural viewing&quot;,&quot;author&quot;:[{&quot;family&quot;:&quot;Kraft&quot;,&quot;given&quot;:&quot;J M&quot;,&quot;parse-names&quot;:false,&quot;dropping-particle&quot;:&quot;&quot;,&quot;non-dropping-particle&quot;:&quot;&quot;},{&quot;family&quot;:&quot;Brainard&quot;,&quot;given&quot;:&quot;D H&quot;,&quot;parse-names&quot;:false,&quot;dropping-particle&quot;:&quot;&quot;,&quot;non-dropping-particle&quot;:&quot;&quot;}],&quot;URL&quot;:&quot;www.pnas.org.&quot;,&quot;issued&quot;:{&quot;date-parts&quot;:[[1999]]},&quot;number-of-pages&quot;:&quot;307-312&quot;,&quot;abstract&quot;:&quot;Color constancy is our ability to perceive constant surface colors despite changes in illumination. Although color constancy has been studied extensively, its mechanisms are still largely unknown. Three classic hypotheses are that constancy is mediated by local adaptation, by adaptation to the spatial mean of the image, or by adaptation to the most intense image region. We measure color constancy under nearly natural viewing conditions, by using a design that allows us to test these three hypotheses directly. By suitable stimulus manipulation, we are able to titrate the degree of constancy between 11% and 83%, indicating that we have achieved good laboratory control. Our results rule out all three classic hypotheses and thus suggest that there is more to constancy than can be easily explained by the action of simple visual mechanisms.&quot;,&quot;volume&quot;:&quot;96&quot;,&quot;container-title-short&quot;:&quot;&quot;},&quot;isTemporary&quot;:false,&quot;displayAs&quot;:&quot;composite&quot;,&quot;suppress-author&quot;:false,&quot;composite&quot;:true,&quot;author-only&quot;:false}]},{&quot;citationID&quot;:&quot;MENDELEY_CITATION_313881de-4020-47b2-a87c-81e40a7590cb&quot;,&quot;properties&quot;:{&quot;noteIndex&quot;:0,&quot;mode&quot;:&quot;composite&quot;},&quot;isEdited&quot;:false,&quot;manualOverride&quot;:{&quot;isManuallyOverridden&quot;:false,&quot;citeprocText&quot;:&quot;Patel et al. (2024)&quot;,&quot;manualOverrideText&quot;:&quot;&quot;},&quot;citationTag&quot;:&quot;MENDELEY_CITATION_v3_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&quot;,&quot;citationItems&quot;:[{&quot;id&quot;:&quot;4490a2d0-7595-38bf-82c4-1cb4ae4e51dc&quot;,&quot;itemData&quot;:{&quot;type&quot;:&quot;article&quot;,&quot;id&quot;:&quot;4490a2d0-7595-38bf-82c4-1cb4ae4e51dc&quot;,&quot;title&quot;:&quot;Lightness constancy in reality, in virtual reality, and on flat-panel displays&quot;,&quot;author&quot;:[{&quot;family&quot;:&quot;Patel&quot;,&quot;given&quot;:&quot;Khushbu Y.&quot;,&quot;parse-names&quot;:false,&quot;dropping-particle&quot;:&quot;&quot;,&quot;non-dropping-particle&quot;:&quot;&quot;},{&quot;family&quot;:&quot;Wilcox&quot;,&quot;given&quot;:&quot;Laurie M.&quot;,&quot;parse-names&quot;:false,&quot;dropping-particle&quot;:&quot;&quot;,&quot;non-dropping-particle&quot;:&quot;&quot;},{&quot;family&quot;:&quot;Maloney&quot;,&quot;given&quot;:&quot;Laurence T.&quot;,&quot;parse-names&quot;:false,&quot;dropping-particle&quot;:&quot;&quot;,&quot;non-dropping-particle&quot;:&quot;&quot;},{&quot;family&quot;:&quot;Ehinger&quot;,&quot;given&quot;:&quot;Krista A.&quot;,&quot;parse-names&quot;:false,&quot;dropping-particle&quot;:&quot;&quot;,&quot;non-dropping-particle&quot;:&quot;&quot;},{&quot;family&quot;:&quot;Patel&quot;,&quot;given&quot;:&quot;Jaykishan Y.&quot;,&quot;parse-names&quot;:false,&quot;dropping-particle&quot;:&quot;&quot;,&quot;non-dropping-particle&quot;:&quot;&quot;},{&quot;family&quot;:&quot;Wiedenmann&quot;,&quot;given&quot;:&quot;Emma&quot;,&quot;parse-names&quot;:false,&quot;dropping-particle&quot;:&quot;&quot;,&quot;non-dropping-particle&quot;:&quot;&quot;},{&quot;family&quot;:&quot;Murray&quot;,&quot;given&quot;:&quot;Richard F.&quot;,&quot;parse-names&quot;:false,&quot;dropping-particle&quot;:&quot;&quot;,&quot;non-dropping-particle&quot;:&quot;&quot;}],&quot;container-title&quot;:&quot;Behavior Research Methods&quot;,&quot;DOI&quot;:&quot;10.3758/s13428-024-02352-0&quot;,&quot;ISSN&quot;:&quot;15543528&quot;,&quot;PMID&quot;:&quot;38443726&quot;,&quot;issued&quot;:{&quot;date-parts&quot;:[[2024,9,1]]},&quot;page&quot;:&quot;6389-6407&quot;,&quot;abstract&quot;:&quot;Virtual reality (VR) displays are being used in an increasingly wide range of applications. However, previous work shows that viewers often perceive scene properties very differently in real and virtual environments and so realistic perception of virtual stimuli should always be a carefully tested conclusion, not an assumption. One important property for realistic scene perception is surface color. To evaluate how well virtual platforms support realistic perception of achromatic surface color, we assessed lightness constancy in a physical apparatus with real lights and surfaces, in a commercial VR headset, and on a traditional flat-panel display. We found that lightness constancy was good in all three environments, though significantly better in the real environment than on the flat-panel display. We also found that variability across observers was significantly greater in VR and on the flat-panel display than in the physical environment. We conclude that these discrepancies should be taken into account in applications where realistic perception is critical but also that in many cases VR can be used as a flexible alternative to flat-panel displays and a reasonable proxy for real environments.&quot;,&quot;publisher&quot;:&quot;Springer&quot;,&quot;issue&quot;:&quot;6&quot;,&quot;volume&quot;:&quot;56&quot;,&quot;container-title-short&quot;:&quot;Behav Res Methods&quot;},&quot;isTemporary&quot;:false,&quot;displayAs&quot;:&quot;composite&quot;,&quot;suppress-author&quot;:false,&quot;composite&quot;:true,&quot;author-only&quot;:false}]},{&quot;citationID&quot;:&quot;MENDELEY_CITATION_cacb134b-f140-47ac-93c6-2c8c150f81e9&quot;,&quot;properties&quot;:{&quot;noteIndex&quot;:0,&quot;mode&quot;:&quot;composite&quot;},&quot;isEdited&quot;:false,&quot;manualOverride&quot;:{&quot;isManuallyOverridden&quot;:false,&quot;citeprocText&quot;:&quot;Gil Rodríguez et al. (2024)&quot;,&quot;manualOverrideText&quot;:&quot;&quot;},&quot;citationTag&quot;:&quot;MENDELEY_CITATION_v3_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&quot;,&quot;citationItems&quot;:[{&quot;id&quot;:&quot;062c33d6-3ed5-344c-83ca-95619f86b439&quot;,&quot;itemData&quot;:{&quot;type&quot;:&quot;article-journal&quot;,&quot;id&quot;:&quot;062c33d6-3ed5-344c-83ca-95619f86b439&quot;,&quot;title&quot;:&quot;Color constancy mechanisms in virtual reality environments&quot;,&quot;author&quot;:[{&quot;family&quot;:&quot;Gil Rodríguez&quot;,&quot;given&quot;:&quot;Raquel&quot;,&quot;parse-names&quot;:false,&quot;dropping-particle&quot;:&quot;&quot;,&quot;non-dropping-particle&quot;:&quot;&quot;},{&quot;family&quot;:&quot;Hedjar&quot;,&quot;given&quot;:&quot;Laysa&quot;,&quot;parse-names&quot;:false,&quot;dropping-particle&quot;:&quot;&quot;,&quot;non-dropping-particle&quot;:&quot;&quot;},{&quot;family&quot;:&quot;Toscani&quot;,&quot;given&quot;:&quot;Matteo&quot;,&quot;parse-names&quot;:false,&quot;dropping-particle&quot;:&quot;&quot;,&quot;non-dropping-particle&quot;:&quot;&quot;},{&quot;family&quot;:&quot;Guarnera&quot;,&quot;given&quot;:&quot;Dar'ya&quot;,&quot;parse-names&quot;:false,&quot;dropping-particle&quot;:&quot;&quot;,&quot;non-dropping-particle&quot;:&quot;&quot;},{&quot;family&quot;:&quot;Guarnera&quot;,&quot;given&quot;:&quot;Giuseppe Claudio&quot;,&quot;parse-names&quot;:false,&quot;dropping-particle&quot;:&quot;&quot;,&quot;non-dropping-particle&quot;:&quot;&quot;},{&quot;family&quot;:&quot;Gegenfurtner&quot;,&quot;given&quot;:&quot;Karl R.&quot;,&quot;parse-names&quot;:false,&quot;dropping-particle&quot;:&quot;&quot;,&quot;non-dropping-particle&quot;:&quot;&quot;}],&quot;container-title&quot;:&quot;Journal of Vision&quot;,&quot;DOI&quot;:&quot;10.1167/JOV.24.5.6&quot;,&quot;ISSN&quot;:&quot;15347362&quot;,&quot;PMID&quot;:&quot;38727688&quot;,&quot;issued&quot;:{&quot;date-parts&quot;:[[2024]]},&quot;page&quot;:&quot;1-28&quot;,&quot;abstract&quot;:&quot;Prior research has demonstrated high levels of color constancy in real-world scenarios featuring single light sources, extensive fields of view, and prolonged adaptation periods. However, exploring the specific cues humans rely on becomes challenging, if not unfeasible, with actual objects and lighting conditions. To circumvent these obstacles, we employed virtual reality technology to craft immersive, realistic settings that can be manipulated in real time.We designed forest and office scenes illuminated by five colors. Participants selected a test object most resembling a previously shown achromatic reference. To study color constancy mechanisms, we modified scenes to neutralize three contributors: local surround (placing a uniform-colored leaf under test objects), maximum flux (keeping the brightest object constant), and spatial mean (maintaining a neutral average light reflectance), employing two methods for the latter: changing object reflectances or introducing new elements.We found that color constancy was high in conditions with all cues present, aligning with past research. However, removing individual cues led to varied impacts on constancy. Local surrounds significantly reduced performance, especially under green illumination, showing strong interaction between greenish light and rose-colored contexts. In contrast, the maximum flux mechanism barely affected performance, challenging assumptions used in white balancing algorithms. The spatial mean experiment showed disparate effects: Adding objects slightly impacted performance, while changing reflectances nearly eliminated constancy, suggesting human color constancy relies more on scene interpretation than pixel-based calculations.&quot;,&quot;publisher&quot;:&quot;Association for Research in Vision and Ophthalmology Inc.&quot;,&quot;issue&quot;:&quot;5&quot;,&quot;volume&quot;:&quot;24&quot;,&quot;container-title-short&quot;:&quot;J Vis&quot;},&quot;isTemporary&quot;:false,&quot;displayAs&quot;:&quot;composite&quot;,&quot;suppress-author&quot;:false,&quot;composite&quot;:true,&quot;author-only&quot;:false}]},{&quot;citationID&quot;:&quot;MENDELEY_CITATION_410ff1c7-fcb4-4fdd-9d4d-8041e704c2e4&quot;,&quot;properties&quot;:{&quot;noteIndex&quot;:0,&quot;mode&quot;:&quot;composite&quot;},&quot;isEdited&quot;:false,&quot;manualOverride&quot;:{&quot;isManuallyOverridden&quot;:false,&quot;citeprocText&quot;:&quot;Gegenfurtner et al. (2024)&quot;,&quot;manualOverrideText&quot;:&quot;&quot;},&quot;citationTag&quot;:&quot;MENDELEY_CITATION_v3_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&quot;,&quot;citationItems&quot;:[{&quot;id&quot;:&quot;9b0cf0a1-c24f-306e-ac2c-57d443724159&quot;,&quot;itemData&quot;:{&quot;type&quot;:&quot;article-journal&quot;,&quot;id&quot;:&quot;9b0cf0a1-c24f-306e-ac2c-57d443724159&quot;,&quot;title&quot;:&quot;Color constancy in real-world settings&quot;,&quot;author&quot;:[{&quot;family&quot;:&quot;Gegenfurtner&quot;,&quot;given&quot;:&quot;Karl R.&quot;,&quot;parse-names&quot;:false,&quot;dropping-particle&quot;:&quot;&quot;,&quot;non-dropping-particle&quot;:&quot;&quot;},{&quot;family&quot;:&quot;Weiss&quot;,&quot;given&quot;:&quot;David&quot;,&quot;parse-names&quot;:false,&quot;dropping-particle&quot;:&quot;&quot;,&quot;non-dropping-particle&quot;:&quot;&quot;},{&quot;family&quot;:&quot;Bloj&quot;,&quot;given&quot;:&quot;Marina&quot;,&quot;parse-names&quot;:false,&quot;dropping-particle&quot;:&quot;&quot;,&quot;non-dropping-particle&quot;:&quot;&quot;}],&quot;container-title&quot;:&quot;Journal of vision&quot;,&quot;DOI&quot;:&quot;10.1167/jov.24.2.12&quot;,&quot;ISSN&quot;:&quot;15347362&quot;,&quot;PMID&quot;:&quot;38411957&quot;,&quot;issued&quot;:{&quot;date-parts&quot;:[[2024,2,1]]},&quot;page&quot;:&quot;12&quot;,&quot;abstract&quot;:&quot;Color constancy denotes the ability to assign a particular and stable color percept to an object, irrespective of its surroundings and illumination. The light reaching the eye confounds illumination and spectral reflectance of the object, making the recovery of constant object color an ill-posed problem. How good the visual system is at accomplishing this task is still a matter of heated debate, despite more than a 100 years of research. Depending on the laboratory task and the specific cues available to observers, color constancy was found to be at levels ranging between 15% and 80%, which seems incompatible with the relatively stable color appearance of objects around us and the consistent usage of color names in real life. Here, we show close-to-perfect color constancy using real objects in a natural task and natural environmental conditions, chosen to mimic the role of color constancy in everyday life. Participants had to identify the color of a (non-present) item familiar to them in an office room under five different experimental illuminations. They mostly selected the same colored Munsell chip as their match to the absent object, even though the light reaching the eye in each case differed substantially. Our results demonstrate that color constancy under ideal conditions in the real world can indeed be exceptionally good. We found it to be as good as visual memory permits and not generally compromised by sensory uncertainty.&quot;,&quot;issue&quot;:&quot;2&quot;,&quot;volume&quot;:&quot;24&quot;,&quot;container-title-short&quot;:&quot;J Vis&quot;},&quot;isTemporary&quot;:false,&quot;displayAs&quot;:&quot;composite&quot;,&quot;suppress-author&quot;:false,&quot;composite&quot;:true,&quot;author-only&quot;:false}]},{&quot;citationID&quot;:&quot;MENDELEY_CITATION_c8d8579e-2875-4059-8cd7-d33a35383f18&quot;,&quot;properties&quot;:{&quot;noteIndex&quot;:0},&quot;isEdited&quot;:false,&quot;manualOverride&quot;:{&quot;isManuallyOverridden&quot;:false,&quot;citeprocText&quot;:&quot;(Olkkonen et al., 2008; Yang &amp;#38; Shevell, 2002)&quot;,&quot;manualOverrideText&quot;:&quot;&quot;},&quot;citationTag&quot;:&quot;MENDELEY_CITATION_v3_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&quot;,&quot;citationItems&quot;:[{&quot;id&quot;:&quot;f9f28aec-0390-3ad2-b7cc-c2106ba08eac&quot;,&quot;itemData&quot;:{&quot;type&quot;:&quot;article-journal&quot;,&quot;id&quot;:&quot;f9f28aec-0390-3ad2-b7cc-c2106ba08eac&quot;,&quot;title&quot;:&quot;Color appearance of familiar objects: Effects of object shape, texture, and illumination changes&quot;,&quot;author&quot;:[{&quot;family&quot;:&quot;Olkkonen&quot;,&quot;given&quot;:&quot;Maria&quot;,&quot;parse-names&quot;:false,&quot;dropping-particle&quot;:&quot;&quot;,&quot;non-dropping-particle&quot;:&quot;&quot;},{&quot;family&quot;:&quot;Hansen&quot;,&quot;given&quot;:&quot;Thorsten&quot;,&quot;parse-names&quot;:false,&quot;dropping-particle&quot;:&quot;&quot;,&quot;non-dropping-particle&quot;:&quot;&quot;},{&quot;family&quot;:&quot;Gegenfurtner&quot;,&quot;given&quot;:&quot;Karl R.&quot;,&quot;parse-names&quot;:false,&quot;dropping-particle&quot;:&quot;&quot;,&quot;non-dropping-particle&quot;:&quot;&quot;}],&quot;container-title&quot;:&quot;Journal of Vision&quot;,&quot;container-title-short&quot;:&quot;J Vis&quot;,&quot;DOI&quot;:&quot;10.1167/8.5.13&quot;,&quot;ISSN&quot;:&quot;15347362&quot;,&quot;PMID&quot;:&quot;18842084&quot;,&quot;issued&quot;:{&quot;date-parts&quot;:[[2008,5,26]]},&quot;abstract&quot;:&quot;People perceive roughly constant surface colors despite large changes in illumination. The familiarity of colors of some natural objects might help achieve this feat through direct modulation of the objects' color appearance. Research on memory colors and color appearance has yielded controversial results and due to the employed methods has often confounded perceptual with semantic effects. We studied the effect of memory colors on color appearance by presenting photographs of fruit on a monitor under various simulated illuminations and by asking observers to make either achromatic or typical color settings without placing demands on short-term memory or semantic processing. In a control condition, we presented photographs of 3D fruit shapes without texture and 2D outline shapes. We found that (1) achromatic settings for fruit were systematically biased away from the gray point toward the opposite direction of a fruit's memory color; (2) the strength of the effect depended on the degree of naturalness of the stimuli; and (3) the effect was evident under all tested illuminations, being strongest for illuminations whose chromaticity was closest to the stimulus chromaticity. We conclude that the visual identity of an object has a measurable effect on color perception, and that this effect is robust under illuminant changes, indicating its potential significance as an additional mechanism for color constancy. © ARVO.&quot;,&quot;issue&quot;:&quot;5&quot;,&quot;volume&quot;:&quot;8&quot;},&quot;isTemporary&quot;:false,&quot;suppress-author&quot;:false,&quot;composite&quot;:false,&quot;author-only&quot;:false},{&quot;id&quot;:&quot;b88297e2-4c15-3b26-b1d7-c47439db651d&quot;,&quot;itemData&quot;:{&quot;type&quot;:&quot;article-journal&quot;,&quot;id&quot;:&quot;b88297e2-4c15-3b26-b1d7-c47439db651d&quot;,&quot;title&quot;:&quot;Stereo disparity improves color constancy&quot;,&quot;author&quot;:[{&quot;family&quot;:&quot;Yang&quot;,&quot;given&quot;:&quot;Joong Nam&quot;,&quot;parse-names&quot;:false,&quot;dropping-particle&quot;:&quot;&quot;,&quot;non-dropping-particle&quot;:&quot;&quot;},{&quot;family&quot;:&quot;Shevell&quot;,&quot;given&quot;:&quot;Steven K&quot;,&quot;parse-names&quot;:false,&quot;dropping-particle&quot;:&quot;&quot;,&quot;non-dropping-particle&quot;:&quot;&quot;}],&quot;container-title&quot;:&quot;Vision Research&quot;,&quot;container-title-short&quot;:&quot;Vision Res&quot;,&quot;DOI&quot;:&quot;10.1016/S0042-6989(02)00098-6&quot;,&quot;ISSN&quot;:&quot;00426989&quot;,&quot;URL&quot;:&quot;https://linkinghub.elsevier.com/retrieve/pii/S0042698902000986&quot;,&quot;issued&quot;:{&quot;date-parts&quot;:[[2002,7]]},&quot;page&quot;:&quot;1979-1989&quot;,&quot;abstract&quot;:&quot;Binocular disparity is an aspect of natural viewing. This research investigates whether disparity affects surface color perception. Achromatic settings were obtained and compared for two stereograms of a scene with specular reflections, one stereogram with binocular disparity and one without it (cyclopean view). Binocular disparity was found to improve color constancy. Next, the geometry of specular highlights, which is distorted without binocular disparity, was specifically examined. Measurements compared color constancy with specular reflections that were either normal (with stereo disparity) or distorted (cyclopean view of the spe-cularities). No significant change in constancy was found due to the geometrical distortion of specular highlights that occurs without stereo disparity, suggesting that constancy depends on other features of the percept affected by disparity. The results are discussed in terms of illuminant estimation in surface color perception.&quot;,&quot;issue&quot;:&quot;16&quot;,&quot;volume&quot;:&quot;42&quot;},&quot;isTemporary&quot;:false}]},{&quot;citationID&quot;:&quot;MENDELEY_CITATION_21ea1994-5ccf-4f53-b60b-557851b6e420&quot;,&quot;properties&quot;:{&quot;noteIndex&quot;:0},&quot;isEdited&quot;:false,&quot;manualOverride&quot;:{&quot;isManuallyOverridden&quot;:true,&quot;citeprocText&quot;:&quot;(Brainard, 1998; Delahunt &amp;#38; Brainard, 2004; Kraft &amp;#38; Brainard, 1999; Murray et al., 2006)&quot;,&quot;manualOverrideText&quot;:&quot;(Brainard, 1998; Delahunt &amp; Brainard, 2004; Kraft &amp; Brainard, 1999; Murray et al., 2006).&quot;},&quot;citationTag&quot;:&quot;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&quot;,&quot;citationItems&quot;:[{&quot;id&quot;:&quot;4a5489ca-e1c4-3245-a21f-ecf80116cbac&quot;,&quot;itemData&quot;:{&quot;type&quot;:&quot;report&quot;,&quot;id&quot;:&quot;4a5489ca-e1c4-3245-a21f-ecf80116cbac&quot;,&quot;title&quot;:&quot;Color constancy in the nearly natural image. 2. Achromatic loci&quot;,&quot;author&quot;:[{&quot;family&quot;:&quot;Brainard&quot;,&quot;given&quot;:&quot;David H&quot;,&quot;parse-names&quot;:false,&quot;dropping-particle&quot;:&quot;&quot;,&quot;non-dropping-particle&quot;:&quot;&quot;}],&quot;issued&quot;:{&quot;date-parts&quot;:[[1998]]},&quot;abstract&quot;:&quot;Most empirical work on color constancy is based on simple laboratory models of natural viewing conditions. These typically consist of spots seen against uniform backgrounds or computer simulations of flat surfaces seen under spatially uniform illumination. In this study measurements were made under more natural viewing conditions. Observers used a projection colorimeter to adjust the appearance of a test patch until it appeared achromatic. Observers made such achromatic settings under a variety of illuminants and when the test surface was viewed against a number of different backgrounds. An analysis of the achromatic settings reveals that observers show good color constancy when the illumination is varied. Changing the background surface against which the test patch is seen, on the other hand, has a relatively small effect on the achromatic loci. The results thus indicate that constancy is not achieved by a simple comparison between the test surface and its local surround.&quot;,&quot;container-title-short&quot;:&quot;&quot;},&quot;isTemporary&quot;:false,&quot;suppress-author&quot;:false,&quot;composite&quot;:false,&quot;author-only&quot;:false},{&quot;id&quot;:&quot;c290f651-6ab4-3911-b8b0-747ddb22883c&quot;,&quot;itemData&quot;:{&quot;type&quot;:&quot;article-journal&quot;,&quot;id&quot;:&quot;c290f651-6ab4-3911-b8b0-747ddb22883c&quot;,&quot;title&quot;:&quot;Does human color constancy incorporate the statistical regularity of natural daylight?&quot;,&quot;author&quot;:[{&quot;family&quot;:&quot;Delahunt&quot;,&quot;given&quot;:&quot;Peter B.&quot;,&quot;parse-names&quot;:false,&quot;dropping-particle&quot;:&quot;&quot;,&quot;non-dropping-particle&quot;:&quot;&quot;},{&quot;family&quot;:&quot;Brainard&quot;,&quot;given&quot;:&quot;David H.&quot;,&quot;parse-names&quot;:false,&quot;dropping-particle&quot;:&quot;&quot;,&quot;non-dropping-particle&quot;:&quot;&quot;}],&quot;container-title&quot;:&quot;Journal of Vision&quot;,&quot;DOI&quot;:&quot;10.1167/4.2.1&quot;,&quot;ISSN&quot;:&quot;15347362&quot;,&quot;PMID&quot;:&quot;15005648&quot;,&quot;issued&quot;:{&quot;date-parts&quot;:[[2004,2,18]]},&quot;page&quot;:&quot;57-81&quot;,&quot;abstract&quot;:&quot;The chromaticities of natural daylights cluster around the blackbody locus. We investigated whether the mechanisms that mediate human color constancy embody this statistical regularity of the natural environment, so that constancy is best when the illuminant change is one likely to occur. Observers viewed scenes displayed on a CRT-based stereoscope and adjusted a test patch embedded in the scene until it appeared achromatic. Scenes were rendered using physics-based graphics software (RADIANCE) coupled with custom extensions that ensured colorimetric accuracy. Across conditions, both the simulated illuminant and the simulated reflectance of scene objects were varied. Achromatic settings from paired conditions were used to compute a constancy index (CI) that characterizes the stability of object appearance across the two illuminants of the pair. Constancy indices were measured for four illuminant changes from a Neutral illuminant (CIE D65). Two of these changes (Blue and Yellow) were consistent with the statistics of daylight, whereas two (Green and Red) were not. The results indicate that constancy was least across the Red change, as one would expect for the statistics of natural daylight. Constancy for the Green direction, however, exceeded that for the Yellow illuminant change and was comparable to that for the Blue. This result is difficult to reconcile with the hypothesis that mechanisms of human constancy incorporate the statistics of daylights. Some possible reasons for the discrepancy are discussed. © 2004 ARVO.&quot;,&quot;issue&quot;:&quot;2&quot;,&quot;volume&quot;:&quot;4&quot;,&quot;container-title-short&quot;:&quot;J Vis&quot;},&quot;isTemporary&quot;:false},{&quot;id&quot;:&quot;f41bfc49-4692-399f-8676-0bcfc38cd6b4&quot;,&quot;itemData&quot;:{&quot;type&quot;:&quot;report&quot;,&quot;id&quot;:&quot;f41bfc49-4692-399f-8676-0bcfc38cd6b4&quot;,&quot;title&quot;:&quot;Mechanisms of color constancy under nearly natural viewing&quot;,&quot;author&quot;:[{&quot;family&quot;:&quot;Kraft&quot;,&quot;given&quot;:&quot;J M&quot;,&quot;parse-names&quot;:false,&quot;dropping-particle&quot;:&quot;&quot;,&quot;non-dropping-particle&quot;:&quot;&quot;},{&quot;family&quot;:&quot;Brainard&quot;,&quot;given&quot;:&quot;D H&quot;,&quot;parse-names&quot;:false,&quot;dropping-particle&quot;:&quot;&quot;,&quot;non-dropping-particle&quot;:&quot;&quot;}],&quot;URL&quot;:&quot;www.pnas.org.&quot;,&quot;issued&quot;:{&quot;date-parts&quot;:[[1999]]},&quot;number-of-pages&quot;:&quot;307-312&quot;,&quot;abstract&quot;:&quot;Color constancy is our ability to perceive constant surface colors despite changes in illumination. Although color constancy has been studied extensively, its mechanisms are still largely unknown. Three classic hypotheses are that constancy is mediated by local adaptation, by adaptation to the spatial mean of the image, or by adaptation to the most intense image region. We measure color constancy under nearly natural viewing conditions, by using a design that allows us to test these three hypotheses directly. By suitable stimulus manipulation, we are able to titrate the degree of constancy between 11% and 83%, indicating that we have achieved good laboratory control. Our results rule out all three classic hypotheses and thus suggest that there is more to constancy than can be easily explained by the action of simple visual mechanisms.&quot;,&quot;volume&quot;:&quot;96&quot;,&quot;container-title-short&quot;:&quot;&quot;},&quot;isTemporary&quot;:false},{&quot;id&quot;:&quot;358dc954-0234-3af2-9570-80823a8ff58f&quot;,&quot;itemData&quot;:{&quot;type&quot;:&quot;article-journal&quot;,&quot;id&quot;:&quot;358dc954-0234-3af2-9570-80823a8ff58f&quot;,&quot;title&quot;:&quot;Almost complete colour constancy achieved with full-field adaptation&quot;,&quot;author&quot;:[{&quot;family&quot;:&quot;Murray&quot;,&quot;given&quot;:&quot;I. J.&quot;,&quot;parse-names&quot;:false,&quot;dropping-particle&quot;:&quot;&quot;,&quot;non-dropping-particle&quot;:&quot;&quot;},{&quot;family&quot;:&quot;Daugirdiene&quot;,&quot;given&quot;:&quot;A.&quot;,&quot;parse-names&quot;:false,&quot;dropping-particle&quot;:&quot;&quot;,&quot;non-dropping-particle&quot;:&quot;&quot;},{&quot;family&quot;:&quot;Vaitkevicius&quot;,&quot;given&quot;:&quot;H.&quot;,&quot;parse-names&quot;:false,&quot;dropping-particle&quot;:&quot;&quot;,&quot;non-dropping-particle&quot;:&quot;&quot;},{&quot;family&quot;:&quot;Kulikowski&quot;,&quot;given&quot;:&quot;J. J.&quot;,&quot;parse-names&quot;:false,&quot;dropping-particle&quot;:&quot;&quot;,&quot;non-dropping-particle&quot;:&quot;&quot;},{&quot;family&quot;:&quot;Stanikunas&quot;,&quot;given&quot;:&quot;R.&quot;,&quot;parse-names&quot;:false,&quot;dropping-particle&quot;:&quot;&quot;,&quot;non-dropping-particle&quot;:&quot;&quot;}],&quot;container-title&quot;:&quot;Vision Research&quot;,&quot;DOI&quot;:&quot;10.1016/j.visres.2006.03.011&quot;,&quot;ISSN&quot;:&quot;00426989&quot;,&quot;PMID&quot;:&quot;16650450&quot;,&quot;issued&quot;:{&quot;date-parts&quot;:[[2006,10]]},&quot;page&quot;:&quot;3067-3078&quot;,&quot;abstract&quot;:&quot;A successive asymmetric colour-matching task was used to study the changes in colour appearance of simulated Munsell samples. Colour shifts were induced with two Planckian illuminants, standard illuminant A (u′ = 0.256, v′ = 0.524) and illuminant S (u′ = 0.174, v′ = 0.392). Measurements were conducted with a 20° field and a 120° field. Adaptation period varied from 1 to 30 s with the smaller field and from 1 to 60 s with the larger field. Colour shifts were specified in terms of a modified Brunswik ratio (BR). Higher values of BR were associated with longer adaptation periods but only when the larger background was used. Supplementary experiments showed that the changes in colour appearance were related to a slight shift in the perceived colour of the background. The timing of the colour shifts are modelled in terms of cone opponent responses. High values of BR correspond to almost complete von Kries adaptation in all three cone types. © 2006 Elsevier Ltd. All rights reserved.&quot;,&quot;issue&quot;:&quot;19&quot;,&quot;volume&quot;:&quot;46&quot;,&quot;container-title-short&quot;:&quot;Vision Res&quot;},&quot;isTemporary&quot;:false}]},{&quot;citationID&quot;:&quot;MENDELEY_CITATION_a634f924-f925-441b-9dd4-d601773addfb&quot;,&quot;properties&quot;:{&quot;noteIndex&quot;:0},&quot;isEdited&quot;:false,&quot;manualOverride&quot;:{&quot;isManuallyOverridden&quot;:false,&quot;citeprocText&quot;:&quot;(&lt;i&gt;Fab.Com&lt;/i&gt;, 2024)&quot;,&quot;manualOverrideText&quot;:&quot;&quot;},&quot;citationTag&quot;:&quot;MENDELEY_CITATION_v3_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&quot;,&quot;citationItems&quot;:[{&quot;id&quot;:&quot;8251092c-985c-36db-bc16-165d206fe2fe&quot;,&quot;itemData&quot;:{&quot;type&quot;:&quot;webpage&quot;,&quot;id&quot;:&quot;8251092c-985c-36db-bc16-165d206fe2fe&quot;,&quot;title&quot;:&quot;Fab.com&quot;,&quot;container-title&quot;:&quot;Epic Games Inc.&quot;,&quot;accessed&quot;:{&quot;date-parts&quot;:[[2025,4,6]]},&quot;URL&quot;:&quot;https://www.fab.com/&quot;,&quot;issued&quot;:{&quot;date-parts&quot;:[[2024]]},&quot;container-title-short&quot;:&quot;&quot;},&quot;isTemporary&quot;:false,&quot;suppress-author&quot;:false,&quot;composite&quot;:false,&quot;author-only&quot;:false}]},{&quot;citationID&quot;:&quot;MENDELEY_CITATION_29193adf-6ec8-4022-bc0e-a475ad0718bf&quot;,&quot;properties&quot;:{&quot;noteIndex&quot;:0},&quot;isEdited&quot;:false,&quot;manualOverride&quot;:{&quot;isManuallyOverridden&quot;:false,&quot;citeprocText&quot;:&quot;(Hoffman et al., 2008)&quot;,&quot;manualOverrideText&quot;:&quot;&quot;},&quot;citationTag&quot;:&quot;MENDELEY_CITATION_v3_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&quot;,&quot;citationItems&quot;:[{&quot;id&quot;:&quot;32f658ca-efc5-3bec-9da1-83da50b223f2&quot;,&quot;itemData&quot;:{&quot;type&quot;:&quot;article-journal&quot;,&quot;id&quot;:&quot;32f658ca-efc5-3bec-9da1-83da50b223f2&quot;,&quot;title&quot;:&quot;Vergence-accommodation conflicts hinder visual performance and cause visual fatigue&quot;,&quot;author&quot;:[{&quot;family&quot;:&quot;Hoffman&quot;,&quot;given&quot;:&quot;David M.&quot;,&quot;parse-names&quot;:false,&quot;dropping-particle&quot;:&quot;&quot;,&quot;non-dropping-particle&quot;:&quot;&quot;},{&quot;family&quot;:&quot;Girshick&quot;,&quot;given&quot;:&quot;Ahna R.&quot;,&quot;parse-names&quot;:false,&quot;dropping-particle&quot;:&quot;&quot;,&quot;non-dropping-particle&quot;:&quot;&quot;},{&quot;family&quot;:&quot;Akeley&quot;,&quot;given&quot;:&quot;Kurt&quot;,&quot;parse-names&quot;:false,&quot;dropping-particle&quot;:&quot;&quot;,&quot;non-dropping-particle&quot;:&quot;&quot;},{&quot;family&quot;:&quot;Banks&quot;,&quot;given&quot;:&quot;Martin S.&quot;,&quot;parse-names&quot;:false,&quot;dropping-particle&quot;:&quot;&quot;,&quot;non-dropping-particle&quot;:&quot;&quot;}],&quot;container-title&quot;:&quot;Journal of Vision&quot;,&quot;container-title-short&quot;:&quot;J Vis&quot;,&quot;DOI&quot;:&quot;10.1167/8.3.33&quot;,&quot;ISSN&quot;:&quot;15347362&quot;,&quot;PMID&quot;:&quot;18484839&quot;,&quot;issued&quot;:{&quot;date-parts&quot;:[[2008,3,28]]},&quot;abstract&quot;:&quot;Three-dimensional (3D) displays have become important for many applications including vision research, operation of remote devices, medical imaging, surgical training, scientific visualization, virtual prototyping, and more. In many of these applications, it is important for the graphic image to create a faithful impression of the 3D structure, of the portrayed object or scene. Unfortunately, 3D displays often yield distortions in perceived 3D structure compared with the percepts of the real scenes the displays depict. A likely cause of such distortions is the fact that computer displays present images on one surface. Thus, focus cues - accommodation and blur in the retinal image - specify the depth of the display rather than the depths in the depicted scene. Additionally, the uncoupling of vergence and accommodation required by 3D displays frequently reduces one's ability to fuse the binocular stimulus and causes discomfort and fatigue for the viewer. We have developed a novel 3D display that presents focus cues that are correct or nearly correct for the deplicted scene. We used this display to evaluate the influence of focus cues perceptual distortions, fusion failures, and fatigue. We show that when focus cues are correct or nearly correct, (1) the time required to identify a stereoscopic stimulus is reduced, (2) stereoacuity in a time-limited task is increased, (3) distortions in perceived depth are reduced, and (4) viewer fatigue and discomfort are reduced. We discuss the implications of this work for vision research and the design and use of displays. © ARVO.&quot;,&quot;issue&quot;:&quot;3&quot;,&quot;volume&quot;:&quot;8&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0E848FA2B9F04DBBF90DE9B0CC73D2" ma:contentTypeVersion="8" ma:contentTypeDescription="Create a new document." ma:contentTypeScope="" ma:versionID="54e2c8153a2161cadf724d1b669d3e27">
  <xsd:schema xmlns:xsd="http://www.w3.org/2001/XMLSchema" xmlns:xs="http://www.w3.org/2001/XMLSchema" xmlns:p="http://schemas.microsoft.com/office/2006/metadata/properties" xmlns:ns3="0eff2283-22a4-45d7-afc3-2cd41c04c5e3" targetNamespace="http://schemas.microsoft.com/office/2006/metadata/properties" ma:root="true" ma:fieldsID="5288978877f8c13ac9eec6c59e0a60ce" ns3:_="">
    <xsd:import namespace="0eff2283-22a4-45d7-afc3-2cd41c04c5e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ff2283-22a4-45d7-afc3-2cd41c04c5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eff2283-22a4-45d7-afc3-2cd41c04c5e3" xsi:nil="true"/>
  </documentManagement>
</p:properties>
</file>

<file path=customXml/itemProps1.xml><?xml version="1.0" encoding="utf-8"?>
<ds:datastoreItem xmlns:ds="http://schemas.openxmlformats.org/officeDocument/2006/customXml" ds:itemID="{EE534061-9637-48DA-B04A-BA04A64FD3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ff2283-22a4-45d7-afc3-2cd41c04c5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B77C24-0923-4670-B423-192C906C3E76}">
  <ds:schemaRefs>
    <ds:schemaRef ds:uri="http://schemas.openxmlformats.org/officeDocument/2006/bibliography"/>
  </ds:schemaRefs>
</ds:datastoreItem>
</file>

<file path=customXml/itemProps3.xml><?xml version="1.0" encoding="utf-8"?>
<ds:datastoreItem xmlns:ds="http://schemas.openxmlformats.org/officeDocument/2006/customXml" ds:itemID="{E8CDAE6C-447C-4264-8B0C-90EEA758DC2D}">
  <ds:schemaRefs>
    <ds:schemaRef ds:uri="http://schemas.microsoft.com/sharepoint/v3/contenttype/forms"/>
  </ds:schemaRefs>
</ds:datastoreItem>
</file>

<file path=customXml/itemProps4.xml><?xml version="1.0" encoding="utf-8"?>
<ds:datastoreItem xmlns:ds="http://schemas.openxmlformats.org/officeDocument/2006/customXml" ds:itemID="{78B0D0EB-BD6A-4DB8-9662-6126A7530E52}">
  <ds:schemaRefs>
    <ds:schemaRef ds:uri="http://schemas.microsoft.com/office/2006/metadata/properties"/>
    <ds:schemaRef ds:uri="http://schemas.microsoft.com/office/infopath/2007/PartnerControls"/>
    <ds:schemaRef ds:uri="0eff2283-22a4-45d7-afc3-2cd41c04c5e3"/>
  </ds:schemaRefs>
</ds:datastoreItem>
</file>

<file path=docMetadata/LabelInfo.xml><?xml version="1.0" encoding="utf-8"?>
<clbl:labelList xmlns:clbl="http://schemas.microsoft.com/office/2020/mipLabelMetadata">
  <clbl:label id="{f9dd8f4f-3b8b-4768-aba7-bbd379e0736b}" enabled="0" method="" siteId="{f9dd8f4f-3b8b-4768-aba7-bbd379e0736b}" removed="1"/>
</clbl:labelList>
</file>

<file path=docProps/app.xml><?xml version="1.0" encoding="utf-8"?>
<Properties xmlns="http://schemas.openxmlformats.org/officeDocument/2006/extended-properties" xmlns:vt="http://schemas.openxmlformats.org/officeDocument/2006/docPropsVTypes">
  <Template>Normal</Template>
  <TotalTime>259</TotalTime>
  <Pages>95</Pages>
  <Words>20364</Words>
  <Characters>116077</Characters>
  <Application>Microsoft Office Word</Application>
  <DocSecurity>0</DocSecurity>
  <Lines>967</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Avendano Martinez (RIT Student)</dc:creator>
  <cp:keywords/>
  <dc:description/>
  <cp:lastModifiedBy>Andrea Avendano Martinez (RIT Student)</cp:lastModifiedBy>
  <cp:revision>8</cp:revision>
  <dcterms:created xsi:type="dcterms:W3CDTF">2025-04-23T13:32:00Z</dcterms:created>
  <dcterms:modified xsi:type="dcterms:W3CDTF">2025-04-23T18:56:00Z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0x010100D90E848FA2B9F04DBBF90DE9B0CC73D2</vt:lpwstr>
  </property>
</Properties>
</file>